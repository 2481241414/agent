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F479AE" w14:textId="1ED3F528" w:rsidR="00CB699F" w:rsidRPr="00747131" w:rsidRDefault="00E056D0" w:rsidP="00D64058">
      <w:pPr>
        <w:snapToGrid w:val="0"/>
        <w:spacing w:line="360" w:lineRule="exact"/>
        <w:ind w:firstLineChars="200" w:firstLine="480"/>
        <w:rPr>
          <w:rFonts w:ascii="Times New Roman" w:eastAsia="楷体_GB2312" w:hAnsi="Times New Roman" w:cs="Times New Roman"/>
          <w:sz w:val="24"/>
          <w:szCs w:val="24"/>
        </w:rPr>
      </w:pPr>
      <w:r w:rsidRPr="00747131">
        <w:rPr>
          <w:rFonts w:ascii="Times New Roman" w:eastAsia="宋体" w:hAnsi="Times New Roman" w:cs="Times New Roman" w:hint="eastAsia"/>
          <w:color w:val="000000" w:themeColor="text1"/>
          <w:sz w:val="24"/>
          <w:szCs w:val="24"/>
        </w:rPr>
        <w:t>本申请实施</w:t>
      </w:r>
      <w:proofErr w:type="gramStart"/>
      <w:r w:rsidRPr="00747131">
        <w:rPr>
          <w:rFonts w:ascii="Times New Roman" w:eastAsia="宋体" w:hAnsi="Times New Roman" w:cs="Times New Roman" w:hint="eastAsia"/>
          <w:color w:val="000000" w:themeColor="text1"/>
          <w:sz w:val="24"/>
          <w:szCs w:val="24"/>
        </w:rPr>
        <w:t>例提供</w:t>
      </w:r>
      <w:proofErr w:type="gramEnd"/>
      <w:r w:rsidRPr="00747131">
        <w:rPr>
          <w:rFonts w:ascii="Times New Roman" w:eastAsia="宋体" w:hAnsi="Times New Roman" w:cs="Times New Roman" w:hint="eastAsia"/>
          <w:color w:val="000000" w:themeColor="text1"/>
          <w:sz w:val="24"/>
          <w:szCs w:val="24"/>
        </w:rPr>
        <w:t>的</w:t>
      </w:r>
      <w:r w:rsidR="00B75180" w:rsidRPr="00747131">
        <w:rPr>
          <w:rFonts w:hint="eastAsia"/>
          <w:sz w:val="24"/>
          <w:szCs w:val="24"/>
        </w:rPr>
        <w:t>召回方法、电子设备以及相关装置</w:t>
      </w:r>
      <w:r w:rsidRPr="000B2C29">
        <w:rPr>
          <w:rFonts w:ascii="Times New Roman" w:eastAsia="宋体" w:hAnsi="Times New Roman" w:cs="Times New Roman" w:hint="eastAsia"/>
          <w:sz w:val="24"/>
          <w:szCs w:val="24"/>
        </w:rPr>
        <w:t>，涉及</w:t>
      </w:r>
      <w:r w:rsidR="00D64058" w:rsidRPr="000B2C29">
        <w:rPr>
          <w:rFonts w:ascii="Times New Roman" w:eastAsia="宋体" w:hAnsi="Times New Roman" w:cs="Times New Roman"/>
          <w:sz w:val="24"/>
          <w:szCs w:val="24"/>
        </w:rPr>
        <w:t>终端</w:t>
      </w:r>
      <w:r w:rsidRPr="000B2C29">
        <w:rPr>
          <w:rFonts w:ascii="Times New Roman" w:eastAsia="宋体" w:hAnsi="Times New Roman" w:cs="Times New Roman" w:hint="eastAsia"/>
          <w:sz w:val="24"/>
          <w:szCs w:val="24"/>
        </w:rPr>
        <w:t>技术领域。</w:t>
      </w:r>
      <w:r w:rsidR="00B75180" w:rsidRPr="000B2C29">
        <w:rPr>
          <w:rFonts w:ascii="Times New Roman" w:eastAsia="宋体" w:hAnsi="Times New Roman" w:cs="Times New Roman" w:hint="eastAsia"/>
          <w:sz w:val="24"/>
          <w:szCs w:val="24"/>
        </w:rPr>
        <w:t>方法</w:t>
      </w:r>
      <w:r w:rsidR="00B75180" w:rsidRPr="000B2C29">
        <w:rPr>
          <w:rFonts w:ascii="宋体" w:eastAsia="宋体" w:hAnsi="宋体" w:cs="宋体" w:hint="eastAsia"/>
          <w:kern w:val="0"/>
          <w:sz w:val="24"/>
          <w:szCs w:val="24"/>
        </w:rPr>
        <w:t>基于指令与工具的对应关系和接收的用户查询，从语义维度确定出用户查询分别与多个工具各自的相似度。还基于用户查询与多个工具各自的工具文档包含的</w:t>
      </w:r>
      <w:r w:rsidR="00B75180" w:rsidRPr="00747131">
        <w:rPr>
          <w:rFonts w:ascii="宋体" w:eastAsia="宋体" w:hAnsi="宋体" w:cs="宋体" w:hint="eastAsia"/>
          <w:kern w:val="0"/>
          <w:sz w:val="24"/>
          <w:szCs w:val="24"/>
        </w:rPr>
        <w:t>关键词，从关键词维度确定用户查询分别与多个工具各自的相似度。对</w:t>
      </w:r>
      <w:proofErr w:type="gramStart"/>
      <w:r w:rsidR="00B75180" w:rsidRPr="00747131">
        <w:rPr>
          <w:rFonts w:ascii="宋体" w:eastAsia="宋体" w:hAnsi="宋体" w:cs="宋体" w:hint="eastAsia"/>
          <w:kern w:val="0"/>
          <w:sz w:val="24"/>
          <w:szCs w:val="24"/>
        </w:rPr>
        <w:t>各工具</w:t>
      </w:r>
      <w:proofErr w:type="gramEnd"/>
      <w:r w:rsidR="00B75180" w:rsidRPr="00747131">
        <w:rPr>
          <w:rFonts w:ascii="宋体" w:eastAsia="宋体" w:hAnsi="宋体" w:cs="宋体" w:hint="eastAsia"/>
          <w:kern w:val="0"/>
          <w:sz w:val="24"/>
          <w:szCs w:val="24"/>
        </w:rPr>
        <w:t>在两个维度上与用户查询的相似度进行融合，得到多个工具各自的最终分数。基于最终分数从多个工具中选出与用户查询相关性较高的部分工具，以便于从部分工具中选出目标工具，目标工具用于执行用户查询对应的操作。这样，可以减少智能体自动执行的操作与用户查询不匹配的发生概率。</w:t>
      </w:r>
    </w:p>
    <w:p w14:paraId="5E6B620B" w14:textId="77777777" w:rsidR="0099357F" w:rsidRPr="00747131" w:rsidRDefault="0099357F" w:rsidP="00CB699F">
      <w:pPr>
        <w:rPr>
          <w:rFonts w:ascii="Times New Roman" w:eastAsia="楷体_GB2312" w:hAnsi="Times New Roman" w:cs="Times New Roman"/>
          <w:sz w:val="24"/>
          <w:szCs w:val="24"/>
        </w:rPr>
        <w:sectPr w:rsidR="0099357F" w:rsidRPr="00747131" w:rsidSect="00800C18">
          <w:footerReference w:type="default" r:id="rId8"/>
          <w:headerReference w:type="first" r:id="rId9"/>
          <w:footerReference w:type="first" r:id="rId10"/>
          <w:pgSz w:w="11906" w:h="16838"/>
          <w:pgMar w:top="1531" w:right="1304" w:bottom="1134" w:left="1701" w:header="1134" w:footer="1134" w:gutter="0"/>
          <w:cols w:space="425"/>
          <w:titlePg/>
          <w:docGrid w:type="lines" w:linePitch="312"/>
        </w:sectPr>
      </w:pPr>
    </w:p>
    <w:p w14:paraId="46C108D5" w14:textId="33A0817A" w:rsidR="00C42B5C" w:rsidRPr="00747131" w:rsidRDefault="00C42B5C" w:rsidP="00D64058">
      <w:pPr>
        <w:pStyle w:val="af0"/>
        <w:tabs>
          <w:tab w:val="left" w:pos="8190"/>
        </w:tabs>
        <w:spacing w:before="0" w:line="240" w:lineRule="auto"/>
        <w:ind w:firstLine="0"/>
        <w:jc w:val="center"/>
        <w:rPr>
          <w:rFonts w:ascii="宋体" w:eastAsia="宋体" w:hAnsi="宋体"/>
          <w:w w:val="100"/>
          <w:sz w:val="24"/>
          <w:szCs w:val="24"/>
        </w:rPr>
      </w:pPr>
    </w:p>
    <w:p w14:paraId="75F4163E" w14:textId="366D1EA9" w:rsidR="00A0170C" w:rsidRPr="00747131" w:rsidRDefault="00B75180" w:rsidP="00D64058">
      <w:pPr>
        <w:pStyle w:val="af0"/>
        <w:tabs>
          <w:tab w:val="left" w:pos="8190"/>
        </w:tabs>
        <w:spacing w:before="0" w:line="240" w:lineRule="auto"/>
        <w:ind w:firstLine="0"/>
        <w:jc w:val="center"/>
        <w:rPr>
          <w:rFonts w:ascii="宋体" w:eastAsia="宋体" w:hAnsi="宋体"/>
          <w:color w:val="FF0000"/>
          <w:w w:val="100"/>
          <w:sz w:val="24"/>
          <w:szCs w:val="24"/>
        </w:rPr>
      </w:pPr>
      <w:r w:rsidRPr="00747131">
        <w:rPr>
          <w:noProof/>
        </w:rPr>
        <w:drawing>
          <wp:inline distT="0" distB="0" distL="0" distR="0" wp14:anchorId="63BE5439" wp14:editId="374D5D94">
            <wp:extent cx="4630420" cy="665670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30420" cy="6656705"/>
                    </a:xfrm>
                    <a:prstGeom prst="rect">
                      <a:avLst/>
                    </a:prstGeom>
                    <a:noFill/>
                    <a:ln>
                      <a:noFill/>
                    </a:ln>
                  </pic:spPr>
                </pic:pic>
              </a:graphicData>
            </a:graphic>
          </wp:inline>
        </w:drawing>
      </w:r>
    </w:p>
    <w:p w14:paraId="300647C1" w14:textId="77777777" w:rsidR="00E94BE3" w:rsidRPr="00747131" w:rsidRDefault="00E94BE3" w:rsidP="00D64058">
      <w:pPr>
        <w:spacing w:beforeLines="50" w:before="156" w:afterLines="50" w:after="156"/>
        <w:ind w:firstLineChars="200" w:firstLine="480"/>
        <w:rPr>
          <w:rFonts w:ascii="Times New Roman" w:eastAsia="楷体_GB2312" w:hAnsi="Times New Roman" w:cs="Times New Roman"/>
          <w:sz w:val="24"/>
          <w:szCs w:val="24"/>
        </w:rPr>
        <w:sectPr w:rsidR="00E94BE3" w:rsidRPr="00747131" w:rsidSect="00800C18">
          <w:headerReference w:type="first" r:id="rId12"/>
          <w:pgSz w:w="11906" w:h="16838"/>
          <w:pgMar w:top="1531" w:right="1304" w:bottom="1134" w:left="1701" w:header="1134" w:footer="1134" w:gutter="0"/>
          <w:pgNumType w:start="1"/>
          <w:cols w:space="425"/>
          <w:titlePg/>
          <w:docGrid w:type="lines" w:linePitch="312"/>
        </w:sectPr>
      </w:pPr>
    </w:p>
    <w:p w14:paraId="6DC2FDA5" w14:textId="2A23D910" w:rsidR="00C42B5C" w:rsidRPr="00747131" w:rsidRDefault="00C42B5C" w:rsidP="00C42B5C">
      <w:pPr>
        <w:spacing w:line="360" w:lineRule="exact"/>
        <w:ind w:left="480"/>
        <w:rPr>
          <w:rFonts w:ascii="Times New Roman" w:eastAsia="宋体" w:hAnsi="Times New Roman" w:cs="Times New Roman"/>
          <w:sz w:val="24"/>
          <w:szCs w:val="24"/>
        </w:rPr>
      </w:pPr>
      <w:r w:rsidRPr="00747131">
        <w:rPr>
          <w:rFonts w:ascii="Times New Roman" w:eastAsia="宋体" w:hAnsi="Times New Roman" w:cs="Times New Roman"/>
          <w:sz w:val="24"/>
          <w:szCs w:val="24"/>
        </w:rPr>
        <w:lastRenderedPageBreak/>
        <w:t>1</w:t>
      </w:r>
      <w:commentRangeStart w:id="0"/>
      <w:r w:rsidRPr="00747131">
        <w:rPr>
          <w:rFonts w:ascii="Times New Roman" w:eastAsia="宋体" w:hAnsi="Times New Roman" w:cs="Times New Roman"/>
          <w:sz w:val="24"/>
          <w:szCs w:val="24"/>
        </w:rPr>
        <w:t>．</w:t>
      </w:r>
      <w:commentRangeEnd w:id="0"/>
      <w:r w:rsidR="000B2A2F" w:rsidRPr="00747131">
        <w:rPr>
          <w:rStyle w:val="af1"/>
        </w:rPr>
        <w:commentReference w:id="0"/>
      </w:r>
      <w:r w:rsidRPr="00747131">
        <w:rPr>
          <w:rFonts w:ascii="Times New Roman" w:eastAsia="宋体" w:hAnsi="Times New Roman" w:cs="Times New Roman"/>
          <w:sz w:val="24"/>
          <w:szCs w:val="24"/>
        </w:rPr>
        <w:t>一种</w:t>
      </w:r>
      <w:r w:rsidR="00A93B8C" w:rsidRPr="00747131">
        <w:rPr>
          <w:rFonts w:ascii="Times New Roman" w:eastAsia="宋体" w:hAnsi="Times New Roman" w:cs="Times New Roman" w:hint="eastAsia"/>
          <w:sz w:val="24"/>
          <w:szCs w:val="24"/>
        </w:rPr>
        <w:t>召回方法</w:t>
      </w:r>
      <w:r w:rsidRPr="00747131">
        <w:rPr>
          <w:rFonts w:ascii="Times New Roman" w:eastAsia="宋体" w:hAnsi="Times New Roman" w:cs="Times New Roman"/>
          <w:sz w:val="24"/>
          <w:szCs w:val="24"/>
        </w:rPr>
        <w:t>，其特征在于，所述方法包括：</w:t>
      </w:r>
    </w:p>
    <w:p w14:paraId="56A5A2FB" w14:textId="5D16FA85" w:rsidR="000D5EA4" w:rsidRPr="00747131" w:rsidRDefault="000D5EA4" w:rsidP="00C42B5C">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基于指令与工具的对应关系和输入的查询</w:t>
      </w:r>
      <w:r w:rsidR="006E1C0A" w:rsidRPr="00747131">
        <w:rPr>
          <w:rFonts w:ascii="Times New Roman" w:eastAsia="宋体" w:hAnsi="Times New Roman" w:cs="Times New Roman" w:hint="eastAsia"/>
          <w:sz w:val="24"/>
          <w:szCs w:val="24"/>
        </w:rPr>
        <w:t>内容</w:t>
      </w:r>
      <w:r w:rsidRPr="00747131">
        <w:rPr>
          <w:rFonts w:ascii="Times New Roman" w:eastAsia="宋体" w:hAnsi="Times New Roman" w:cs="Times New Roman" w:hint="eastAsia"/>
          <w:sz w:val="24"/>
          <w:szCs w:val="24"/>
        </w:rPr>
        <w:t>，确定包含多个工具各自的第一分数的第一数组，所述工具的第一分数是基于</w:t>
      </w:r>
      <w:r w:rsidR="00D80B2D" w:rsidRPr="00747131">
        <w:rPr>
          <w:rFonts w:ascii="Times New Roman" w:eastAsia="宋体" w:hAnsi="Times New Roman" w:cs="Times New Roman" w:hint="eastAsia"/>
          <w:sz w:val="24"/>
          <w:szCs w:val="24"/>
        </w:rPr>
        <w:t>所述查询</w:t>
      </w:r>
      <w:r w:rsidR="006E1C0A" w:rsidRPr="00747131">
        <w:rPr>
          <w:rFonts w:ascii="Times New Roman" w:eastAsia="宋体" w:hAnsi="Times New Roman" w:cs="Times New Roman" w:hint="eastAsia"/>
          <w:sz w:val="24"/>
          <w:szCs w:val="24"/>
        </w:rPr>
        <w:t>内容</w:t>
      </w:r>
      <w:r w:rsidRPr="00747131">
        <w:rPr>
          <w:rFonts w:ascii="Times New Roman" w:eastAsia="宋体" w:hAnsi="Times New Roman" w:cs="Times New Roman" w:hint="eastAsia"/>
          <w:sz w:val="24"/>
          <w:szCs w:val="24"/>
        </w:rPr>
        <w:t>与</w:t>
      </w:r>
      <w:r w:rsidR="00D80B2D" w:rsidRPr="00747131">
        <w:rPr>
          <w:rFonts w:ascii="Times New Roman" w:eastAsia="宋体" w:hAnsi="Times New Roman" w:cs="Times New Roman" w:hint="eastAsia"/>
          <w:sz w:val="24"/>
          <w:szCs w:val="24"/>
        </w:rPr>
        <w:t>所述工具对应指令的指令向量</w:t>
      </w:r>
      <w:r w:rsidRPr="00747131">
        <w:rPr>
          <w:rFonts w:ascii="Times New Roman" w:eastAsia="宋体" w:hAnsi="Times New Roman" w:cs="Times New Roman" w:hint="eastAsia"/>
          <w:sz w:val="24"/>
          <w:szCs w:val="24"/>
        </w:rPr>
        <w:t>的相关性分数确定的</w:t>
      </w:r>
      <w:r w:rsidR="00E8550F" w:rsidRPr="00747131">
        <w:rPr>
          <w:rFonts w:ascii="Times New Roman" w:eastAsia="宋体" w:hAnsi="Times New Roman" w:cs="Times New Roman" w:hint="eastAsia"/>
          <w:sz w:val="24"/>
          <w:szCs w:val="24"/>
        </w:rPr>
        <w:t>，所述指令向量为语义向量</w:t>
      </w:r>
      <w:r w:rsidRPr="00747131">
        <w:rPr>
          <w:rFonts w:ascii="Times New Roman" w:eastAsia="宋体" w:hAnsi="Times New Roman" w:cs="Times New Roman" w:hint="eastAsia"/>
          <w:sz w:val="24"/>
          <w:szCs w:val="24"/>
        </w:rPr>
        <w:t>；</w:t>
      </w:r>
    </w:p>
    <w:p w14:paraId="4D62297A" w14:textId="602374FE" w:rsidR="000D5EA4" w:rsidRPr="00747131" w:rsidRDefault="000D5EA4" w:rsidP="00C42B5C">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基于</w:t>
      </w:r>
      <w:r w:rsidR="00EE5466" w:rsidRPr="00747131">
        <w:rPr>
          <w:rFonts w:ascii="Times New Roman" w:eastAsia="宋体" w:hAnsi="Times New Roman" w:cs="Times New Roman" w:hint="eastAsia"/>
          <w:sz w:val="24"/>
          <w:szCs w:val="24"/>
        </w:rPr>
        <w:t>所述查询</w:t>
      </w:r>
      <w:r w:rsidR="006E1C0A" w:rsidRPr="00747131">
        <w:rPr>
          <w:rFonts w:ascii="Times New Roman" w:eastAsia="宋体" w:hAnsi="Times New Roman" w:cs="Times New Roman" w:hint="eastAsia"/>
          <w:sz w:val="24"/>
          <w:szCs w:val="24"/>
        </w:rPr>
        <w:t>内容</w:t>
      </w:r>
      <w:r w:rsidR="00EE5466" w:rsidRPr="00747131">
        <w:rPr>
          <w:rFonts w:ascii="Times New Roman" w:eastAsia="宋体" w:hAnsi="Times New Roman" w:cs="Times New Roman" w:hint="eastAsia"/>
          <w:sz w:val="24"/>
          <w:szCs w:val="24"/>
        </w:rPr>
        <w:t>和所述多个工具各自的工具文档包含的</w:t>
      </w:r>
      <w:r w:rsidR="00D80B2D" w:rsidRPr="00747131">
        <w:rPr>
          <w:rFonts w:ascii="Times New Roman" w:eastAsia="宋体" w:hAnsi="Times New Roman" w:cs="Times New Roman" w:hint="eastAsia"/>
          <w:sz w:val="24"/>
          <w:szCs w:val="24"/>
        </w:rPr>
        <w:t>关键词</w:t>
      </w:r>
      <w:r w:rsidRPr="00747131">
        <w:rPr>
          <w:rFonts w:ascii="Times New Roman" w:eastAsia="宋体" w:hAnsi="Times New Roman" w:cs="Times New Roman" w:hint="eastAsia"/>
          <w:sz w:val="24"/>
          <w:szCs w:val="24"/>
        </w:rPr>
        <w:t>，确定</w:t>
      </w:r>
      <w:r w:rsidR="00D80B2D" w:rsidRPr="00747131">
        <w:rPr>
          <w:rFonts w:ascii="Times New Roman" w:eastAsia="宋体" w:hAnsi="Times New Roman" w:cs="Times New Roman" w:hint="eastAsia"/>
          <w:sz w:val="24"/>
          <w:szCs w:val="24"/>
        </w:rPr>
        <w:t>包含</w:t>
      </w:r>
      <w:r w:rsidR="00EE5466" w:rsidRPr="00747131">
        <w:rPr>
          <w:rFonts w:ascii="Times New Roman" w:eastAsia="宋体" w:hAnsi="Times New Roman" w:cs="Times New Roman" w:hint="eastAsia"/>
          <w:sz w:val="24"/>
          <w:szCs w:val="24"/>
        </w:rPr>
        <w:t>所述</w:t>
      </w:r>
      <w:r w:rsidR="00D80B2D" w:rsidRPr="00747131">
        <w:rPr>
          <w:rFonts w:ascii="Times New Roman" w:eastAsia="宋体" w:hAnsi="Times New Roman" w:cs="Times New Roman" w:hint="eastAsia"/>
          <w:sz w:val="24"/>
          <w:szCs w:val="24"/>
        </w:rPr>
        <w:t>多个工具各自的第二分数的第二数组，所述工具的第二分数</w:t>
      </w:r>
      <w:r w:rsidR="00EE5466" w:rsidRPr="00747131">
        <w:rPr>
          <w:rFonts w:ascii="Times New Roman" w:eastAsia="宋体" w:hAnsi="Times New Roman" w:cs="Times New Roman" w:hint="eastAsia"/>
          <w:sz w:val="24"/>
          <w:szCs w:val="24"/>
        </w:rPr>
        <w:t>为所述查询</w:t>
      </w:r>
      <w:r w:rsidR="006E1C0A" w:rsidRPr="00747131">
        <w:rPr>
          <w:rFonts w:ascii="Times New Roman" w:eastAsia="宋体" w:hAnsi="Times New Roman" w:cs="Times New Roman" w:hint="eastAsia"/>
          <w:sz w:val="24"/>
          <w:szCs w:val="24"/>
        </w:rPr>
        <w:t>内容</w:t>
      </w:r>
      <w:r w:rsidR="00EE5466" w:rsidRPr="00747131">
        <w:rPr>
          <w:rFonts w:ascii="Times New Roman" w:eastAsia="宋体" w:hAnsi="Times New Roman" w:cs="Times New Roman" w:hint="eastAsia"/>
          <w:sz w:val="24"/>
          <w:szCs w:val="24"/>
        </w:rPr>
        <w:t>与所述工具的工具文档的相关性分数；</w:t>
      </w:r>
    </w:p>
    <w:p w14:paraId="5D98FA03" w14:textId="31F7B264" w:rsidR="00A93B8C" w:rsidRPr="00747131" w:rsidRDefault="00656510" w:rsidP="00C42B5C">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对所述第一数组和所述第二数组中对应工具的分数进行融合处理，得到所述多个工具各自的第三分数；</w:t>
      </w:r>
    </w:p>
    <w:p w14:paraId="72E3869F" w14:textId="37C36BBF" w:rsidR="00C42B5C" w:rsidRPr="00747131" w:rsidRDefault="00E914C5" w:rsidP="00C42B5C">
      <w:pPr>
        <w:spacing w:line="360" w:lineRule="exact"/>
        <w:ind w:firstLine="480"/>
        <w:rPr>
          <w:rFonts w:ascii="Times New Roman" w:eastAsia="宋体" w:hAnsi="Times New Roman" w:cs="Times New Roman"/>
          <w:sz w:val="24"/>
          <w:szCs w:val="24"/>
        </w:rPr>
      </w:pPr>
      <w:bookmarkStart w:id="1" w:name="OLE_LINK2"/>
      <w:r w:rsidRPr="00747131">
        <w:rPr>
          <w:rFonts w:ascii="Times New Roman" w:eastAsia="宋体" w:hAnsi="Times New Roman" w:cs="Times New Roman" w:hint="eastAsia"/>
          <w:sz w:val="24"/>
          <w:szCs w:val="24"/>
        </w:rPr>
        <w:t>基于所述第三分数</w:t>
      </w:r>
      <w:r w:rsidR="00656510" w:rsidRPr="00747131">
        <w:rPr>
          <w:rFonts w:ascii="Times New Roman" w:eastAsia="宋体" w:hAnsi="Times New Roman" w:cs="Times New Roman" w:hint="eastAsia"/>
          <w:sz w:val="24"/>
          <w:szCs w:val="24"/>
        </w:rPr>
        <w:t>从所述多个工具中选出</w:t>
      </w:r>
      <w:r w:rsidR="000B2A2F" w:rsidRPr="00747131">
        <w:rPr>
          <w:rFonts w:ascii="Times New Roman" w:eastAsia="宋体" w:hAnsi="Times New Roman" w:cs="Times New Roman" w:hint="eastAsia"/>
          <w:sz w:val="24"/>
          <w:szCs w:val="24"/>
        </w:rPr>
        <w:t>部分工具</w:t>
      </w:r>
      <w:bookmarkEnd w:id="1"/>
      <w:r w:rsidR="000B2A2F" w:rsidRPr="00747131">
        <w:rPr>
          <w:rFonts w:ascii="Times New Roman" w:eastAsia="宋体" w:hAnsi="Times New Roman" w:cs="Times New Roman" w:hint="eastAsia"/>
          <w:sz w:val="24"/>
          <w:szCs w:val="24"/>
        </w:rPr>
        <w:t>，所述部分工具用于确定</w:t>
      </w:r>
      <w:r w:rsidR="00C04C6B" w:rsidRPr="00747131">
        <w:rPr>
          <w:rFonts w:ascii="Times New Roman" w:eastAsia="宋体" w:hAnsi="Times New Roman" w:cs="Times New Roman" w:hint="eastAsia"/>
          <w:sz w:val="24"/>
          <w:szCs w:val="24"/>
        </w:rPr>
        <w:t>目标</w:t>
      </w:r>
      <w:r w:rsidR="000B2A2F" w:rsidRPr="00747131">
        <w:rPr>
          <w:rFonts w:ascii="Times New Roman" w:eastAsia="宋体" w:hAnsi="Times New Roman" w:cs="Times New Roman" w:hint="eastAsia"/>
          <w:sz w:val="24"/>
          <w:szCs w:val="24"/>
        </w:rPr>
        <w:t>工具，所述</w:t>
      </w:r>
      <w:r w:rsidR="00C04C6B" w:rsidRPr="00747131">
        <w:rPr>
          <w:rFonts w:ascii="Times New Roman" w:eastAsia="宋体" w:hAnsi="Times New Roman" w:cs="Times New Roman" w:hint="eastAsia"/>
          <w:sz w:val="24"/>
          <w:szCs w:val="24"/>
        </w:rPr>
        <w:t>目标</w:t>
      </w:r>
      <w:r w:rsidR="000B2A2F" w:rsidRPr="00747131">
        <w:rPr>
          <w:rFonts w:ascii="Times New Roman" w:eastAsia="宋体" w:hAnsi="Times New Roman" w:cs="Times New Roman" w:hint="eastAsia"/>
          <w:sz w:val="24"/>
          <w:szCs w:val="24"/>
        </w:rPr>
        <w:t>工具用于</w:t>
      </w:r>
      <w:r w:rsidR="00C04C6B" w:rsidRPr="00747131">
        <w:rPr>
          <w:rFonts w:ascii="Times New Roman" w:eastAsia="宋体" w:hAnsi="Times New Roman" w:cs="Times New Roman" w:hint="eastAsia"/>
          <w:sz w:val="24"/>
          <w:szCs w:val="24"/>
        </w:rPr>
        <w:t>执行</w:t>
      </w:r>
      <w:r w:rsidR="000B2A2F" w:rsidRPr="00747131">
        <w:rPr>
          <w:rFonts w:ascii="Times New Roman" w:eastAsia="宋体" w:hAnsi="Times New Roman" w:cs="Times New Roman" w:hint="eastAsia"/>
          <w:sz w:val="24"/>
          <w:szCs w:val="24"/>
        </w:rPr>
        <w:t>所述查询对应</w:t>
      </w:r>
      <w:r w:rsidR="00773DDC" w:rsidRPr="00747131">
        <w:rPr>
          <w:rFonts w:ascii="Times New Roman" w:eastAsia="宋体" w:hAnsi="Times New Roman" w:cs="Times New Roman" w:hint="eastAsia"/>
          <w:sz w:val="24"/>
          <w:szCs w:val="24"/>
        </w:rPr>
        <w:t>的</w:t>
      </w:r>
      <w:r w:rsidR="000B2A2F" w:rsidRPr="00747131">
        <w:rPr>
          <w:rFonts w:ascii="Times New Roman" w:eastAsia="宋体" w:hAnsi="Times New Roman" w:cs="Times New Roman" w:hint="eastAsia"/>
          <w:sz w:val="24"/>
          <w:szCs w:val="24"/>
        </w:rPr>
        <w:t>操作。</w:t>
      </w:r>
    </w:p>
    <w:p w14:paraId="1DB08484" w14:textId="0279928B" w:rsidR="00C42B5C" w:rsidRPr="00747131" w:rsidRDefault="00C42B5C" w:rsidP="00C42B5C">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sz w:val="24"/>
          <w:szCs w:val="24"/>
        </w:rPr>
        <w:t>2</w:t>
      </w:r>
      <w:commentRangeStart w:id="2"/>
      <w:r w:rsidRPr="00747131">
        <w:rPr>
          <w:rFonts w:ascii="Times New Roman" w:eastAsia="宋体" w:hAnsi="Times New Roman" w:cs="Times New Roman"/>
          <w:sz w:val="24"/>
          <w:szCs w:val="24"/>
        </w:rPr>
        <w:t>．</w:t>
      </w:r>
      <w:commentRangeEnd w:id="2"/>
      <w:r w:rsidR="000F0797" w:rsidRPr="00747131">
        <w:rPr>
          <w:rStyle w:val="af1"/>
        </w:rPr>
        <w:commentReference w:id="2"/>
      </w:r>
      <w:r w:rsidRPr="00747131">
        <w:rPr>
          <w:rFonts w:ascii="Times New Roman" w:eastAsia="宋体" w:hAnsi="Times New Roman" w:cs="Times New Roman"/>
          <w:sz w:val="24"/>
          <w:szCs w:val="24"/>
        </w:rPr>
        <w:t>根据权利要求</w:t>
      </w:r>
      <w:r w:rsidRPr="00747131">
        <w:rPr>
          <w:rFonts w:ascii="Times New Roman" w:eastAsia="宋体" w:hAnsi="Times New Roman" w:cs="Times New Roman"/>
          <w:sz w:val="24"/>
          <w:szCs w:val="24"/>
        </w:rPr>
        <w:t>1</w:t>
      </w:r>
      <w:r w:rsidRPr="00747131">
        <w:rPr>
          <w:rFonts w:ascii="Times New Roman" w:eastAsia="宋体" w:hAnsi="Times New Roman" w:cs="Times New Roman"/>
          <w:sz w:val="24"/>
          <w:szCs w:val="24"/>
        </w:rPr>
        <w:t>所述的方法，其特征在于，</w:t>
      </w:r>
      <w:r w:rsidR="00C40FC2" w:rsidRPr="00747131">
        <w:rPr>
          <w:rFonts w:ascii="Times New Roman" w:eastAsia="宋体" w:hAnsi="Times New Roman" w:cs="Times New Roman" w:hint="eastAsia"/>
          <w:sz w:val="24"/>
          <w:szCs w:val="24"/>
        </w:rPr>
        <w:t>第一索引</w:t>
      </w:r>
      <w:r w:rsidR="00831619" w:rsidRPr="00747131">
        <w:rPr>
          <w:rFonts w:ascii="Times New Roman" w:eastAsia="宋体" w:hAnsi="Times New Roman" w:cs="Times New Roman" w:hint="eastAsia"/>
          <w:sz w:val="24"/>
          <w:szCs w:val="24"/>
        </w:rPr>
        <w:t>包括</w:t>
      </w:r>
      <w:r w:rsidR="00831619" w:rsidRPr="00747131">
        <w:rPr>
          <w:rFonts w:ascii="Times New Roman" w:eastAsia="宋体" w:hAnsi="Times New Roman" w:cs="Times New Roman" w:hint="eastAsia"/>
          <w:sz w:val="24"/>
          <w:szCs w:val="24"/>
        </w:rPr>
        <w:t>P</w:t>
      </w:r>
      <w:proofErr w:type="gramStart"/>
      <w:r w:rsidR="00831619" w:rsidRPr="00747131">
        <w:rPr>
          <w:rFonts w:ascii="Times New Roman" w:eastAsia="宋体" w:hAnsi="Times New Roman" w:cs="Times New Roman" w:hint="eastAsia"/>
          <w:sz w:val="24"/>
          <w:szCs w:val="24"/>
        </w:rPr>
        <w:t>个</w:t>
      </w:r>
      <w:proofErr w:type="gramEnd"/>
      <w:r w:rsidR="00831619" w:rsidRPr="00747131">
        <w:rPr>
          <w:rFonts w:ascii="Times New Roman" w:eastAsia="宋体" w:hAnsi="Times New Roman" w:cs="Times New Roman" w:hint="eastAsia"/>
          <w:sz w:val="24"/>
          <w:szCs w:val="24"/>
        </w:rPr>
        <w:t>指令</w:t>
      </w:r>
      <w:r w:rsidR="00C40FC2" w:rsidRPr="00747131">
        <w:rPr>
          <w:rFonts w:ascii="Times New Roman" w:eastAsia="宋体" w:hAnsi="Times New Roman" w:cs="Times New Roman" w:hint="eastAsia"/>
          <w:sz w:val="24"/>
          <w:szCs w:val="24"/>
        </w:rPr>
        <w:t>各自的指令向量</w:t>
      </w:r>
      <w:r w:rsidR="00831619" w:rsidRPr="00747131">
        <w:rPr>
          <w:rFonts w:ascii="Times New Roman" w:eastAsia="宋体" w:hAnsi="Times New Roman" w:cs="Times New Roman" w:hint="eastAsia"/>
          <w:sz w:val="24"/>
          <w:szCs w:val="24"/>
        </w:rPr>
        <w:t>，</w:t>
      </w:r>
      <w:r w:rsidR="00A10C54" w:rsidRPr="00747131">
        <w:rPr>
          <w:rFonts w:ascii="Times New Roman" w:eastAsia="宋体" w:hAnsi="Times New Roman" w:cs="Times New Roman" w:hint="eastAsia"/>
          <w:sz w:val="24"/>
          <w:szCs w:val="24"/>
        </w:rPr>
        <w:t>所述</w:t>
      </w:r>
      <w:r w:rsidR="00C04C6B" w:rsidRPr="00747131">
        <w:rPr>
          <w:rFonts w:ascii="Times New Roman" w:eastAsia="宋体" w:hAnsi="Times New Roman" w:cs="Times New Roman" w:hint="eastAsia"/>
          <w:sz w:val="24"/>
          <w:szCs w:val="24"/>
        </w:rPr>
        <w:t>基于指令与工具的对应关系和输入的</w:t>
      </w:r>
      <w:r w:rsidR="006E1C0A" w:rsidRPr="00747131">
        <w:rPr>
          <w:rFonts w:ascii="Times New Roman" w:eastAsia="宋体" w:hAnsi="Times New Roman" w:cs="Times New Roman" w:hint="eastAsia"/>
          <w:sz w:val="24"/>
          <w:szCs w:val="24"/>
        </w:rPr>
        <w:t>查询内容</w:t>
      </w:r>
      <w:r w:rsidR="00C04C6B" w:rsidRPr="00747131">
        <w:rPr>
          <w:rFonts w:ascii="Times New Roman" w:eastAsia="宋体" w:hAnsi="Times New Roman" w:cs="Times New Roman" w:hint="eastAsia"/>
          <w:sz w:val="24"/>
          <w:szCs w:val="24"/>
        </w:rPr>
        <w:t>，确定包含多个工具各自的第一分数的第一数组</w:t>
      </w:r>
      <w:r w:rsidR="00A10C54" w:rsidRPr="00747131">
        <w:rPr>
          <w:rFonts w:ascii="Times New Roman" w:eastAsia="宋体" w:hAnsi="Times New Roman" w:cs="Times New Roman" w:hint="eastAsia"/>
          <w:sz w:val="24"/>
          <w:szCs w:val="24"/>
        </w:rPr>
        <w:t>，包括：</w:t>
      </w:r>
    </w:p>
    <w:p w14:paraId="1B53C6CC" w14:textId="0CF78889" w:rsidR="00A10C54" w:rsidRPr="00747131" w:rsidRDefault="00335D25" w:rsidP="00C42B5C">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将所述</w:t>
      </w:r>
      <w:r w:rsidR="006E1C0A" w:rsidRPr="00747131">
        <w:rPr>
          <w:rFonts w:ascii="Times New Roman" w:eastAsia="宋体" w:hAnsi="Times New Roman" w:cs="Times New Roman" w:hint="eastAsia"/>
          <w:sz w:val="24"/>
          <w:szCs w:val="24"/>
        </w:rPr>
        <w:t>查询内容</w:t>
      </w:r>
      <w:r w:rsidRPr="00747131">
        <w:rPr>
          <w:rFonts w:ascii="Times New Roman" w:eastAsia="宋体" w:hAnsi="Times New Roman" w:cs="Times New Roman" w:hint="eastAsia"/>
          <w:sz w:val="24"/>
          <w:szCs w:val="24"/>
        </w:rPr>
        <w:t>转化为</w:t>
      </w:r>
      <w:r w:rsidR="006E1C0A" w:rsidRPr="00747131">
        <w:rPr>
          <w:rFonts w:ascii="Times New Roman" w:eastAsia="宋体" w:hAnsi="Times New Roman" w:cs="Times New Roman" w:hint="eastAsia"/>
          <w:sz w:val="24"/>
          <w:szCs w:val="24"/>
        </w:rPr>
        <w:t>语义</w:t>
      </w:r>
      <w:r w:rsidRPr="00747131">
        <w:rPr>
          <w:rFonts w:ascii="Times New Roman" w:eastAsia="宋体" w:hAnsi="Times New Roman" w:cs="Times New Roman" w:hint="eastAsia"/>
          <w:sz w:val="24"/>
          <w:szCs w:val="24"/>
        </w:rPr>
        <w:t>向量，得到查询向量；</w:t>
      </w:r>
    </w:p>
    <w:p w14:paraId="1DCABDAB" w14:textId="4F1C6F46" w:rsidR="00335D25" w:rsidRPr="00747131" w:rsidRDefault="00335D25" w:rsidP="00C42B5C">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计算所述第一索引中各指令向量与所述查询向量的相似度，得到所述</w:t>
      </w:r>
      <w:r w:rsidR="00831619" w:rsidRPr="00747131">
        <w:rPr>
          <w:rFonts w:ascii="Times New Roman" w:eastAsia="宋体" w:hAnsi="Times New Roman" w:cs="Times New Roman" w:hint="eastAsia"/>
          <w:sz w:val="24"/>
          <w:szCs w:val="24"/>
        </w:rPr>
        <w:t>P</w:t>
      </w:r>
      <w:proofErr w:type="gramStart"/>
      <w:r w:rsidRPr="00747131">
        <w:rPr>
          <w:rFonts w:ascii="Times New Roman" w:eastAsia="宋体" w:hAnsi="Times New Roman" w:cs="Times New Roman" w:hint="eastAsia"/>
          <w:sz w:val="24"/>
          <w:szCs w:val="24"/>
        </w:rPr>
        <w:t>个</w:t>
      </w:r>
      <w:proofErr w:type="gramEnd"/>
      <w:r w:rsidRPr="00747131">
        <w:rPr>
          <w:rFonts w:ascii="Times New Roman" w:eastAsia="宋体" w:hAnsi="Times New Roman" w:cs="Times New Roman" w:hint="eastAsia"/>
          <w:sz w:val="24"/>
          <w:szCs w:val="24"/>
        </w:rPr>
        <w:t>指令各自对应的相似度；</w:t>
      </w:r>
    </w:p>
    <w:p w14:paraId="092092E4" w14:textId="534C34A2" w:rsidR="00335D25" w:rsidRPr="00747131" w:rsidRDefault="00335D25" w:rsidP="00C42B5C">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从</w:t>
      </w:r>
      <w:r w:rsidR="00C40FC2" w:rsidRPr="00747131">
        <w:rPr>
          <w:rFonts w:ascii="Times New Roman" w:eastAsia="宋体" w:hAnsi="Times New Roman" w:cs="Times New Roman" w:hint="eastAsia"/>
          <w:sz w:val="24"/>
          <w:szCs w:val="24"/>
        </w:rPr>
        <w:t>按相似度降序排列的</w:t>
      </w:r>
      <w:r w:rsidRPr="00747131">
        <w:rPr>
          <w:rFonts w:ascii="Times New Roman" w:eastAsia="宋体" w:hAnsi="Times New Roman" w:cs="Times New Roman" w:hint="eastAsia"/>
          <w:sz w:val="24"/>
          <w:szCs w:val="24"/>
        </w:rPr>
        <w:t>所述</w:t>
      </w:r>
      <w:r w:rsidR="00831619" w:rsidRPr="00747131">
        <w:rPr>
          <w:rFonts w:ascii="Times New Roman" w:eastAsia="宋体" w:hAnsi="Times New Roman" w:cs="Times New Roman" w:hint="eastAsia"/>
          <w:sz w:val="24"/>
          <w:szCs w:val="24"/>
        </w:rPr>
        <w:t>P</w:t>
      </w:r>
      <w:proofErr w:type="gramStart"/>
      <w:r w:rsidRPr="00747131">
        <w:rPr>
          <w:rFonts w:ascii="Times New Roman" w:eastAsia="宋体" w:hAnsi="Times New Roman" w:cs="Times New Roman" w:hint="eastAsia"/>
          <w:sz w:val="24"/>
          <w:szCs w:val="24"/>
        </w:rPr>
        <w:t>个</w:t>
      </w:r>
      <w:proofErr w:type="gramEnd"/>
      <w:r w:rsidRPr="00747131">
        <w:rPr>
          <w:rFonts w:ascii="Times New Roman" w:eastAsia="宋体" w:hAnsi="Times New Roman" w:cs="Times New Roman" w:hint="eastAsia"/>
          <w:sz w:val="24"/>
          <w:szCs w:val="24"/>
        </w:rPr>
        <w:t>指令中选择</w:t>
      </w:r>
      <w:r w:rsidR="00C40FC2" w:rsidRPr="00747131">
        <w:rPr>
          <w:rFonts w:ascii="Times New Roman" w:eastAsia="宋体" w:hAnsi="Times New Roman" w:cs="Times New Roman" w:hint="eastAsia"/>
          <w:sz w:val="24"/>
          <w:szCs w:val="24"/>
        </w:rPr>
        <w:t>前</w:t>
      </w:r>
      <w:r w:rsidRPr="00747131">
        <w:rPr>
          <w:rFonts w:ascii="Times New Roman" w:eastAsia="宋体" w:hAnsi="Times New Roman" w:cs="Times New Roman" w:hint="eastAsia"/>
          <w:sz w:val="24"/>
          <w:szCs w:val="24"/>
        </w:rPr>
        <w:t>K</w:t>
      </w:r>
      <w:proofErr w:type="gramStart"/>
      <w:r w:rsidRPr="00747131">
        <w:rPr>
          <w:rFonts w:ascii="Times New Roman" w:eastAsia="宋体" w:hAnsi="Times New Roman" w:cs="Times New Roman" w:hint="eastAsia"/>
          <w:sz w:val="24"/>
          <w:szCs w:val="24"/>
        </w:rPr>
        <w:t>个</w:t>
      </w:r>
      <w:proofErr w:type="gramEnd"/>
      <w:r w:rsidRPr="00747131">
        <w:rPr>
          <w:rFonts w:ascii="Times New Roman" w:eastAsia="宋体" w:hAnsi="Times New Roman" w:cs="Times New Roman" w:hint="eastAsia"/>
          <w:sz w:val="24"/>
          <w:szCs w:val="24"/>
        </w:rPr>
        <w:t>指令</w:t>
      </w:r>
      <w:r w:rsidR="00831619" w:rsidRPr="00747131">
        <w:rPr>
          <w:rFonts w:ascii="Times New Roman" w:eastAsia="宋体" w:hAnsi="Times New Roman" w:cs="Times New Roman" w:hint="eastAsia"/>
          <w:sz w:val="24"/>
          <w:szCs w:val="24"/>
        </w:rPr>
        <w:t>，</w:t>
      </w:r>
      <w:r w:rsidR="00C40FC2" w:rsidRPr="00747131">
        <w:rPr>
          <w:rFonts w:ascii="Times New Roman" w:eastAsia="宋体" w:hAnsi="Times New Roman" w:cs="Times New Roman" w:hint="eastAsia"/>
          <w:sz w:val="24"/>
          <w:szCs w:val="24"/>
        </w:rPr>
        <w:t>P</w:t>
      </w:r>
      <w:r w:rsidR="00C40FC2" w:rsidRPr="00747131">
        <w:rPr>
          <w:rFonts w:ascii="Times New Roman" w:eastAsia="宋体" w:hAnsi="Times New Roman" w:cs="Times New Roman" w:hint="eastAsia"/>
          <w:sz w:val="24"/>
          <w:szCs w:val="24"/>
        </w:rPr>
        <w:t>为</w:t>
      </w:r>
      <w:r w:rsidR="00091B51" w:rsidRPr="00747131">
        <w:rPr>
          <w:rFonts w:ascii="Times New Roman" w:eastAsia="宋体" w:hAnsi="Times New Roman" w:cs="Times New Roman" w:hint="eastAsia"/>
          <w:sz w:val="24"/>
          <w:szCs w:val="24"/>
        </w:rPr>
        <w:t>大于</w:t>
      </w:r>
      <w:r w:rsidR="00091B51" w:rsidRPr="00747131">
        <w:rPr>
          <w:rFonts w:ascii="Times New Roman" w:eastAsia="宋体" w:hAnsi="Times New Roman" w:cs="Times New Roman" w:hint="eastAsia"/>
          <w:sz w:val="24"/>
          <w:szCs w:val="24"/>
        </w:rPr>
        <w:t>1</w:t>
      </w:r>
      <w:r w:rsidR="00091B51" w:rsidRPr="00747131">
        <w:rPr>
          <w:rFonts w:ascii="Times New Roman" w:eastAsia="宋体" w:hAnsi="Times New Roman" w:cs="Times New Roman" w:hint="eastAsia"/>
          <w:sz w:val="24"/>
          <w:szCs w:val="24"/>
        </w:rPr>
        <w:t>的</w:t>
      </w:r>
      <w:r w:rsidR="00C40FC2" w:rsidRPr="00747131">
        <w:rPr>
          <w:rFonts w:ascii="Times New Roman" w:eastAsia="宋体" w:hAnsi="Times New Roman" w:cs="Times New Roman" w:hint="eastAsia"/>
          <w:sz w:val="24"/>
          <w:szCs w:val="24"/>
        </w:rPr>
        <w:t>整数，</w:t>
      </w:r>
      <w:r w:rsidR="00831619" w:rsidRPr="00747131">
        <w:rPr>
          <w:rFonts w:ascii="Times New Roman" w:eastAsia="宋体" w:hAnsi="Times New Roman" w:cs="Times New Roman" w:hint="eastAsia"/>
          <w:sz w:val="24"/>
          <w:szCs w:val="24"/>
        </w:rPr>
        <w:t>K</w:t>
      </w:r>
      <w:r w:rsidR="00831619" w:rsidRPr="00747131">
        <w:rPr>
          <w:rFonts w:ascii="Times New Roman" w:eastAsia="宋体" w:hAnsi="Times New Roman" w:cs="Times New Roman" w:hint="eastAsia"/>
          <w:sz w:val="24"/>
          <w:szCs w:val="24"/>
        </w:rPr>
        <w:t>为整数且</w:t>
      </w:r>
      <w:r w:rsidR="00831619" w:rsidRPr="00747131">
        <w:rPr>
          <w:rFonts w:ascii="Times New Roman" w:eastAsia="宋体" w:hAnsi="Times New Roman" w:cs="Times New Roman" w:hint="eastAsia"/>
          <w:sz w:val="24"/>
          <w:szCs w:val="24"/>
        </w:rPr>
        <w:t>K</w:t>
      </w:r>
      <w:r w:rsidR="00831619" w:rsidRPr="00747131">
        <w:rPr>
          <w:rFonts w:ascii="Times New Roman" w:eastAsia="宋体" w:hAnsi="Times New Roman" w:cs="Times New Roman" w:hint="eastAsia"/>
          <w:sz w:val="24"/>
          <w:szCs w:val="24"/>
        </w:rPr>
        <w:t>≤</w:t>
      </w:r>
      <w:r w:rsidR="00831619" w:rsidRPr="00747131">
        <w:rPr>
          <w:rFonts w:ascii="Times New Roman" w:eastAsia="宋体" w:hAnsi="Times New Roman" w:cs="Times New Roman"/>
          <w:sz w:val="24"/>
          <w:szCs w:val="24"/>
        </w:rPr>
        <w:t>P</w:t>
      </w:r>
      <w:r w:rsidRPr="00747131">
        <w:rPr>
          <w:rFonts w:ascii="Times New Roman" w:eastAsia="宋体" w:hAnsi="Times New Roman" w:cs="Times New Roman" w:hint="eastAsia"/>
          <w:sz w:val="24"/>
          <w:szCs w:val="24"/>
        </w:rPr>
        <w:t>；</w:t>
      </w:r>
    </w:p>
    <w:p w14:paraId="32A01A07" w14:textId="77777777" w:rsidR="00C40FC2" w:rsidRPr="00747131" w:rsidRDefault="00C40FC2" w:rsidP="00C40FC2">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初始化第三数组，所述第三数组包括所述多个工具各自的第四分数，所述第四分数为零；</w:t>
      </w:r>
    </w:p>
    <w:p w14:paraId="52D3BD56" w14:textId="428D8F92" w:rsidR="00831619" w:rsidRPr="00747131" w:rsidRDefault="00831619" w:rsidP="004827AB">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采用</w:t>
      </w:r>
      <w:r w:rsidR="00335D25" w:rsidRPr="00747131">
        <w:rPr>
          <w:rFonts w:ascii="Times New Roman" w:eastAsia="宋体" w:hAnsi="Times New Roman" w:cs="Times New Roman" w:hint="eastAsia"/>
          <w:sz w:val="24"/>
          <w:szCs w:val="24"/>
        </w:rPr>
        <w:t>所述</w:t>
      </w:r>
      <w:r w:rsidR="00335D25" w:rsidRPr="00747131">
        <w:rPr>
          <w:rFonts w:ascii="Times New Roman" w:eastAsia="宋体" w:hAnsi="Times New Roman" w:cs="Times New Roman" w:hint="eastAsia"/>
          <w:sz w:val="24"/>
          <w:szCs w:val="24"/>
        </w:rPr>
        <w:t>K</w:t>
      </w:r>
      <w:proofErr w:type="gramStart"/>
      <w:r w:rsidR="00335D25" w:rsidRPr="00747131">
        <w:rPr>
          <w:rFonts w:ascii="Times New Roman" w:eastAsia="宋体" w:hAnsi="Times New Roman" w:cs="Times New Roman" w:hint="eastAsia"/>
          <w:sz w:val="24"/>
          <w:szCs w:val="24"/>
        </w:rPr>
        <w:t>个</w:t>
      </w:r>
      <w:proofErr w:type="gramEnd"/>
      <w:r w:rsidR="00335D25" w:rsidRPr="00747131">
        <w:rPr>
          <w:rFonts w:ascii="Times New Roman" w:eastAsia="宋体" w:hAnsi="Times New Roman" w:cs="Times New Roman" w:hint="eastAsia"/>
          <w:sz w:val="24"/>
          <w:szCs w:val="24"/>
        </w:rPr>
        <w:t>指令对应的相似度</w:t>
      </w:r>
      <w:r w:rsidRPr="00747131">
        <w:rPr>
          <w:rFonts w:ascii="Times New Roman" w:eastAsia="宋体" w:hAnsi="Times New Roman" w:cs="Times New Roman" w:hint="eastAsia"/>
          <w:sz w:val="24"/>
          <w:szCs w:val="24"/>
        </w:rPr>
        <w:t>，对</w:t>
      </w:r>
      <w:r w:rsidR="004827AB" w:rsidRPr="00747131">
        <w:rPr>
          <w:rFonts w:ascii="Times New Roman" w:eastAsia="宋体" w:hAnsi="Times New Roman" w:cs="Times New Roman" w:hint="eastAsia"/>
          <w:sz w:val="24"/>
          <w:szCs w:val="24"/>
        </w:rPr>
        <w:t>所述</w:t>
      </w:r>
      <w:r w:rsidRPr="00747131">
        <w:rPr>
          <w:rFonts w:ascii="Times New Roman" w:eastAsia="宋体" w:hAnsi="Times New Roman" w:cs="Times New Roman" w:hint="eastAsia"/>
          <w:sz w:val="24"/>
          <w:szCs w:val="24"/>
        </w:rPr>
        <w:t>第三数组中的至少一个第四分数进行更新，得到</w:t>
      </w:r>
      <w:r w:rsidR="004827AB" w:rsidRPr="00747131">
        <w:rPr>
          <w:rFonts w:ascii="Times New Roman" w:eastAsia="宋体" w:hAnsi="Times New Roman" w:cs="Times New Roman" w:hint="eastAsia"/>
          <w:sz w:val="24"/>
          <w:szCs w:val="24"/>
        </w:rPr>
        <w:t>所述</w:t>
      </w:r>
      <w:r w:rsidRPr="00747131">
        <w:rPr>
          <w:rFonts w:ascii="Times New Roman" w:eastAsia="宋体" w:hAnsi="Times New Roman" w:cs="Times New Roman" w:hint="eastAsia"/>
          <w:sz w:val="24"/>
          <w:szCs w:val="24"/>
        </w:rPr>
        <w:t>第一数组。</w:t>
      </w:r>
    </w:p>
    <w:p w14:paraId="356800A9" w14:textId="28CDE507" w:rsidR="00831619" w:rsidRPr="00747131" w:rsidRDefault="00831619" w:rsidP="00C42B5C">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sz w:val="24"/>
          <w:szCs w:val="24"/>
        </w:rPr>
        <w:t>3</w:t>
      </w:r>
      <w:r w:rsidRPr="00747131">
        <w:rPr>
          <w:rFonts w:ascii="Times New Roman" w:eastAsia="宋体" w:hAnsi="Times New Roman" w:cs="Times New Roman"/>
          <w:sz w:val="24"/>
          <w:szCs w:val="24"/>
        </w:rPr>
        <w:t>．根据权利要求</w:t>
      </w:r>
      <w:r w:rsidRPr="00747131">
        <w:rPr>
          <w:rFonts w:ascii="Times New Roman" w:eastAsia="宋体" w:hAnsi="Times New Roman" w:cs="Times New Roman"/>
          <w:sz w:val="24"/>
          <w:szCs w:val="24"/>
        </w:rPr>
        <w:t>2</w:t>
      </w:r>
      <w:r w:rsidRPr="00747131">
        <w:rPr>
          <w:rFonts w:ascii="Times New Roman" w:eastAsia="宋体" w:hAnsi="Times New Roman" w:cs="Times New Roman"/>
          <w:sz w:val="24"/>
          <w:szCs w:val="24"/>
        </w:rPr>
        <w:t>所述的方法，其特征在于，</w:t>
      </w:r>
      <w:r w:rsidRPr="00747131">
        <w:rPr>
          <w:rFonts w:ascii="Times New Roman" w:eastAsia="宋体" w:hAnsi="Times New Roman" w:cs="Times New Roman" w:hint="eastAsia"/>
          <w:sz w:val="24"/>
          <w:szCs w:val="24"/>
        </w:rPr>
        <w:t>所述采用所述</w:t>
      </w:r>
      <w:r w:rsidRPr="00747131">
        <w:rPr>
          <w:rFonts w:ascii="Times New Roman" w:eastAsia="宋体" w:hAnsi="Times New Roman" w:cs="Times New Roman" w:hint="eastAsia"/>
          <w:sz w:val="24"/>
          <w:szCs w:val="24"/>
        </w:rPr>
        <w:t>K</w:t>
      </w:r>
      <w:proofErr w:type="gramStart"/>
      <w:r w:rsidRPr="00747131">
        <w:rPr>
          <w:rFonts w:ascii="Times New Roman" w:eastAsia="宋体" w:hAnsi="Times New Roman" w:cs="Times New Roman" w:hint="eastAsia"/>
          <w:sz w:val="24"/>
          <w:szCs w:val="24"/>
        </w:rPr>
        <w:t>个</w:t>
      </w:r>
      <w:proofErr w:type="gramEnd"/>
      <w:r w:rsidRPr="00747131">
        <w:rPr>
          <w:rFonts w:ascii="Times New Roman" w:eastAsia="宋体" w:hAnsi="Times New Roman" w:cs="Times New Roman" w:hint="eastAsia"/>
          <w:sz w:val="24"/>
          <w:szCs w:val="24"/>
        </w:rPr>
        <w:t>指令对应的相似度，对</w:t>
      </w:r>
      <w:r w:rsidR="004827AB" w:rsidRPr="00747131">
        <w:rPr>
          <w:rFonts w:ascii="Times New Roman" w:eastAsia="宋体" w:hAnsi="Times New Roman" w:cs="Times New Roman" w:hint="eastAsia"/>
          <w:sz w:val="24"/>
          <w:szCs w:val="24"/>
        </w:rPr>
        <w:t>所述</w:t>
      </w:r>
      <w:r w:rsidRPr="00747131">
        <w:rPr>
          <w:rFonts w:ascii="Times New Roman" w:eastAsia="宋体" w:hAnsi="Times New Roman" w:cs="Times New Roman" w:hint="eastAsia"/>
          <w:sz w:val="24"/>
          <w:szCs w:val="24"/>
        </w:rPr>
        <w:t>第三数组中的至少一个第四分数进行更新，包括：</w:t>
      </w:r>
    </w:p>
    <w:p w14:paraId="129C8472" w14:textId="77777777" w:rsidR="00174DBB" w:rsidRPr="00747131" w:rsidRDefault="00831619" w:rsidP="00C42B5C">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将所述至少一个第四分数中的目标第四分数替换为所述目标第四分数</w:t>
      </w:r>
      <w:r w:rsidR="007E16D8" w:rsidRPr="00747131">
        <w:rPr>
          <w:rFonts w:ascii="Times New Roman" w:eastAsia="宋体" w:hAnsi="Times New Roman" w:cs="Times New Roman" w:hint="eastAsia"/>
          <w:sz w:val="24"/>
          <w:szCs w:val="24"/>
        </w:rPr>
        <w:t>对应工具的相似度</w:t>
      </w:r>
      <w:r w:rsidR="00174DBB" w:rsidRPr="00747131">
        <w:rPr>
          <w:rFonts w:ascii="Times New Roman" w:eastAsia="宋体" w:hAnsi="Times New Roman" w:cs="Times New Roman" w:hint="eastAsia"/>
          <w:sz w:val="24"/>
          <w:szCs w:val="24"/>
        </w:rPr>
        <w:t>；</w:t>
      </w:r>
    </w:p>
    <w:p w14:paraId="06375FF6" w14:textId="0CC5033A" w:rsidR="001A6A60" w:rsidRPr="00747131" w:rsidRDefault="00174DBB" w:rsidP="00C42B5C">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其中，</w:t>
      </w:r>
      <w:r w:rsidR="007E16D8" w:rsidRPr="00747131">
        <w:rPr>
          <w:rFonts w:ascii="Times New Roman" w:eastAsia="宋体" w:hAnsi="Times New Roman" w:cs="Times New Roman" w:hint="eastAsia"/>
          <w:sz w:val="24"/>
          <w:szCs w:val="24"/>
        </w:rPr>
        <w:t>所述工具的相似度</w:t>
      </w:r>
      <w:r w:rsidR="00335D25" w:rsidRPr="00747131">
        <w:rPr>
          <w:rFonts w:ascii="Times New Roman" w:eastAsia="宋体" w:hAnsi="Times New Roman" w:cs="Times New Roman" w:hint="eastAsia"/>
          <w:sz w:val="24"/>
          <w:szCs w:val="24"/>
        </w:rPr>
        <w:t>为所述工具对应</w:t>
      </w:r>
      <w:r w:rsidR="007E16D8" w:rsidRPr="00747131">
        <w:rPr>
          <w:rFonts w:ascii="Times New Roman" w:eastAsia="宋体" w:hAnsi="Times New Roman" w:cs="Times New Roman" w:hint="eastAsia"/>
          <w:sz w:val="24"/>
          <w:szCs w:val="24"/>
        </w:rPr>
        <w:t>的</w:t>
      </w:r>
      <w:r w:rsidR="00335D25" w:rsidRPr="00747131">
        <w:rPr>
          <w:rFonts w:ascii="Times New Roman" w:eastAsia="宋体" w:hAnsi="Times New Roman" w:cs="Times New Roman" w:hint="eastAsia"/>
          <w:sz w:val="24"/>
          <w:szCs w:val="24"/>
        </w:rPr>
        <w:t>至少一个</w:t>
      </w:r>
      <w:r w:rsidR="006E6197" w:rsidRPr="00747131">
        <w:rPr>
          <w:rFonts w:ascii="Times New Roman" w:eastAsia="宋体" w:hAnsi="Times New Roman" w:cs="Times New Roman" w:hint="eastAsia"/>
          <w:sz w:val="24"/>
          <w:szCs w:val="24"/>
        </w:rPr>
        <w:t>所述</w:t>
      </w:r>
      <w:r w:rsidR="00335D25" w:rsidRPr="00747131">
        <w:rPr>
          <w:rFonts w:ascii="Times New Roman" w:eastAsia="宋体" w:hAnsi="Times New Roman" w:cs="Times New Roman" w:hint="eastAsia"/>
          <w:sz w:val="24"/>
          <w:szCs w:val="24"/>
        </w:rPr>
        <w:t>指令所对应的相似度中的最大相似度</w:t>
      </w:r>
      <w:r w:rsidR="007E16D8" w:rsidRPr="00747131">
        <w:rPr>
          <w:rFonts w:ascii="Times New Roman" w:eastAsia="宋体" w:hAnsi="Times New Roman" w:cs="Times New Roman" w:hint="eastAsia"/>
          <w:sz w:val="24"/>
          <w:szCs w:val="24"/>
        </w:rPr>
        <w:t>。</w:t>
      </w:r>
    </w:p>
    <w:p w14:paraId="47005EB8" w14:textId="1179F8FD" w:rsidR="006E6197" w:rsidRPr="00747131" w:rsidRDefault="00174DBB" w:rsidP="00C42B5C">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sz w:val="24"/>
          <w:szCs w:val="24"/>
        </w:rPr>
        <w:t>4</w:t>
      </w:r>
      <w:r w:rsidRPr="00747131">
        <w:rPr>
          <w:rFonts w:ascii="Times New Roman" w:eastAsia="宋体" w:hAnsi="Times New Roman" w:cs="Times New Roman"/>
          <w:sz w:val="24"/>
          <w:szCs w:val="24"/>
        </w:rPr>
        <w:t>．根据权利要求</w:t>
      </w:r>
      <w:r w:rsidRPr="00747131">
        <w:rPr>
          <w:rFonts w:ascii="Times New Roman" w:eastAsia="宋体" w:hAnsi="Times New Roman" w:cs="Times New Roman"/>
          <w:sz w:val="24"/>
          <w:szCs w:val="24"/>
        </w:rPr>
        <w:t>3</w:t>
      </w:r>
      <w:r w:rsidRPr="00747131">
        <w:rPr>
          <w:rFonts w:ascii="Times New Roman" w:eastAsia="宋体" w:hAnsi="Times New Roman" w:cs="Times New Roman"/>
          <w:sz w:val="24"/>
          <w:szCs w:val="24"/>
        </w:rPr>
        <w:t>所述的方法，其特征在于，</w:t>
      </w:r>
      <w:r w:rsidRPr="00747131">
        <w:rPr>
          <w:rFonts w:ascii="Times New Roman" w:eastAsia="宋体" w:hAnsi="Times New Roman" w:cs="Times New Roman" w:hint="eastAsia"/>
          <w:sz w:val="24"/>
          <w:szCs w:val="24"/>
        </w:rPr>
        <w:t>所述将所述至少一个第四分数中的目标第四分数替换为所述目标第四分数对应工具的相似度，包括：</w:t>
      </w:r>
    </w:p>
    <w:p w14:paraId="0F51C2E0" w14:textId="5406CDB7" w:rsidR="00174DBB" w:rsidRPr="00747131" w:rsidRDefault="00174DBB" w:rsidP="00C42B5C">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遍历所述</w:t>
      </w:r>
      <w:r w:rsidRPr="00747131">
        <w:rPr>
          <w:rFonts w:ascii="Times New Roman" w:eastAsia="宋体" w:hAnsi="Times New Roman" w:cs="Times New Roman" w:hint="eastAsia"/>
          <w:sz w:val="24"/>
          <w:szCs w:val="24"/>
        </w:rPr>
        <w:t>K</w:t>
      </w:r>
      <w:proofErr w:type="gramStart"/>
      <w:r w:rsidRPr="00747131">
        <w:rPr>
          <w:rFonts w:ascii="Times New Roman" w:eastAsia="宋体" w:hAnsi="Times New Roman" w:cs="Times New Roman" w:hint="eastAsia"/>
          <w:sz w:val="24"/>
          <w:szCs w:val="24"/>
        </w:rPr>
        <w:t>个</w:t>
      </w:r>
      <w:proofErr w:type="gramEnd"/>
      <w:r w:rsidRPr="00747131">
        <w:rPr>
          <w:rFonts w:ascii="Times New Roman" w:eastAsia="宋体" w:hAnsi="Times New Roman" w:cs="Times New Roman" w:hint="eastAsia"/>
          <w:sz w:val="24"/>
          <w:szCs w:val="24"/>
        </w:rPr>
        <w:t>指令，对遍历的目标指令执行如下步骤：</w:t>
      </w:r>
    </w:p>
    <w:p w14:paraId="240EB655" w14:textId="7D19819D" w:rsidR="00174DBB" w:rsidRPr="00747131" w:rsidRDefault="00174DBB" w:rsidP="00C42B5C">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基于</w:t>
      </w:r>
      <w:r w:rsidR="004827AB" w:rsidRPr="00747131">
        <w:rPr>
          <w:rFonts w:ascii="Times New Roman" w:eastAsia="宋体" w:hAnsi="Times New Roman" w:cs="Times New Roman" w:hint="eastAsia"/>
          <w:sz w:val="24"/>
          <w:szCs w:val="24"/>
        </w:rPr>
        <w:t>所述</w:t>
      </w:r>
      <w:r w:rsidRPr="00747131">
        <w:rPr>
          <w:rFonts w:ascii="Times New Roman" w:eastAsia="宋体" w:hAnsi="Times New Roman" w:cs="Times New Roman" w:hint="eastAsia"/>
          <w:sz w:val="24"/>
          <w:szCs w:val="24"/>
        </w:rPr>
        <w:t>指令与工具的对应关系，获取所述目标指令</w:t>
      </w:r>
      <w:r w:rsidR="007013D8" w:rsidRPr="00747131">
        <w:rPr>
          <w:rFonts w:ascii="Times New Roman" w:eastAsia="宋体" w:hAnsi="Times New Roman" w:cs="Times New Roman" w:hint="eastAsia"/>
          <w:sz w:val="24"/>
          <w:szCs w:val="24"/>
        </w:rPr>
        <w:t>对应</w:t>
      </w:r>
      <w:r w:rsidRPr="00747131">
        <w:rPr>
          <w:rFonts w:ascii="Times New Roman" w:eastAsia="宋体" w:hAnsi="Times New Roman" w:cs="Times New Roman" w:hint="eastAsia"/>
          <w:sz w:val="24"/>
          <w:szCs w:val="24"/>
        </w:rPr>
        <w:t>的工具；</w:t>
      </w:r>
    </w:p>
    <w:p w14:paraId="12E04063" w14:textId="0EE785B6" w:rsidR="00174DBB" w:rsidRPr="00747131" w:rsidRDefault="00174DBB" w:rsidP="00C42B5C">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获取所述目标指令</w:t>
      </w:r>
      <w:r w:rsidR="007013D8" w:rsidRPr="00747131">
        <w:rPr>
          <w:rFonts w:ascii="Times New Roman" w:eastAsia="宋体" w:hAnsi="Times New Roman" w:cs="Times New Roman" w:hint="eastAsia"/>
          <w:sz w:val="24"/>
          <w:szCs w:val="24"/>
        </w:rPr>
        <w:t>对应</w:t>
      </w:r>
      <w:r w:rsidRPr="00747131">
        <w:rPr>
          <w:rFonts w:ascii="Times New Roman" w:eastAsia="宋体" w:hAnsi="Times New Roman" w:cs="Times New Roman" w:hint="eastAsia"/>
          <w:sz w:val="24"/>
          <w:szCs w:val="24"/>
        </w:rPr>
        <w:t>工具在所述第三数组中的工具索引；</w:t>
      </w:r>
    </w:p>
    <w:p w14:paraId="1DD1D4A3" w14:textId="59E5380E" w:rsidR="00F12107" w:rsidRPr="00747131" w:rsidRDefault="007013D8" w:rsidP="004827AB">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采用所述目标指令对应的相似度，更新所述第三数组中所述目标指令对应工具的分数，所述第三数组中所述目标指令</w:t>
      </w:r>
      <w:r w:rsidR="00F12107" w:rsidRPr="00747131">
        <w:rPr>
          <w:rFonts w:ascii="Times New Roman" w:eastAsia="宋体" w:hAnsi="Times New Roman" w:cs="Times New Roman" w:hint="eastAsia"/>
          <w:sz w:val="24"/>
          <w:szCs w:val="24"/>
        </w:rPr>
        <w:t>对应工具</w:t>
      </w:r>
      <w:r w:rsidRPr="00747131">
        <w:rPr>
          <w:rFonts w:ascii="Times New Roman" w:eastAsia="宋体" w:hAnsi="Times New Roman" w:cs="Times New Roman" w:hint="eastAsia"/>
          <w:sz w:val="24"/>
          <w:szCs w:val="24"/>
        </w:rPr>
        <w:t>更新后的分数</w:t>
      </w:r>
      <w:r w:rsidR="004827AB" w:rsidRPr="00747131">
        <w:rPr>
          <w:rFonts w:ascii="Times New Roman" w:eastAsia="宋体" w:hAnsi="Times New Roman" w:cs="Times New Roman" w:hint="eastAsia"/>
          <w:sz w:val="24"/>
          <w:szCs w:val="24"/>
        </w:rPr>
        <w:t>为如下两项中的最大值：</w:t>
      </w:r>
      <w:r w:rsidRPr="00747131">
        <w:rPr>
          <w:rFonts w:ascii="Times New Roman" w:eastAsia="宋体" w:hAnsi="Times New Roman" w:cs="Times New Roman" w:hint="eastAsia"/>
          <w:sz w:val="24"/>
          <w:szCs w:val="24"/>
        </w:rPr>
        <w:t>所述目标指令</w:t>
      </w:r>
      <w:r w:rsidR="00F12107" w:rsidRPr="00747131">
        <w:rPr>
          <w:rFonts w:ascii="Times New Roman" w:eastAsia="宋体" w:hAnsi="Times New Roman" w:cs="Times New Roman" w:hint="eastAsia"/>
          <w:sz w:val="24"/>
          <w:szCs w:val="24"/>
        </w:rPr>
        <w:t>对应工具</w:t>
      </w:r>
      <w:r w:rsidRPr="00747131">
        <w:rPr>
          <w:rFonts w:ascii="Times New Roman" w:eastAsia="宋体" w:hAnsi="Times New Roman" w:cs="Times New Roman" w:hint="eastAsia"/>
          <w:sz w:val="24"/>
          <w:szCs w:val="24"/>
        </w:rPr>
        <w:t>上一次更新后的分数</w:t>
      </w:r>
      <w:r w:rsidR="004827AB" w:rsidRPr="00747131">
        <w:rPr>
          <w:rFonts w:ascii="Times New Roman" w:eastAsia="宋体" w:hAnsi="Times New Roman" w:cs="Times New Roman" w:hint="eastAsia"/>
          <w:sz w:val="24"/>
          <w:szCs w:val="24"/>
        </w:rPr>
        <w:t>、</w:t>
      </w:r>
      <w:r w:rsidRPr="00747131">
        <w:rPr>
          <w:rFonts w:ascii="Times New Roman" w:hAnsi="Times New Roman" w:cs="Times New Roman" w:hint="eastAsia"/>
          <w:sz w:val="24"/>
          <w:szCs w:val="24"/>
        </w:rPr>
        <w:t>目标指令</w:t>
      </w:r>
      <w:r w:rsidR="00F12107" w:rsidRPr="00747131">
        <w:rPr>
          <w:rFonts w:ascii="Times New Roman" w:eastAsia="宋体" w:hAnsi="Times New Roman" w:cs="Times New Roman" w:hint="eastAsia"/>
          <w:sz w:val="24"/>
          <w:szCs w:val="24"/>
        </w:rPr>
        <w:t>对应的相似度。</w:t>
      </w:r>
    </w:p>
    <w:p w14:paraId="375E0202" w14:textId="35320F83" w:rsidR="00A10C54" w:rsidRPr="00747131" w:rsidRDefault="00F12107" w:rsidP="00C42B5C">
      <w:pPr>
        <w:spacing w:line="360" w:lineRule="exact"/>
        <w:ind w:firstLine="480"/>
        <w:rPr>
          <w:rFonts w:ascii="Times New Roman" w:hAnsi="Times New Roman" w:cs="Times New Roman"/>
          <w:sz w:val="24"/>
          <w:szCs w:val="24"/>
        </w:rPr>
      </w:pPr>
      <w:r w:rsidRPr="00747131">
        <w:rPr>
          <w:rFonts w:ascii="Times New Roman" w:eastAsia="宋体" w:hAnsi="Times New Roman" w:cs="Times New Roman"/>
          <w:sz w:val="24"/>
          <w:szCs w:val="24"/>
        </w:rPr>
        <w:t>5</w:t>
      </w:r>
      <w:r w:rsidR="00A10C54" w:rsidRPr="00747131">
        <w:rPr>
          <w:rFonts w:ascii="Times New Roman" w:eastAsia="宋体" w:hAnsi="Times New Roman" w:cs="Times New Roman"/>
          <w:sz w:val="24"/>
          <w:szCs w:val="24"/>
        </w:rPr>
        <w:t>．根据权利要求</w:t>
      </w:r>
      <w:r w:rsidRPr="00747131">
        <w:rPr>
          <w:rFonts w:ascii="Times New Roman" w:eastAsia="宋体" w:hAnsi="Times New Roman" w:cs="Times New Roman"/>
          <w:sz w:val="24"/>
          <w:szCs w:val="24"/>
        </w:rPr>
        <w:t>2-4</w:t>
      </w:r>
      <w:r w:rsidRPr="00747131">
        <w:rPr>
          <w:rFonts w:ascii="Times New Roman" w:eastAsia="宋体" w:hAnsi="Times New Roman" w:cs="Times New Roman" w:hint="eastAsia"/>
          <w:sz w:val="24"/>
          <w:szCs w:val="24"/>
        </w:rPr>
        <w:t>中任一项</w:t>
      </w:r>
      <w:r w:rsidR="00A10C54" w:rsidRPr="00747131">
        <w:rPr>
          <w:rFonts w:ascii="Times New Roman" w:eastAsia="宋体" w:hAnsi="Times New Roman" w:cs="Times New Roman"/>
          <w:sz w:val="24"/>
          <w:szCs w:val="24"/>
        </w:rPr>
        <w:t>所述的方法，其特征在于，</w:t>
      </w:r>
      <w:r w:rsidR="007E0E0F" w:rsidRPr="00747131">
        <w:rPr>
          <w:rFonts w:ascii="Times New Roman" w:eastAsia="宋体" w:hAnsi="Times New Roman" w:cs="Times New Roman" w:hint="eastAsia"/>
          <w:sz w:val="24"/>
          <w:szCs w:val="24"/>
        </w:rPr>
        <w:t>所述指令对应的相似度</w:t>
      </w:r>
      <w:r w:rsidR="007E0E0F" w:rsidRPr="00747131">
        <w:rPr>
          <w:rFonts w:ascii="Times New Roman" w:eastAsia="宋体" w:hAnsi="Times New Roman" w:cs="Times New Roman" w:hint="eastAsia"/>
          <w:sz w:val="24"/>
          <w:szCs w:val="24"/>
        </w:rPr>
        <w:lastRenderedPageBreak/>
        <w:t>为所述指令的指令向量与所述查询向量的</w:t>
      </w:r>
      <w:r w:rsidR="007E0E0F" w:rsidRPr="00747131">
        <w:rPr>
          <w:rFonts w:ascii="Times New Roman" w:hAnsi="Times New Roman" w:cs="Times New Roman" w:hint="eastAsia"/>
          <w:sz w:val="24"/>
          <w:szCs w:val="24"/>
        </w:rPr>
        <w:t>余弦相似度；或者，</w:t>
      </w:r>
    </w:p>
    <w:p w14:paraId="6D21A222" w14:textId="24D96B0E" w:rsidR="007E0E0F" w:rsidRPr="00747131" w:rsidRDefault="00B73D67" w:rsidP="00C42B5C">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所述指令对应的相似度为所述指令的</w:t>
      </w:r>
      <w:r w:rsidR="007E0E0F" w:rsidRPr="00747131">
        <w:rPr>
          <w:rFonts w:ascii="Times New Roman" w:eastAsia="宋体" w:hAnsi="Times New Roman" w:cs="Times New Roman" w:hint="eastAsia"/>
          <w:sz w:val="24"/>
          <w:szCs w:val="24"/>
        </w:rPr>
        <w:t>指令向量</w:t>
      </w:r>
      <w:r w:rsidRPr="00747131">
        <w:rPr>
          <w:rFonts w:ascii="Times New Roman" w:eastAsia="宋体" w:hAnsi="Times New Roman" w:cs="Times New Roman" w:hint="eastAsia"/>
          <w:sz w:val="24"/>
          <w:szCs w:val="24"/>
        </w:rPr>
        <w:t>归一化后结果</w:t>
      </w:r>
      <w:r w:rsidR="007E0E0F" w:rsidRPr="00747131">
        <w:rPr>
          <w:rFonts w:ascii="Times New Roman" w:eastAsia="宋体" w:hAnsi="Times New Roman" w:cs="Times New Roman" w:hint="eastAsia"/>
          <w:sz w:val="24"/>
          <w:szCs w:val="24"/>
        </w:rPr>
        <w:t>与所述查询向量</w:t>
      </w:r>
      <w:r w:rsidRPr="00747131">
        <w:rPr>
          <w:rFonts w:ascii="Times New Roman" w:eastAsia="宋体" w:hAnsi="Times New Roman" w:cs="Times New Roman" w:hint="eastAsia"/>
          <w:sz w:val="24"/>
          <w:szCs w:val="24"/>
        </w:rPr>
        <w:t>归一化后结果的内积。</w:t>
      </w:r>
    </w:p>
    <w:p w14:paraId="72EED0A1" w14:textId="4E713902" w:rsidR="00091B51" w:rsidRPr="00747131" w:rsidRDefault="00091B51" w:rsidP="00091B51">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sz w:val="24"/>
          <w:szCs w:val="24"/>
        </w:rPr>
        <w:t>6</w:t>
      </w:r>
      <w:commentRangeStart w:id="3"/>
      <w:r w:rsidRPr="00747131">
        <w:rPr>
          <w:rFonts w:ascii="Times New Roman" w:eastAsia="宋体" w:hAnsi="Times New Roman" w:cs="Times New Roman"/>
          <w:sz w:val="24"/>
          <w:szCs w:val="24"/>
        </w:rPr>
        <w:t>．</w:t>
      </w:r>
      <w:commentRangeEnd w:id="3"/>
      <w:r w:rsidR="00B75180" w:rsidRPr="00747131">
        <w:rPr>
          <w:rStyle w:val="af1"/>
        </w:rPr>
        <w:commentReference w:id="3"/>
      </w:r>
      <w:r w:rsidRPr="00747131">
        <w:rPr>
          <w:rFonts w:ascii="Times New Roman" w:eastAsia="宋体" w:hAnsi="Times New Roman" w:cs="Times New Roman"/>
          <w:sz w:val="24"/>
          <w:szCs w:val="24"/>
        </w:rPr>
        <w:t>根据权利要求</w:t>
      </w:r>
      <w:r w:rsidRPr="00747131">
        <w:rPr>
          <w:rFonts w:ascii="Times New Roman" w:eastAsia="宋体" w:hAnsi="Times New Roman" w:cs="Times New Roman"/>
          <w:sz w:val="24"/>
          <w:szCs w:val="24"/>
        </w:rPr>
        <w:t>2-5</w:t>
      </w:r>
      <w:r w:rsidRPr="00747131">
        <w:rPr>
          <w:rFonts w:ascii="Times New Roman" w:eastAsia="宋体" w:hAnsi="Times New Roman" w:cs="Times New Roman" w:hint="eastAsia"/>
          <w:sz w:val="24"/>
          <w:szCs w:val="24"/>
        </w:rPr>
        <w:t>中任一项</w:t>
      </w:r>
      <w:r w:rsidRPr="00747131">
        <w:rPr>
          <w:rFonts w:ascii="Times New Roman" w:eastAsia="宋体" w:hAnsi="Times New Roman" w:cs="Times New Roman"/>
          <w:sz w:val="24"/>
          <w:szCs w:val="24"/>
        </w:rPr>
        <w:t>所述的方法，其特征在于，</w:t>
      </w:r>
      <w:r w:rsidRPr="00747131">
        <w:rPr>
          <w:rFonts w:ascii="Times New Roman" w:eastAsia="宋体" w:hAnsi="Times New Roman" w:cs="Times New Roman" w:hint="eastAsia"/>
          <w:sz w:val="24"/>
          <w:szCs w:val="24"/>
        </w:rPr>
        <w:t>所述第一索引是通过如下方式构建的：</w:t>
      </w:r>
    </w:p>
    <w:p w14:paraId="4EC6A0BB" w14:textId="19E6A010" w:rsidR="00091B51" w:rsidRPr="00747131" w:rsidRDefault="00091B51" w:rsidP="00091B51">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从训练数据中提取所述</w:t>
      </w:r>
      <w:r w:rsidRPr="00747131">
        <w:rPr>
          <w:rFonts w:ascii="Times New Roman" w:eastAsia="宋体" w:hAnsi="Times New Roman" w:cs="Times New Roman" w:hint="eastAsia"/>
          <w:sz w:val="24"/>
          <w:szCs w:val="24"/>
        </w:rPr>
        <w:t>P</w:t>
      </w:r>
      <w:proofErr w:type="gramStart"/>
      <w:r w:rsidRPr="00747131">
        <w:rPr>
          <w:rFonts w:ascii="Times New Roman" w:eastAsia="宋体" w:hAnsi="Times New Roman" w:cs="Times New Roman" w:hint="eastAsia"/>
          <w:sz w:val="24"/>
          <w:szCs w:val="24"/>
        </w:rPr>
        <w:t>个</w:t>
      </w:r>
      <w:proofErr w:type="gramEnd"/>
      <w:r w:rsidRPr="00747131">
        <w:rPr>
          <w:rFonts w:ascii="Times New Roman" w:eastAsia="宋体" w:hAnsi="Times New Roman" w:cs="Times New Roman" w:hint="eastAsia"/>
          <w:sz w:val="24"/>
          <w:szCs w:val="24"/>
        </w:rPr>
        <w:t>指令；</w:t>
      </w:r>
    </w:p>
    <w:p w14:paraId="351103AB" w14:textId="2957E838" w:rsidR="00091B51" w:rsidRPr="00747131" w:rsidRDefault="00091B51" w:rsidP="00091B51">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采用嵌入向量模型将所述</w:t>
      </w:r>
      <w:r w:rsidRPr="00747131">
        <w:rPr>
          <w:rFonts w:ascii="Times New Roman" w:eastAsia="宋体" w:hAnsi="Times New Roman" w:cs="Times New Roman" w:hint="eastAsia"/>
          <w:sz w:val="24"/>
          <w:szCs w:val="24"/>
        </w:rPr>
        <w:t>P</w:t>
      </w:r>
      <w:proofErr w:type="gramStart"/>
      <w:r w:rsidRPr="00747131">
        <w:rPr>
          <w:rFonts w:ascii="Times New Roman" w:eastAsia="宋体" w:hAnsi="Times New Roman" w:cs="Times New Roman" w:hint="eastAsia"/>
          <w:sz w:val="24"/>
          <w:szCs w:val="24"/>
        </w:rPr>
        <w:t>个</w:t>
      </w:r>
      <w:proofErr w:type="gramEnd"/>
      <w:r w:rsidRPr="00747131">
        <w:rPr>
          <w:rFonts w:ascii="Times New Roman" w:eastAsia="宋体" w:hAnsi="Times New Roman" w:cs="Times New Roman" w:hint="eastAsia"/>
          <w:sz w:val="24"/>
          <w:szCs w:val="24"/>
        </w:rPr>
        <w:t>指令中各指令编码为</w:t>
      </w:r>
      <w:r w:rsidR="006F5274" w:rsidRPr="00747131">
        <w:rPr>
          <w:rFonts w:ascii="Times New Roman" w:eastAsia="宋体" w:hAnsi="Times New Roman" w:cs="Times New Roman" w:hint="eastAsia"/>
          <w:sz w:val="24"/>
          <w:szCs w:val="24"/>
        </w:rPr>
        <w:t>语义</w:t>
      </w:r>
      <w:r w:rsidRPr="00747131">
        <w:rPr>
          <w:rFonts w:ascii="Times New Roman" w:eastAsia="宋体" w:hAnsi="Times New Roman" w:cs="Times New Roman" w:hint="eastAsia"/>
          <w:sz w:val="24"/>
          <w:szCs w:val="24"/>
        </w:rPr>
        <w:t>向量，得到所述</w:t>
      </w:r>
      <w:r w:rsidRPr="00747131">
        <w:rPr>
          <w:rFonts w:ascii="Times New Roman" w:eastAsia="宋体" w:hAnsi="Times New Roman" w:cs="Times New Roman" w:hint="eastAsia"/>
          <w:sz w:val="24"/>
          <w:szCs w:val="24"/>
        </w:rPr>
        <w:t>P</w:t>
      </w:r>
      <w:proofErr w:type="gramStart"/>
      <w:r w:rsidRPr="00747131">
        <w:rPr>
          <w:rFonts w:ascii="Times New Roman" w:eastAsia="宋体" w:hAnsi="Times New Roman" w:cs="Times New Roman" w:hint="eastAsia"/>
          <w:sz w:val="24"/>
          <w:szCs w:val="24"/>
        </w:rPr>
        <w:t>个</w:t>
      </w:r>
      <w:proofErr w:type="gramEnd"/>
      <w:r w:rsidRPr="00747131">
        <w:rPr>
          <w:rFonts w:ascii="Times New Roman" w:eastAsia="宋体" w:hAnsi="Times New Roman" w:cs="Times New Roman" w:hint="eastAsia"/>
          <w:sz w:val="24"/>
          <w:szCs w:val="24"/>
        </w:rPr>
        <w:t>指令各自的指令向量；</w:t>
      </w:r>
    </w:p>
    <w:p w14:paraId="43ECC184" w14:textId="0910DB81" w:rsidR="00091B51" w:rsidRPr="00747131" w:rsidRDefault="00091B51" w:rsidP="00091B51">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将所述</w:t>
      </w:r>
      <w:r w:rsidRPr="00747131">
        <w:rPr>
          <w:rFonts w:ascii="Times New Roman" w:eastAsia="宋体" w:hAnsi="Times New Roman" w:cs="Times New Roman" w:hint="eastAsia"/>
          <w:sz w:val="24"/>
          <w:szCs w:val="24"/>
        </w:rPr>
        <w:t>P</w:t>
      </w:r>
      <w:proofErr w:type="gramStart"/>
      <w:r w:rsidRPr="00747131">
        <w:rPr>
          <w:rFonts w:ascii="Times New Roman" w:eastAsia="宋体" w:hAnsi="Times New Roman" w:cs="Times New Roman" w:hint="eastAsia"/>
          <w:sz w:val="24"/>
          <w:szCs w:val="24"/>
        </w:rPr>
        <w:t>个</w:t>
      </w:r>
      <w:proofErr w:type="gramEnd"/>
      <w:r w:rsidRPr="00747131">
        <w:rPr>
          <w:rFonts w:ascii="Times New Roman" w:eastAsia="宋体" w:hAnsi="Times New Roman" w:cs="Times New Roman" w:hint="eastAsia"/>
          <w:sz w:val="24"/>
          <w:szCs w:val="24"/>
        </w:rPr>
        <w:t>指令对应的</w:t>
      </w:r>
      <w:r w:rsidRPr="00747131">
        <w:rPr>
          <w:rFonts w:ascii="Times New Roman" w:eastAsia="宋体" w:hAnsi="Times New Roman" w:cs="Times New Roman" w:hint="eastAsia"/>
          <w:sz w:val="24"/>
          <w:szCs w:val="24"/>
        </w:rPr>
        <w:t>P</w:t>
      </w:r>
      <w:proofErr w:type="gramStart"/>
      <w:r w:rsidRPr="00747131">
        <w:rPr>
          <w:rFonts w:ascii="Times New Roman" w:eastAsia="宋体" w:hAnsi="Times New Roman" w:cs="Times New Roman" w:hint="eastAsia"/>
          <w:sz w:val="24"/>
          <w:szCs w:val="24"/>
        </w:rPr>
        <w:t>个</w:t>
      </w:r>
      <w:proofErr w:type="gramEnd"/>
      <w:r w:rsidRPr="00747131">
        <w:rPr>
          <w:rFonts w:ascii="Times New Roman" w:eastAsia="宋体" w:hAnsi="Times New Roman" w:cs="Times New Roman" w:hint="eastAsia"/>
          <w:sz w:val="24"/>
          <w:szCs w:val="24"/>
        </w:rPr>
        <w:t>指令向量存储于</w:t>
      </w:r>
      <w:r w:rsidRPr="00747131">
        <w:rPr>
          <w:rFonts w:ascii="Times New Roman" w:hAnsi="Times New Roman" w:cs="Times New Roman"/>
          <w:sz w:val="24"/>
          <w:szCs w:val="24"/>
        </w:rPr>
        <w:t>近似最近邻检索引擎</w:t>
      </w:r>
      <w:r w:rsidRPr="00747131">
        <w:rPr>
          <w:rFonts w:ascii="Times New Roman" w:hAnsi="Times New Roman" w:cs="Times New Roman" w:hint="eastAsia"/>
          <w:sz w:val="24"/>
          <w:szCs w:val="24"/>
        </w:rPr>
        <w:t>，得到所述第一索引。</w:t>
      </w:r>
    </w:p>
    <w:p w14:paraId="0E993743" w14:textId="1C0B1BA8" w:rsidR="00091B51" w:rsidRPr="00747131" w:rsidRDefault="00091B51" w:rsidP="00091B51">
      <w:pPr>
        <w:spacing w:line="360" w:lineRule="exact"/>
        <w:ind w:firstLine="480"/>
        <w:rPr>
          <w:rFonts w:ascii="Times New Roman" w:hAnsi="Times New Roman" w:cs="Times New Roman"/>
          <w:sz w:val="24"/>
          <w:szCs w:val="24"/>
        </w:rPr>
      </w:pPr>
      <w:r w:rsidRPr="00747131">
        <w:rPr>
          <w:rFonts w:ascii="Times New Roman" w:eastAsia="宋体" w:hAnsi="Times New Roman" w:cs="Times New Roman"/>
          <w:sz w:val="24"/>
          <w:szCs w:val="24"/>
        </w:rPr>
        <w:t>7</w:t>
      </w:r>
      <w:commentRangeStart w:id="4"/>
      <w:r w:rsidRPr="00747131">
        <w:rPr>
          <w:rFonts w:ascii="Times New Roman" w:eastAsia="宋体" w:hAnsi="Times New Roman" w:cs="Times New Roman"/>
          <w:sz w:val="24"/>
          <w:szCs w:val="24"/>
        </w:rPr>
        <w:t>．</w:t>
      </w:r>
      <w:commentRangeEnd w:id="4"/>
      <w:r w:rsidRPr="00747131">
        <w:rPr>
          <w:rStyle w:val="af1"/>
        </w:rPr>
        <w:commentReference w:id="4"/>
      </w:r>
      <w:r w:rsidRPr="00747131">
        <w:rPr>
          <w:rFonts w:ascii="Times New Roman" w:eastAsia="宋体" w:hAnsi="Times New Roman" w:cs="Times New Roman"/>
          <w:sz w:val="24"/>
          <w:szCs w:val="24"/>
        </w:rPr>
        <w:t>根据权利要求</w:t>
      </w:r>
      <w:r w:rsidRPr="00747131">
        <w:rPr>
          <w:rFonts w:ascii="Times New Roman" w:eastAsia="宋体" w:hAnsi="Times New Roman" w:cs="Times New Roman"/>
          <w:sz w:val="24"/>
          <w:szCs w:val="24"/>
        </w:rPr>
        <w:t>2-6</w:t>
      </w:r>
      <w:r w:rsidRPr="00747131">
        <w:rPr>
          <w:rFonts w:ascii="Times New Roman" w:eastAsia="宋体" w:hAnsi="Times New Roman" w:cs="Times New Roman" w:hint="eastAsia"/>
          <w:sz w:val="24"/>
          <w:szCs w:val="24"/>
        </w:rPr>
        <w:t>中任一项</w:t>
      </w:r>
      <w:r w:rsidRPr="00747131">
        <w:rPr>
          <w:rFonts w:ascii="Times New Roman" w:eastAsia="宋体" w:hAnsi="Times New Roman" w:cs="Times New Roman"/>
          <w:sz w:val="24"/>
          <w:szCs w:val="24"/>
        </w:rPr>
        <w:t>所述的方法，其特征在于，</w:t>
      </w:r>
      <w:r w:rsidRPr="00747131">
        <w:rPr>
          <w:rFonts w:ascii="Times New Roman" w:eastAsia="宋体" w:hAnsi="Times New Roman" w:cs="Times New Roman" w:hint="eastAsia"/>
          <w:sz w:val="24"/>
          <w:szCs w:val="24"/>
        </w:rPr>
        <w:t>所述第一索引</w:t>
      </w:r>
      <w:proofErr w:type="gramStart"/>
      <w:r w:rsidRPr="00747131">
        <w:rPr>
          <w:rFonts w:ascii="Times New Roman" w:eastAsia="宋体" w:hAnsi="Times New Roman" w:cs="Times New Roman" w:hint="eastAsia"/>
          <w:sz w:val="24"/>
          <w:szCs w:val="24"/>
        </w:rPr>
        <w:t>为</w:t>
      </w:r>
      <w:r w:rsidRPr="00747131">
        <w:rPr>
          <w:rFonts w:ascii="Times New Roman" w:hAnsi="Times New Roman" w:cs="Times New Roman" w:hint="eastAsia"/>
          <w:sz w:val="24"/>
          <w:szCs w:val="24"/>
        </w:rPr>
        <w:t>脸书人工智能</w:t>
      </w:r>
      <w:proofErr w:type="gramEnd"/>
      <w:r w:rsidRPr="00747131">
        <w:rPr>
          <w:rFonts w:ascii="Times New Roman" w:hAnsi="Times New Roman" w:cs="Times New Roman" w:hint="eastAsia"/>
          <w:sz w:val="24"/>
          <w:szCs w:val="24"/>
        </w:rPr>
        <w:t>相似性搜索索引。</w:t>
      </w:r>
    </w:p>
    <w:p w14:paraId="0337DCE4" w14:textId="4FF599F5" w:rsidR="000049F3" w:rsidRPr="00747131" w:rsidRDefault="00091B51" w:rsidP="00C42B5C">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sz w:val="24"/>
          <w:szCs w:val="24"/>
        </w:rPr>
        <w:t>8</w:t>
      </w:r>
      <w:commentRangeStart w:id="5"/>
      <w:r w:rsidR="004E5384" w:rsidRPr="00747131">
        <w:rPr>
          <w:rFonts w:ascii="Times New Roman" w:eastAsia="宋体" w:hAnsi="Times New Roman" w:cs="Times New Roman"/>
          <w:sz w:val="24"/>
          <w:szCs w:val="24"/>
        </w:rPr>
        <w:t>．</w:t>
      </w:r>
      <w:commentRangeEnd w:id="5"/>
      <w:r w:rsidR="00081574" w:rsidRPr="00747131">
        <w:rPr>
          <w:rStyle w:val="af1"/>
        </w:rPr>
        <w:commentReference w:id="5"/>
      </w:r>
      <w:r w:rsidR="004E5384" w:rsidRPr="00747131">
        <w:rPr>
          <w:rFonts w:ascii="Times New Roman" w:eastAsia="宋体" w:hAnsi="Times New Roman" w:cs="Times New Roman"/>
          <w:sz w:val="24"/>
          <w:szCs w:val="24"/>
        </w:rPr>
        <w:t>根据权利要求</w:t>
      </w:r>
      <w:r w:rsidR="004E5384" w:rsidRPr="00747131">
        <w:rPr>
          <w:rFonts w:ascii="Times New Roman" w:eastAsia="宋体" w:hAnsi="Times New Roman" w:cs="Times New Roman"/>
          <w:sz w:val="24"/>
          <w:szCs w:val="24"/>
        </w:rPr>
        <w:t>1-</w:t>
      </w:r>
      <w:r w:rsidRPr="00747131">
        <w:rPr>
          <w:rFonts w:ascii="Times New Roman" w:eastAsia="宋体" w:hAnsi="Times New Roman" w:cs="Times New Roman"/>
          <w:sz w:val="24"/>
          <w:szCs w:val="24"/>
        </w:rPr>
        <w:t>7</w:t>
      </w:r>
      <w:r w:rsidR="004E5384" w:rsidRPr="00747131">
        <w:rPr>
          <w:rFonts w:ascii="Times New Roman" w:eastAsia="宋体" w:hAnsi="Times New Roman" w:cs="Times New Roman" w:hint="eastAsia"/>
          <w:sz w:val="24"/>
          <w:szCs w:val="24"/>
        </w:rPr>
        <w:t>中任一项</w:t>
      </w:r>
      <w:r w:rsidR="004E5384" w:rsidRPr="00747131">
        <w:rPr>
          <w:rFonts w:ascii="Times New Roman" w:eastAsia="宋体" w:hAnsi="Times New Roman" w:cs="Times New Roman"/>
          <w:sz w:val="24"/>
          <w:szCs w:val="24"/>
        </w:rPr>
        <w:t>所述的方法，其特征在于，</w:t>
      </w:r>
      <w:r w:rsidR="00505B82" w:rsidRPr="00747131">
        <w:rPr>
          <w:rFonts w:ascii="Times New Roman" w:eastAsia="宋体" w:hAnsi="Times New Roman" w:cs="Times New Roman" w:hint="eastAsia"/>
          <w:sz w:val="24"/>
          <w:szCs w:val="24"/>
        </w:rPr>
        <w:t>第二索引包含多个关键词各自与所述工具文档的对应关系</w:t>
      </w:r>
      <w:r w:rsidR="004E5384" w:rsidRPr="00747131">
        <w:rPr>
          <w:rFonts w:ascii="Times New Roman" w:eastAsia="宋体" w:hAnsi="Times New Roman" w:cs="Times New Roman" w:hint="eastAsia"/>
          <w:sz w:val="24"/>
          <w:szCs w:val="24"/>
        </w:rPr>
        <w:t>；</w:t>
      </w:r>
    </w:p>
    <w:p w14:paraId="0A5BAC83" w14:textId="724B850C" w:rsidR="004E5384" w:rsidRPr="00747131" w:rsidRDefault="004E5384" w:rsidP="00C42B5C">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所述</w:t>
      </w:r>
      <w:r w:rsidR="00505B82" w:rsidRPr="00747131">
        <w:rPr>
          <w:rFonts w:ascii="Times New Roman" w:eastAsia="宋体" w:hAnsi="Times New Roman" w:cs="Times New Roman" w:hint="eastAsia"/>
          <w:sz w:val="24"/>
          <w:szCs w:val="24"/>
        </w:rPr>
        <w:t>第二数组是</w:t>
      </w:r>
      <w:r w:rsidR="00437516" w:rsidRPr="00747131">
        <w:rPr>
          <w:rFonts w:ascii="Times New Roman" w:eastAsia="宋体" w:hAnsi="Times New Roman" w:cs="Times New Roman" w:hint="eastAsia"/>
          <w:sz w:val="24"/>
          <w:szCs w:val="24"/>
        </w:rPr>
        <w:t>基于所述第二索引，采用</w:t>
      </w:r>
      <w:r w:rsidR="00081574" w:rsidRPr="00747131">
        <w:rPr>
          <w:rFonts w:ascii="Times New Roman" w:hAnsi="Times New Roman" w:cs="Times New Roman" w:hint="eastAsia"/>
          <w:sz w:val="24"/>
          <w:szCs w:val="24"/>
        </w:rPr>
        <w:t>稀疏检索算法</w:t>
      </w:r>
      <w:r w:rsidR="00437516" w:rsidRPr="00747131">
        <w:rPr>
          <w:rFonts w:ascii="Times New Roman" w:eastAsia="宋体" w:hAnsi="Times New Roman" w:cs="Times New Roman" w:hint="eastAsia"/>
          <w:sz w:val="24"/>
          <w:szCs w:val="24"/>
        </w:rPr>
        <w:t>计算所述</w:t>
      </w:r>
      <w:r w:rsidR="006E1C0A" w:rsidRPr="00747131">
        <w:rPr>
          <w:rFonts w:ascii="Times New Roman" w:eastAsia="宋体" w:hAnsi="Times New Roman" w:cs="Times New Roman" w:hint="eastAsia"/>
          <w:sz w:val="24"/>
          <w:szCs w:val="24"/>
        </w:rPr>
        <w:t>查询内容</w:t>
      </w:r>
      <w:r w:rsidR="00437516" w:rsidRPr="00747131">
        <w:rPr>
          <w:rFonts w:ascii="Times New Roman" w:eastAsia="宋体" w:hAnsi="Times New Roman" w:cs="Times New Roman" w:hint="eastAsia"/>
          <w:sz w:val="24"/>
          <w:szCs w:val="24"/>
        </w:rPr>
        <w:t>分别与所述多个工具各自的工具文档的</w:t>
      </w:r>
      <w:r w:rsidR="00505B82" w:rsidRPr="00747131">
        <w:rPr>
          <w:rFonts w:ascii="Times New Roman" w:eastAsia="宋体" w:hAnsi="Times New Roman" w:cs="Times New Roman" w:hint="eastAsia"/>
          <w:sz w:val="24"/>
          <w:szCs w:val="24"/>
        </w:rPr>
        <w:t>关键词</w:t>
      </w:r>
      <w:r w:rsidR="00437516" w:rsidRPr="00747131">
        <w:rPr>
          <w:rFonts w:ascii="Times New Roman" w:eastAsia="宋体" w:hAnsi="Times New Roman" w:cs="Times New Roman" w:hint="eastAsia"/>
          <w:sz w:val="24"/>
          <w:szCs w:val="24"/>
        </w:rPr>
        <w:t>相关性分数得到</w:t>
      </w:r>
      <w:r w:rsidR="00505B82" w:rsidRPr="00747131">
        <w:rPr>
          <w:rFonts w:ascii="Times New Roman" w:eastAsia="宋体" w:hAnsi="Times New Roman" w:cs="Times New Roman" w:hint="eastAsia"/>
          <w:sz w:val="24"/>
          <w:szCs w:val="24"/>
        </w:rPr>
        <w:t>的</w:t>
      </w:r>
      <w:r w:rsidR="00437516" w:rsidRPr="00747131">
        <w:rPr>
          <w:rFonts w:ascii="Times New Roman" w:eastAsia="宋体" w:hAnsi="Times New Roman" w:cs="Times New Roman" w:hint="eastAsia"/>
          <w:sz w:val="24"/>
          <w:szCs w:val="24"/>
        </w:rPr>
        <w:t>。</w:t>
      </w:r>
    </w:p>
    <w:p w14:paraId="7B426CC0" w14:textId="6FF0BA3C" w:rsidR="00091B51" w:rsidRPr="00747131" w:rsidRDefault="00091B51" w:rsidP="00091B51">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sz w:val="24"/>
          <w:szCs w:val="24"/>
        </w:rPr>
        <w:t>9</w:t>
      </w:r>
      <w:commentRangeStart w:id="6"/>
      <w:r w:rsidRPr="00747131">
        <w:rPr>
          <w:rFonts w:ascii="Times New Roman" w:eastAsia="宋体" w:hAnsi="Times New Roman" w:cs="Times New Roman"/>
          <w:sz w:val="24"/>
          <w:szCs w:val="24"/>
        </w:rPr>
        <w:t>．</w:t>
      </w:r>
      <w:commentRangeEnd w:id="6"/>
      <w:r w:rsidR="00B75180" w:rsidRPr="00747131">
        <w:rPr>
          <w:rStyle w:val="af1"/>
        </w:rPr>
        <w:commentReference w:id="6"/>
      </w:r>
      <w:r w:rsidRPr="00747131">
        <w:rPr>
          <w:rFonts w:ascii="Times New Roman" w:eastAsia="宋体" w:hAnsi="Times New Roman" w:cs="Times New Roman"/>
          <w:sz w:val="24"/>
          <w:szCs w:val="24"/>
        </w:rPr>
        <w:t>根据权利要求</w:t>
      </w:r>
      <w:r w:rsidRPr="00747131">
        <w:rPr>
          <w:rFonts w:ascii="Times New Roman" w:eastAsia="宋体" w:hAnsi="Times New Roman" w:cs="Times New Roman"/>
          <w:sz w:val="24"/>
          <w:szCs w:val="24"/>
        </w:rPr>
        <w:t>8</w:t>
      </w:r>
      <w:r w:rsidRPr="00747131">
        <w:rPr>
          <w:rFonts w:ascii="Times New Roman" w:eastAsia="宋体" w:hAnsi="Times New Roman" w:cs="Times New Roman"/>
          <w:sz w:val="24"/>
          <w:szCs w:val="24"/>
        </w:rPr>
        <w:t>所述的方法，其特征在于，</w:t>
      </w:r>
      <w:r w:rsidRPr="00747131">
        <w:rPr>
          <w:rFonts w:ascii="Times New Roman" w:eastAsia="宋体" w:hAnsi="Times New Roman" w:cs="Times New Roman" w:hint="eastAsia"/>
          <w:sz w:val="24"/>
          <w:szCs w:val="24"/>
        </w:rPr>
        <w:t>所述第二索引为所述多个工具对应的倒排索引，所述第二索引是通过如下方式构建的：</w:t>
      </w:r>
    </w:p>
    <w:p w14:paraId="3E52F404" w14:textId="5E8ABEE3" w:rsidR="00091B51" w:rsidRPr="00747131" w:rsidRDefault="00091B51" w:rsidP="00091B51">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基于训练数据和所述指令与工具的对应关系，确定所述多个工具各自的工具文档，所述训练数据包括多个指令，所述工具文档包括所述工具对应的至少一个指令；</w:t>
      </w:r>
    </w:p>
    <w:p w14:paraId="0F681772" w14:textId="0801E5B4" w:rsidR="00091B51" w:rsidRPr="00747131" w:rsidRDefault="00091B51" w:rsidP="00091B51">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采用分词工具对</w:t>
      </w:r>
      <w:bookmarkStart w:id="7" w:name="OLE_LINK3"/>
      <w:r w:rsidRPr="00747131">
        <w:rPr>
          <w:rFonts w:ascii="Times New Roman" w:eastAsia="宋体" w:hAnsi="Times New Roman" w:cs="Times New Roman" w:hint="eastAsia"/>
          <w:sz w:val="24"/>
          <w:szCs w:val="24"/>
        </w:rPr>
        <w:t>所述多个工具各自的工具文档</w:t>
      </w:r>
      <w:bookmarkEnd w:id="7"/>
      <w:r w:rsidRPr="00747131">
        <w:rPr>
          <w:rFonts w:ascii="Times New Roman" w:eastAsia="宋体" w:hAnsi="Times New Roman" w:cs="Times New Roman" w:hint="eastAsia"/>
          <w:sz w:val="24"/>
          <w:szCs w:val="24"/>
        </w:rPr>
        <w:t>进行分词处理，得到</w:t>
      </w:r>
      <w:r w:rsidR="00BD160E" w:rsidRPr="00747131">
        <w:rPr>
          <w:rFonts w:ascii="Times New Roman" w:eastAsia="宋体" w:hAnsi="Times New Roman" w:cs="Times New Roman" w:hint="eastAsia"/>
          <w:sz w:val="24"/>
          <w:szCs w:val="24"/>
        </w:rPr>
        <w:t>包含所述多个工具各自的工具文档对应的关键词的</w:t>
      </w:r>
      <w:r w:rsidRPr="00747131">
        <w:rPr>
          <w:rFonts w:ascii="Times New Roman" w:eastAsia="宋体" w:hAnsi="Times New Roman" w:cs="Times New Roman" w:hint="eastAsia"/>
          <w:sz w:val="24"/>
          <w:szCs w:val="24"/>
        </w:rPr>
        <w:t>语料库；</w:t>
      </w:r>
    </w:p>
    <w:p w14:paraId="275829A9" w14:textId="708789EA" w:rsidR="00091B51" w:rsidRPr="00747131" w:rsidRDefault="00091B51" w:rsidP="00091B51">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基于所述语料库和所述稀疏检索算法，构建所述多个工具对应的倒排索引。</w:t>
      </w:r>
    </w:p>
    <w:p w14:paraId="7EE68D9D" w14:textId="527FD427" w:rsidR="00091B51" w:rsidRPr="00747131" w:rsidRDefault="00091B51" w:rsidP="00C42B5C">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sz w:val="24"/>
          <w:szCs w:val="24"/>
        </w:rPr>
        <w:t>10</w:t>
      </w:r>
      <w:r w:rsidRPr="00747131">
        <w:rPr>
          <w:rFonts w:ascii="Times New Roman" w:eastAsia="宋体" w:hAnsi="Times New Roman" w:cs="Times New Roman"/>
          <w:sz w:val="24"/>
          <w:szCs w:val="24"/>
        </w:rPr>
        <w:t>．</w:t>
      </w:r>
      <w:commentRangeStart w:id="8"/>
      <w:commentRangeEnd w:id="8"/>
      <w:r w:rsidRPr="00747131">
        <w:rPr>
          <w:rStyle w:val="af1"/>
        </w:rPr>
        <w:commentReference w:id="8"/>
      </w:r>
      <w:r w:rsidRPr="00747131">
        <w:rPr>
          <w:rFonts w:ascii="Times New Roman" w:eastAsia="宋体" w:hAnsi="Times New Roman" w:cs="Times New Roman"/>
          <w:sz w:val="24"/>
          <w:szCs w:val="24"/>
        </w:rPr>
        <w:t>根据权利要求</w:t>
      </w:r>
      <w:r w:rsidRPr="00747131">
        <w:rPr>
          <w:rFonts w:ascii="Times New Roman" w:eastAsia="宋体" w:hAnsi="Times New Roman" w:cs="Times New Roman"/>
          <w:sz w:val="24"/>
          <w:szCs w:val="24"/>
        </w:rPr>
        <w:t>8</w:t>
      </w:r>
      <w:r w:rsidRPr="00747131">
        <w:rPr>
          <w:rFonts w:ascii="Times New Roman" w:eastAsia="宋体" w:hAnsi="Times New Roman" w:cs="Times New Roman" w:hint="eastAsia"/>
          <w:sz w:val="24"/>
          <w:szCs w:val="24"/>
        </w:rPr>
        <w:t>或</w:t>
      </w:r>
      <w:r w:rsidRPr="00747131">
        <w:rPr>
          <w:rFonts w:ascii="Times New Roman" w:eastAsia="宋体" w:hAnsi="Times New Roman" w:cs="Times New Roman" w:hint="eastAsia"/>
          <w:sz w:val="24"/>
          <w:szCs w:val="24"/>
        </w:rPr>
        <w:t>9</w:t>
      </w:r>
      <w:r w:rsidRPr="00747131">
        <w:rPr>
          <w:rFonts w:ascii="Times New Roman" w:eastAsia="宋体" w:hAnsi="Times New Roman" w:cs="Times New Roman"/>
          <w:sz w:val="24"/>
          <w:szCs w:val="24"/>
        </w:rPr>
        <w:t>所述的方法，其特征在于，</w:t>
      </w:r>
      <w:r w:rsidRPr="00747131">
        <w:rPr>
          <w:rFonts w:ascii="Times New Roman" w:eastAsia="宋体" w:hAnsi="Times New Roman" w:cs="Times New Roman" w:hint="eastAsia"/>
          <w:sz w:val="24"/>
          <w:szCs w:val="24"/>
        </w:rPr>
        <w:t>所述第二索引为</w:t>
      </w:r>
      <w:r w:rsidRPr="00747131">
        <w:rPr>
          <w:rFonts w:ascii="Times New Roman" w:hAnsi="Times New Roman" w:cs="Times New Roman"/>
          <w:sz w:val="24"/>
          <w:szCs w:val="24"/>
        </w:rPr>
        <w:t>最佳匹配</w:t>
      </w:r>
      <w:r w:rsidRPr="00747131">
        <w:rPr>
          <w:rFonts w:ascii="Times New Roman" w:hAnsi="Times New Roman" w:cs="Times New Roman"/>
          <w:sz w:val="24"/>
          <w:szCs w:val="24"/>
        </w:rPr>
        <w:t>25</w:t>
      </w:r>
      <w:r w:rsidRPr="00747131">
        <w:rPr>
          <w:rFonts w:ascii="Times New Roman" w:hAnsi="Times New Roman" w:cs="Times New Roman" w:hint="eastAsia"/>
          <w:sz w:val="24"/>
          <w:szCs w:val="24"/>
        </w:rPr>
        <w:t>索引。</w:t>
      </w:r>
    </w:p>
    <w:p w14:paraId="1F83688A" w14:textId="199C1B8B" w:rsidR="000049F3" w:rsidRPr="00747131" w:rsidRDefault="00091B51" w:rsidP="00C42B5C">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sz w:val="24"/>
          <w:szCs w:val="24"/>
        </w:rPr>
        <w:t>11</w:t>
      </w:r>
      <w:commentRangeStart w:id="9"/>
      <w:r w:rsidR="00262352" w:rsidRPr="00747131">
        <w:rPr>
          <w:rFonts w:ascii="Times New Roman" w:eastAsia="宋体" w:hAnsi="Times New Roman" w:cs="Times New Roman"/>
          <w:sz w:val="24"/>
          <w:szCs w:val="24"/>
        </w:rPr>
        <w:t>．</w:t>
      </w:r>
      <w:commentRangeEnd w:id="9"/>
      <w:r w:rsidR="000F0797" w:rsidRPr="00747131">
        <w:rPr>
          <w:rStyle w:val="af1"/>
        </w:rPr>
        <w:commentReference w:id="9"/>
      </w:r>
      <w:r w:rsidR="00262352" w:rsidRPr="00747131">
        <w:rPr>
          <w:rFonts w:ascii="Times New Roman" w:eastAsia="宋体" w:hAnsi="Times New Roman" w:cs="Times New Roman"/>
          <w:sz w:val="24"/>
          <w:szCs w:val="24"/>
        </w:rPr>
        <w:t>根据权利要求</w:t>
      </w:r>
      <w:r w:rsidR="00262352" w:rsidRPr="00747131">
        <w:rPr>
          <w:rFonts w:ascii="Times New Roman" w:eastAsia="宋体" w:hAnsi="Times New Roman" w:cs="Times New Roman"/>
          <w:sz w:val="24"/>
          <w:szCs w:val="24"/>
        </w:rPr>
        <w:t>1-</w:t>
      </w:r>
      <w:r w:rsidRPr="00747131">
        <w:rPr>
          <w:rFonts w:ascii="Times New Roman" w:eastAsia="宋体" w:hAnsi="Times New Roman" w:cs="Times New Roman"/>
          <w:sz w:val="24"/>
          <w:szCs w:val="24"/>
        </w:rPr>
        <w:t>10</w:t>
      </w:r>
      <w:r w:rsidR="00262352" w:rsidRPr="00747131">
        <w:rPr>
          <w:rFonts w:ascii="Times New Roman" w:eastAsia="宋体" w:hAnsi="Times New Roman" w:cs="Times New Roman" w:hint="eastAsia"/>
          <w:sz w:val="24"/>
          <w:szCs w:val="24"/>
        </w:rPr>
        <w:t>中任一项</w:t>
      </w:r>
      <w:r w:rsidR="00262352" w:rsidRPr="00747131">
        <w:rPr>
          <w:rFonts w:ascii="Times New Roman" w:eastAsia="宋体" w:hAnsi="Times New Roman" w:cs="Times New Roman"/>
          <w:sz w:val="24"/>
          <w:szCs w:val="24"/>
        </w:rPr>
        <w:t>所述的方法，其特征在于，</w:t>
      </w:r>
      <w:r w:rsidR="00505B82" w:rsidRPr="00747131">
        <w:rPr>
          <w:rFonts w:ascii="Times New Roman" w:eastAsia="宋体" w:hAnsi="Times New Roman" w:cs="Times New Roman" w:hint="eastAsia"/>
          <w:sz w:val="24"/>
          <w:szCs w:val="24"/>
        </w:rPr>
        <w:t>所述</w:t>
      </w:r>
      <w:r w:rsidR="00CE43FC" w:rsidRPr="00747131">
        <w:rPr>
          <w:rFonts w:ascii="Times New Roman" w:eastAsia="宋体" w:hAnsi="Times New Roman" w:cs="Times New Roman" w:hint="eastAsia"/>
          <w:sz w:val="24"/>
          <w:szCs w:val="24"/>
        </w:rPr>
        <w:t>对所述第一数组和所述第二数组中对应工具的分数进行融合处理，得到所述多个工具各自的第三分数，包括：</w:t>
      </w:r>
    </w:p>
    <w:p w14:paraId="720804C7" w14:textId="6A4CDE04" w:rsidR="009A32F9" w:rsidRPr="00747131" w:rsidRDefault="009A32F9" w:rsidP="00C42B5C">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采用</w:t>
      </w:r>
      <w:r w:rsidR="00120B30" w:rsidRPr="00747131">
        <w:rPr>
          <w:rFonts w:ascii="Times New Roman" w:eastAsia="宋体" w:hAnsi="Times New Roman" w:cs="Times New Roman" w:hint="eastAsia"/>
          <w:sz w:val="24"/>
          <w:szCs w:val="24"/>
        </w:rPr>
        <w:t>第一权重和第二权重，</w:t>
      </w:r>
      <w:r w:rsidRPr="00747131">
        <w:rPr>
          <w:rFonts w:ascii="Times New Roman" w:eastAsia="宋体" w:hAnsi="Times New Roman" w:cs="Times New Roman" w:hint="eastAsia"/>
          <w:sz w:val="24"/>
          <w:szCs w:val="24"/>
        </w:rPr>
        <w:t>对所述多个工具中第</w:t>
      </w:r>
      <w:r w:rsidRPr="00747131">
        <w:rPr>
          <w:rFonts w:ascii="Times New Roman" w:eastAsia="宋体" w:hAnsi="Times New Roman" w:cs="Times New Roman" w:hint="eastAsia"/>
          <w:sz w:val="24"/>
          <w:szCs w:val="24"/>
        </w:rPr>
        <w:t>i</w:t>
      </w:r>
      <w:proofErr w:type="gramStart"/>
      <w:r w:rsidRPr="00747131">
        <w:rPr>
          <w:rFonts w:ascii="Times New Roman" w:eastAsia="宋体" w:hAnsi="Times New Roman" w:cs="Times New Roman" w:hint="eastAsia"/>
          <w:sz w:val="24"/>
          <w:szCs w:val="24"/>
        </w:rPr>
        <w:t>个</w:t>
      </w:r>
      <w:proofErr w:type="gramEnd"/>
      <w:r w:rsidRPr="00747131">
        <w:rPr>
          <w:rFonts w:ascii="Times New Roman" w:eastAsia="宋体" w:hAnsi="Times New Roman" w:cs="Times New Roman" w:hint="eastAsia"/>
          <w:sz w:val="24"/>
          <w:szCs w:val="24"/>
        </w:rPr>
        <w:t>工具的所述第一分数和所述第</w:t>
      </w:r>
      <w:r w:rsidRPr="00747131">
        <w:rPr>
          <w:rFonts w:ascii="Times New Roman" w:eastAsia="宋体" w:hAnsi="Times New Roman" w:cs="Times New Roman" w:hint="eastAsia"/>
          <w:sz w:val="24"/>
          <w:szCs w:val="24"/>
        </w:rPr>
        <w:t>i</w:t>
      </w:r>
      <w:proofErr w:type="gramStart"/>
      <w:r w:rsidRPr="00747131">
        <w:rPr>
          <w:rFonts w:ascii="Times New Roman" w:eastAsia="宋体" w:hAnsi="Times New Roman" w:cs="Times New Roman" w:hint="eastAsia"/>
          <w:sz w:val="24"/>
          <w:szCs w:val="24"/>
        </w:rPr>
        <w:t>个</w:t>
      </w:r>
      <w:proofErr w:type="gramEnd"/>
      <w:r w:rsidRPr="00747131">
        <w:rPr>
          <w:rFonts w:ascii="Times New Roman" w:eastAsia="宋体" w:hAnsi="Times New Roman" w:cs="Times New Roman" w:hint="eastAsia"/>
          <w:sz w:val="24"/>
          <w:szCs w:val="24"/>
        </w:rPr>
        <w:t>工具的所述第二分数进行</w:t>
      </w:r>
      <w:r w:rsidR="00505B82" w:rsidRPr="00747131">
        <w:rPr>
          <w:rFonts w:ascii="Times New Roman" w:eastAsia="宋体" w:hAnsi="Times New Roman" w:cs="Times New Roman" w:hint="eastAsia"/>
          <w:sz w:val="24"/>
          <w:szCs w:val="24"/>
        </w:rPr>
        <w:t>加权</w:t>
      </w:r>
      <w:r w:rsidRPr="00747131">
        <w:rPr>
          <w:rFonts w:ascii="Times New Roman" w:eastAsia="宋体" w:hAnsi="Times New Roman" w:cs="Times New Roman" w:hint="eastAsia"/>
          <w:sz w:val="24"/>
          <w:szCs w:val="24"/>
        </w:rPr>
        <w:t>计算，得到所述第</w:t>
      </w:r>
      <w:r w:rsidRPr="00747131">
        <w:rPr>
          <w:rFonts w:ascii="Times New Roman" w:eastAsia="宋体" w:hAnsi="Times New Roman" w:cs="Times New Roman" w:hint="eastAsia"/>
          <w:sz w:val="24"/>
          <w:szCs w:val="24"/>
        </w:rPr>
        <w:t>i</w:t>
      </w:r>
      <w:proofErr w:type="gramStart"/>
      <w:r w:rsidRPr="00747131">
        <w:rPr>
          <w:rFonts w:ascii="Times New Roman" w:eastAsia="宋体" w:hAnsi="Times New Roman" w:cs="Times New Roman" w:hint="eastAsia"/>
          <w:sz w:val="24"/>
          <w:szCs w:val="24"/>
        </w:rPr>
        <w:t>个</w:t>
      </w:r>
      <w:proofErr w:type="gramEnd"/>
      <w:r w:rsidRPr="00747131">
        <w:rPr>
          <w:rFonts w:ascii="Times New Roman" w:eastAsia="宋体" w:hAnsi="Times New Roman" w:cs="Times New Roman" w:hint="eastAsia"/>
          <w:sz w:val="24"/>
          <w:szCs w:val="24"/>
        </w:rPr>
        <w:t>工具的所述第三分数</w:t>
      </w:r>
      <w:r w:rsidR="00120B30" w:rsidRPr="00747131">
        <w:rPr>
          <w:rFonts w:ascii="Times New Roman" w:eastAsia="宋体" w:hAnsi="Times New Roman" w:cs="Times New Roman" w:hint="eastAsia"/>
          <w:sz w:val="24"/>
          <w:szCs w:val="24"/>
        </w:rPr>
        <w:t>，所述第一权重与所述第一数组有关，所述第二权重与所述第二数组有关。</w:t>
      </w:r>
    </w:p>
    <w:p w14:paraId="146B0E4E" w14:textId="5DE8AFF4" w:rsidR="00FD0800" w:rsidRPr="00747131" w:rsidRDefault="00091B51" w:rsidP="00C42B5C">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sz w:val="24"/>
          <w:szCs w:val="24"/>
        </w:rPr>
        <w:t>12</w:t>
      </w:r>
      <w:commentRangeStart w:id="10"/>
      <w:r w:rsidR="00FD0800" w:rsidRPr="00747131">
        <w:rPr>
          <w:rFonts w:ascii="Times New Roman" w:eastAsia="宋体" w:hAnsi="Times New Roman" w:cs="Times New Roman"/>
          <w:sz w:val="24"/>
          <w:szCs w:val="24"/>
        </w:rPr>
        <w:t>．</w:t>
      </w:r>
      <w:commentRangeEnd w:id="10"/>
      <w:r w:rsidR="000F0797" w:rsidRPr="00747131">
        <w:rPr>
          <w:rStyle w:val="af1"/>
        </w:rPr>
        <w:commentReference w:id="10"/>
      </w:r>
      <w:r w:rsidR="00FD0800" w:rsidRPr="00747131">
        <w:rPr>
          <w:rFonts w:ascii="Times New Roman" w:eastAsia="宋体" w:hAnsi="Times New Roman" w:cs="Times New Roman"/>
          <w:sz w:val="24"/>
          <w:szCs w:val="24"/>
        </w:rPr>
        <w:t>根据权利要求</w:t>
      </w:r>
      <w:r w:rsidR="00FD0800" w:rsidRPr="00747131">
        <w:rPr>
          <w:rFonts w:ascii="Times New Roman" w:eastAsia="宋体" w:hAnsi="Times New Roman" w:cs="Times New Roman"/>
          <w:sz w:val="24"/>
          <w:szCs w:val="24"/>
        </w:rPr>
        <w:t>1-</w:t>
      </w:r>
      <w:r w:rsidR="00F4606C" w:rsidRPr="00747131">
        <w:rPr>
          <w:rFonts w:ascii="Times New Roman" w:eastAsia="宋体" w:hAnsi="Times New Roman" w:cs="Times New Roman"/>
          <w:sz w:val="24"/>
          <w:szCs w:val="24"/>
        </w:rPr>
        <w:t>11</w:t>
      </w:r>
      <w:r w:rsidR="00FD0800" w:rsidRPr="00747131">
        <w:rPr>
          <w:rFonts w:ascii="Times New Roman" w:eastAsia="宋体" w:hAnsi="Times New Roman" w:cs="Times New Roman" w:hint="eastAsia"/>
          <w:sz w:val="24"/>
          <w:szCs w:val="24"/>
        </w:rPr>
        <w:t>中任一项</w:t>
      </w:r>
      <w:r w:rsidR="00FD0800" w:rsidRPr="00747131">
        <w:rPr>
          <w:rFonts w:ascii="Times New Roman" w:eastAsia="宋体" w:hAnsi="Times New Roman" w:cs="Times New Roman"/>
          <w:sz w:val="24"/>
          <w:szCs w:val="24"/>
        </w:rPr>
        <w:t>所述的方法，其特征在于，</w:t>
      </w:r>
      <w:r w:rsidR="00FD0800" w:rsidRPr="00747131">
        <w:rPr>
          <w:rFonts w:ascii="Times New Roman" w:eastAsia="宋体" w:hAnsi="Times New Roman" w:cs="Times New Roman" w:hint="eastAsia"/>
          <w:sz w:val="24"/>
          <w:szCs w:val="24"/>
        </w:rPr>
        <w:t>所述多个工具包括</w:t>
      </w:r>
      <w:r w:rsidR="00FD0800" w:rsidRPr="00747131">
        <w:rPr>
          <w:rFonts w:ascii="Times New Roman" w:eastAsia="宋体" w:hAnsi="Times New Roman" w:cs="Times New Roman" w:hint="eastAsia"/>
          <w:sz w:val="24"/>
          <w:szCs w:val="24"/>
        </w:rPr>
        <w:t>M</w:t>
      </w:r>
      <w:proofErr w:type="gramStart"/>
      <w:r w:rsidR="00FD0800" w:rsidRPr="00747131">
        <w:rPr>
          <w:rFonts w:ascii="Times New Roman" w:eastAsia="宋体" w:hAnsi="Times New Roman" w:cs="Times New Roman" w:hint="eastAsia"/>
          <w:sz w:val="24"/>
          <w:szCs w:val="24"/>
        </w:rPr>
        <w:t>个</w:t>
      </w:r>
      <w:proofErr w:type="gramEnd"/>
      <w:r w:rsidR="00FD0800" w:rsidRPr="00747131">
        <w:rPr>
          <w:rFonts w:ascii="Times New Roman" w:eastAsia="宋体" w:hAnsi="Times New Roman" w:cs="Times New Roman" w:hint="eastAsia"/>
          <w:sz w:val="24"/>
          <w:szCs w:val="24"/>
        </w:rPr>
        <w:t>工具，所述部分工具包括</w:t>
      </w:r>
      <w:r w:rsidR="00FD0800" w:rsidRPr="00747131">
        <w:rPr>
          <w:rFonts w:ascii="Times New Roman" w:eastAsia="宋体" w:hAnsi="Times New Roman" w:cs="Times New Roman" w:hint="eastAsia"/>
          <w:sz w:val="24"/>
          <w:szCs w:val="24"/>
        </w:rPr>
        <w:t>N</w:t>
      </w:r>
      <w:proofErr w:type="gramStart"/>
      <w:r w:rsidR="00FD0800" w:rsidRPr="00747131">
        <w:rPr>
          <w:rFonts w:ascii="Times New Roman" w:eastAsia="宋体" w:hAnsi="Times New Roman" w:cs="Times New Roman" w:hint="eastAsia"/>
          <w:sz w:val="24"/>
          <w:szCs w:val="24"/>
        </w:rPr>
        <w:t>个</w:t>
      </w:r>
      <w:proofErr w:type="gramEnd"/>
      <w:r w:rsidR="00FD0800" w:rsidRPr="00747131">
        <w:rPr>
          <w:rFonts w:ascii="Times New Roman" w:eastAsia="宋体" w:hAnsi="Times New Roman" w:cs="Times New Roman" w:hint="eastAsia"/>
          <w:sz w:val="24"/>
          <w:szCs w:val="24"/>
        </w:rPr>
        <w:t>工具，所述</w:t>
      </w:r>
      <w:r w:rsidR="00FD0800" w:rsidRPr="00747131">
        <w:rPr>
          <w:rFonts w:ascii="Times New Roman" w:eastAsia="宋体" w:hAnsi="Times New Roman" w:cs="Times New Roman" w:hint="eastAsia"/>
          <w:sz w:val="24"/>
          <w:szCs w:val="24"/>
        </w:rPr>
        <w:t>M</w:t>
      </w:r>
      <w:r w:rsidR="00FD0800" w:rsidRPr="00747131">
        <w:rPr>
          <w:rFonts w:ascii="Times New Roman" w:eastAsia="宋体" w:hAnsi="Times New Roman" w:cs="Times New Roman" w:hint="eastAsia"/>
          <w:sz w:val="24"/>
          <w:szCs w:val="24"/>
        </w:rPr>
        <w:t>为整数，所述</w:t>
      </w:r>
      <w:r w:rsidR="00FD0800" w:rsidRPr="00747131">
        <w:rPr>
          <w:rFonts w:ascii="Times New Roman" w:eastAsia="宋体" w:hAnsi="Times New Roman" w:cs="Times New Roman" w:hint="eastAsia"/>
          <w:sz w:val="24"/>
          <w:szCs w:val="24"/>
        </w:rPr>
        <w:t>N</w:t>
      </w:r>
      <w:r w:rsidR="00FD0800" w:rsidRPr="00747131">
        <w:rPr>
          <w:rFonts w:ascii="Times New Roman" w:eastAsia="宋体" w:hAnsi="Times New Roman" w:cs="Times New Roman" w:hint="eastAsia"/>
          <w:sz w:val="24"/>
          <w:szCs w:val="24"/>
        </w:rPr>
        <w:t>为整数，</w:t>
      </w:r>
      <w:r w:rsidR="00FD0800" w:rsidRPr="00747131">
        <w:rPr>
          <w:rFonts w:ascii="Times New Roman" w:eastAsia="宋体" w:hAnsi="Times New Roman" w:cs="Times New Roman" w:hint="eastAsia"/>
          <w:sz w:val="24"/>
          <w:szCs w:val="24"/>
        </w:rPr>
        <w:t>M</w:t>
      </w:r>
      <w:r w:rsidR="00FD0800" w:rsidRPr="00747131">
        <w:rPr>
          <w:rFonts w:ascii="Times New Roman" w:eastAsia="宋体" w:hAnsi="Times New Roman" w:cs="Times New Roman" w:hint="eastAsia"/>
          <w:sz w:val="24"/>
          <w:szCs w:val="24"/>
        </w:rPr>
        <w:t>＞</w:t>
      </w:r>
      <w:r w:rsidR="00FD0800" w:rsidRPr="00747131">
        <w:rPr>
          <w:rFonts w:ascii="Times New Roman" w:eastAsia="宋体" w:hAnsi="Times New Roman" w:cs="Times New Roman" w:hint="eastAsia"/>
          <w:sz w:val="24"/>
          <w:szCs w:val="24"/>
        </w:rPr>
        <w:t>N</w:t>
      </w:r>
      <w:r w:rsidR="00FD0800" w:rsidRPr="00747131">
        <w:rPr>
          <w:rFonts w:ascii="Times New Roman" w:eastAsia="宋体" w:hAnsi="Times New Roman" w:cs="Times New Roman" w:hint="eastAsia"/>
          <w:sz w:val="24"/>
          <w:szCs w:val="24"/>
        </w:rPr>
        <w:t>；</w:t>
      </w:r>
    </w:p>
    <w:p w14:paraId="478356D5" w14:textId="42B30DF7" w:rsidR="009B2B2D" w:rsidRPr="00747131" w:rsidRDefault="00FD0800" w:rsidP="00C42B5C">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所述</w:t>
      </w:r>
      <w:r w:rsidR="00505B82" w:rsidRPr="00747131">
        <w:rPr>
          <w:rFonts w:ascii="Times New Roman" w:eastAsia="宋体" w:hAnsi="Times New Roman" w:cs="Times New Roman" w:hint="eastAsia"/>
          <w:sz w:val="24"/>
          <w:szCs w:val="24"/>
        </w:rPr>
        <w:t>基于所述第三分数从所述多个工具中选出部分工具</w:t>
      </w:r>
      <w:r w:rsidRPr="00747131">
        <w:rPr>
          <w:rFonts w:ascii="Times New Roman" w:eastAsia="宋体" w:hAnsi="Times New Roman" w:cs="Times New Roman" w:hint="eastAsia"/>
          <w:sz w:val="24"/>
          <w:szCs w:val="24"/>
        </w:rPr>
        <w:t>，包括：</w:t>
      </w:r>
    </w:p>
    <w:p w14:paraId="4EA46A3D" w14:textId="33101065" w:rsidR="00FD0800" w:rsidRPr="00747131" w:rsidRDefault="00FD0800" w:rsidP="00C42B5C">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按所述第三分数从大到小的顺序将所述</w:t>
      </w:r>
      <w:r w:rsidRPr="00747131">
        <w:rPr>
          <w:rFonts w:ascii="Times New Roman" w:eastAsia="宋体" w:hAnsi="Times New Roman" w:cs="Times New Roman" w:hint="eastAsia"/>
          <w:sz w:val="24"/>
          <w:szCs w:val="24"/>
        </w:rPr>
        <w:t>M</w:t>
      </w:r>
      <w:proofErr w:type="gramStart"/>
      <w:r w:rsidRPr="00747131">
        <w:rPr>
          <w:rFonts w:ascii="Times New Roman" w:eastAsia="宋体" w:hAnsi="Times New Roman" w:cs="Times New Roman" w:hint="eastAsia"/>
          <w:sz w:val="24"/>
          <w:szCs w:val="24"/>
        </w:rPr>
        <w:t>个</w:t>
      </w:r>
      <w:proofErr w:type="gramEnd"/>
      <w:r w:rsidRPr="00747131">
        <w:rPr>
          <w:rFonts w:ascii="Times New Roman" w:eastAsia="宋体" w:hAnsi="Times New Roman" w:cs="Times New Roman" w:hint="eastAsia"/>
          <w:sz w:val="24"/>
          <w:szCs w:val="24"/>
        </w:rPr>
        <w:t>工具进行排序，得到第一序列</w:t>
      </w:r>
      <w:r w:rsidR="00DD557F" w:rsidRPr="00747131">
        <w:rPr>
          <w:rFonts w:ascii="Times New Roman" w:eastAsia="宋体" w:hAnsi="Times New Roman" w:cs="Times New Roman" w:hint="eastAsia"/>
          <w:sz w:val="24"/>
          <w:szCs w:val="24"/>
        </w:rPr>
        <w:t>，</w:t>
      </w:r>
      <w:r w:rsidRPr="00747131">
        <w:rPr>
          <w:rFonts w:ascii="Times New Roman" w:eastAsia="宋体" w:hAnsi="Times New Roman" w:cs="Times New Roman" w:hint="eastAsia"/>
          <w:sz w:val="24"/>
          <w:szCs w:val="24"/>
        </w:rPr>
        <w:t>从所述第一序列中选取前</w:t>
      </w:r>
      <w:r w:rsidRPr="00747131">
        <w:rPr>
          <w:rFonts w:ascii="Times New Roman" w:eastAsia="宋体" w:hAnsi="Times New Roman" w:cs="Times New Roman" w:hint="eastAsia"/>
          <w:sz w:val="24"/>
          <w:szCs w:val="24"/>
        </w:rPr>
        <w:t>N</w:t>
      </w:r>
      <w:proofErr w:type="gramStart"/>
      <w:r w:rsidRPr="00747131">
        <w:rPr>
          <w:rFonts w:ascii="Times New Roman" w:eastAsia="宋体" w:hAnsi="Times New Roman" w:cs="Times New Roman" w:hint="eastAsia"/>
          <w:sz w:val="24"/>
          <w:szCs w:val="24"/>
        </w:rPr>
        <w:t>个</w:t>
      </w:r>
      <w:proofErr w:type="gramEnd"/>
      <w:r w:rsidRPr="00747131">
        <w:rPr>
          <w:rFonts w:ascii="Times New Roman" w:eastAsia="宋体" w:hAnsi="Times New Roman" w:cs="Times New Roman" w:hint="eastAsia"/>
          <w:sz w:val="24"/>
          <w:szCs w:val="24"/>
        </w:rPr>
        <w:t>工具</w:t>
      </w:r>
      <w:r w:rsidR="00DD557F" w:rsidRPr="00747131">
        <w:rPr>
          <w:rFonts w:ascii="Times New Roman" w:eastAsia="宋体" w:hAnsi="Times New Roman" w:cs="Times New Roman" w:hint="eastAsia"/>
          <w:sz w:val="24"/>
          <w:szCs w:val="24"/>
        </w:rPr>
        <w:t>；或者，</w:t>
      </w:r>
    </w:p>
    <w:p w14:paraId="1936D0A3" w14:textId="6A2B8CE7" w:rsidR="00AE70C5" w:rsidRPr="00747131" w:rsidRDefault="00DD557F" w:rsidP="00C42B5C">
      <w:pPr>
        <w:spacing w:line="360" w:lineRule="exact"/>
        <w:ind w:firstLine="480"/>
        <w:rPr>
          <w:rFonts w:ascii="Times New Roman" w:hAnsi="Times New Roman" w:cs="Times New Roman"/>
          <w:sz w:val="24"/>
          <w:szCs w:val="24"/>
        </w:rPr>
      </w:pPr>
      <w:r w:rsidRPr="00747131">
        <w:rPr>
          <w:rFonts w:ascii="Times New Roman" w:eastAsia="宋体" w:hAnsi="Times New Roman" w:cs="Times New Roman" w:hint="eastAsia"/>
          <w:sz w:val="24"/>
          <w:szCs w:val="24"/>
        </w:rPr>
        <w:t>按所述第三分数从小到大的顺序将所述</w:t>
      </w:r>
      <w:r w:rsidRPr="00747131">
        <w:rPr>
          <w:rFonts w:ascii="Times New Roman" w:eastAsia="宋体" w:hAnsi="Times New Roman" w:cs="Times New Roman" w:hint="eastAsia"/>
          <w:sz w:val="24"/>
          <w:szCs w:val="24"/>
        </w:rPr>
        <w:t>M</w:t>
      </w:r>
      <w:proofErr w:type="gramStart"/>
      <w:r w:rsidRPr="00747131">
        <w:rPr>
          <w:rFonts w:ascii="Times New Roman" w:eastAsia="宋体" w:hAnsi="Times New Roman" w:cs="Times New Roman" w:hint="eastAsia"/>
          <w:sz w:val="24"/>
          <w:szCs w:val="24"/>
        </w:rPr>
        <w:t>个</w:t>
      </w:r>
      <w:proofErr w:type="gramEnd"/>
      <w:r w:rsidRPr="00747131">
        <w:rPr>
          <w:rFonts w:ascii="Times New Roman" w:eastAsia="宋体" w:hAnsi="Times New Roman" w:cs="Times New Roman" w:hint="eastAsia"/>
          <w:sz w:val="24"/>
          <w:szCs w:val="24"/>
        </w:rPr>
        <w:t>工具进行排序，得到第二序列，从所述第二序列中选取后</w:t>
      </w:r>
      <w:r w:rsidRPr="00747131">
        <w:rPr>
          <w:rFonts w:ascii="Times New Roman" w:eastAsia="宋体" w:hAnsi="Times New Roman" w:cs="Times New Roman" w:hint="eastAsia"/>
          <w:sz w:val="24"/>
          <w:szCs w:val="24"/>
        </w:rPr>
        <w:t>N</w:t>
      </w:r>
      <w:proofErr w:type="gramStart"/>
      <w:r w:rsidRPr="00747131">
        <w:rPr>
          <w:rFonts w:ascii="Times New Roman" w:eastAsia="宋体" w:hAnsi="Times New Roman" w:cs="Times New Roman" w:hint="eastAsia"/>
          <w:sz w:val="24"/>
          <w:szCs w:val="24"/>
        </w:rPr>
        <w:t>个</w:t>
      </w:r>
      <w:proofErr w:type="gramEnd"/>
      <w:r w:rsidRPr="00747131">
        <w:rPr>
          <w:rFonts w:ascii="Times New Roman" w:eastAsia="宋体" w:hAnsi="Times New Roman" w:cs="Times New Roman" w:hint="eastAsia"/>
          <w:sz w:val="24"/>
          <w:szCs w:val="24"/>
        </w:rPr>
        <w:t>工具。</w:t>
      </w:r>
    </w:p>
    <w:p w14:paraId="6126CE35" w14:textId="57FB761B" w:rsidR="00C42B5C" w:rsidRPr="00747131" w:rsidRDefault="000F0797" w:rsidP="00C42B5C">
      <w:pPr>
        <w:spacing w:line="360" w:lineRule="exact"/>
        <w:ind w:firstLineChars="200" w:firstLine="480"/>
        <w:rPr>
          <w:rFonts w:ascii="Times New Roman" w:eastAsia="宋体" w:hAnsi="Times New Roman" w:cs="Times New Roman"/>
          <w:sz w:val="24"/>
          <w:szCs w:val="24"/>
        </w:rPr>
      </w:pPr>
      <w:r w:rsidRPr="00747131">
        <w:rPr>
          <w:rFonts w:ascii="Times New Roman" w:eastAsia="宋体" w:hAnsi="Times New Roman" w:cs="Times New Roman"/>
          <w:sz w:val="24"/>
          <w:szCs w:val="24"/>
        </w:rPr>
        <w:lastRenderedPageBreak/>
        <w:t>13</w:t>
      </w:r>
      <w:r w:rsidR="00C42B5C" w:rsidRPr="00747131">
        <w:rPr>
          <w:rFonts w:ascii="Times New Roman" w:eastAsia="宋体" w:hAnsi="Times New Roman" w:cs="Times New Roman"/>
          <w:sz w:val="24"/>
          <w:szCs w:val="24"/>
        </w:rPr>
        <w:t>．一种电子设备，其特征在于，包括：处理器和存储器；</w:t>
      </w:r>
    </w:p>
    <w:p w14:paraId="28C1B51A" w14:textId="77777777" w:rsidR="00C42B5C" w:rsidRPr="00747131" w:rsidRDefault="00C42B5C" w:rsidP="00C42B5C">
      <w:pPr>
        <w:spacing w:line="360" w:lineRule="exact"/>
        <w:ind w:firstLineChars="200" w:firstLine="480"/>
        <w:rPr>
          <w:rFonts w:ascii="Times New Roman" w:eastAsia="宋体" w:hAnsi="Times New Roman" w:cs="Times New Roman"/>
          <w:sz w:val="24"/>
          <w:szCs w:val="24"/>
        </w:rPr>
      </w:pPr>
      <w:r w:rsidRPr="00747131">
        <w:rPr>
          <w:rFonts w:ascii="Times New Roman" w:eastAsia="宋体" w:hAnsi="Times New Roman" w:cs="Times New Roman"/>
          <w:sz w:val="24"/>
          <w:szCs w:val="24"/>
        </w:rPr>
        <w:t>所述存储器存储计算机执行指令；</w:t>
      </w:r>
    </w:p>
    <w:p w14:paraId="2A4D64DD" w14:textId="595F82B7" w:rsidR="00C42B5C" w:rsidRPr="00747131" w:rsidRDefault="00C42B5C" w:rsidP="00C42B5C">
      <w:pPr>
        <w:spacing w:line="360" w:lineRule="exact"/>
        <w:ind w:firstLineChars="200" w:firstLine="480"/>
        <w:rPr>
          <w:rFonts w:ascii="Times New Roman" w:eastAsia="宋体" w:hAnsi="Times New Roman" w:cs="Times New Roman"/>
          <w:sz w:val="24"/>
          <w:szCs w:val="24"/>
        </w:rPr>
      </w:pPr>
      <w:r w:rsidRPr="00747131">
        <w:rPr>
          <w:rFonts w:ascii="Times New Roman" w:eastAsia="宋体" w:hAnsi="Times New Roman" w:cs="Times New Roman"/>
          <w:sz w:val="24"/>
          <w:szCs w:val="24"/>
        </w:rPr>
        <w:t>所述处理器执行所述存储器存储的计算机执行指令，使得所述</w:t>
      </w:r>
      <w:r w:rsidR="000F0797" w:rsidRPr="00747131">
        <w:rPr>
          <w:rFonts w:ascii="Times New Roman" w:eastAsia="宋体" w:hAnsi="Times New Roman" w:cs="Times New Roman" w:hint="eastAsia"/>
          <w:sz w:val="24"/>
          <w:szCs w:val="24"/>
        </w:rPr>
        <w:t>电子设备</w:t>
      </w:r>
      <w:r w:rsidRPr="00747131">
        <w:rPr>
          <w:rFonts w:ascii="Times New Roman" w:eastAsia="宋体" w:hAnsi="Times New Roman" w:cs="Times New Roman"/>
          <w:sz w:val="24"/>
          <w:szCs w:val="24"/>
        </w:rPr>
        <w:t>执行</w:t>
      </w:r>
      <w:proofErr w:type="gramStart"/>
      <w:r w:rsidRPr="00747131">
        <w:rPr>
          <w:rFonts w:ascii="Times New Roman" w:eastAsia="宋体" w:hAnsi="Times New Roman" w:cs="Times New Roman"/>
          <w:sz w:val="24"/>
          <w:szCs w:val="24"/>
        </w:rPr>
        <w:t>如权利</w:t>
      </w:r>
      <w:proofErr w:type="gramEnd"/>
      <w:r w:rsidRPr="00747131">
        <w:rPr>
          <w:rFonts w:ascii="Times New Roman" w:eastAsia="宋体" w:hAnsi="Times New Roman" w:cs="Times New Roman"/>
          <w:sz w:val="24"/>
          <w:szCs w:val="24"/>
        </w:rPr>
        <w:t>要求</w:t>
      </w:r>
      <w:r w:rsidRPr="00747131">
        <w:rPr>
          <w:rFonts w:ascii="Times New Roman" w:eastAsia="宋体" w:hAnsi="Times New Roman" w:cs="Times New Roman"/>
          <w:sz w:val="24"/>
          <w:szCs w:val="24"/>
        </w:rPr>
        <w:t>1-</w:t>
      </w:r>
      <w:r w:rsidR="000F0797" w:rsidRPr="00747131">
        <w:rPr>
          <w:rFonts w:ascii="Times New Roman" w:eastAsia="宋体" w:hAnsi="Times New Roman" w:cs="Times New Roman"/>
          <w:sz w:val="24"/>
          <w:szCs w:val="24"/>
        </w:rPr>
        <w:t>12</w:t>
      </w:r>
      <w:r w:rsidRPr="00747131">
        <w:rPr>
          <w:rFonts w:ascii="Times New Roman" w:eastAsia="宋体" w:hAnsi="Times New Roman" w:cs="Times New Roman"/>
          <w:sz w:val="24"/>
          <w:szCs w:val="24"/>
        </w:rPr>
        <w:t>中任一项所述的方法。</w:t>
      </w:r>
    </w:p>
    <w:p w14:paraId="76233186" w14:textId="6C13C58E" w:rsidR="00C42B5C" w:rsidRPr="00747131" w:rsidRDefault="000F0797" w:rsidP="00C42B5C">
      <w:pPr>
        <w:spacing w:line="360" w:lineRule="exact"/>
        <w:ind w:firstLineChars="200" w:firstLine="480"/>
        <w:rPr>
          <w:rFonts w:ascii="Times New Roman" w:eastAsia="宋体" w:hAnsi="Times New Roman" w:cs="Times New Roman"/>
          <w:sz w:val="24"/>
          <w:szCs w:val="24"/>
        </w:rPr>
      </w:pPr>
      <w:r w:rsidRPr="00747131">
        <w:rPr>
          <w:rFonts w:ascii="Times New Roman" w:eastAsia="宋体" w:hAnsi="Times New Roman" w:cs="Times New Roman"/>
          <w:sz w:val="24"/>
          <w:szCs w:val="24"/>
        </w:rPr>
        <w:t>14</w:t>
      </w:r>
      <w:r w:rsidR="00C42B5C" w:rsidRPr="00747131">
        <w:rPr>
          <w:rFonts w:ascii="Times New Roman" w:eastAsia="宋体" w:hAnsi="Times New Roman" w:cs="Times New Roman"/>
          <w:sz w:val="24"/>
          <w:szCs w:val="24"/>
        </w:rPr>
        <w:t>．一种计算机可读存储介质，所述计算机可读存储介质存储有计算机程序，其特征在于，所述计算机程序被处理器执行时实现</w:t>
      </w:r>
      <w:proofErr w:type="gramStart"/>
      <w:r w:rsidR="00C42B5C" w:rsidRPr="00747131">
        <w:rPr>
          <w:rFonts w:ascii="Times New Roman" w:eastAsia="宋体" w:hAnsi="Times New Roman" w:cs="Times New Roman"/>
          <w:sz w:val="24"/>
          <w:szCs w:val="24"/>
        </w:rPr>
        <w:t>如权利</w:t>
      </w:r>
      <w:proofErr w:type="gramEnd"/>
      <w:r w:rsidR="00C42B5C" w:rsidRPr="00747131">
        <w:rPr>
          <w:rFonts w:ascii="Times New Roman" w:eastAsia="宋体" w:hAnsi="Times New Roman" w:cs="Times New Roman"/>
          <w:sz w:val="24"/>
          <w:szCs w:val="24"/>
        </w:rPr>
        <w:t>要求</w:t>
      </w:r>
      <w:r w:rsidR="00C42B5C" w:rsidRPr="00747131">
        <w:rPr>
          <w:rFonts w:ascii="Times New Roman" w:eastAsia="宋体" w:hAnsi="Times New Roman" w:cs="Times New Roman"/>
          <w:sz w:val="24"/>
          <w:szCs w:val="24"/>
        </w:rPr>
        <w:t>1-</w:t>
      </w:r>
      <w:r w:rsidRPr="00747131">
        <w:rPr>
          <w:rFonts w:ascii="Times New Roman" w:eastAsia="宋体" w:hAnsi="Times New Roman" w:cs="Times New Roman"/>
          <w:sz w:val="24"/>
          <w:szCs w:val="24"/>
        </w:rPr>
        <w:t>12</w:t>
      </w:r>
      <w:r w:rsidR="00C42B5C" w:rsidRPr="00747131">
        <w:rPr>
          <w:rFonts w:ascii="Times New Roman" w:eastAsia="宋体" w:hAnsi="Times New Roman" w:cs="Times New Roman"/>
          <w:sz w:val="24"/>
          <w:szCs w:val="24"/>
        </w:rPr>
        <w:t>任一项所述的方法。</w:t>
      </w:r>
    </w:p>
    <w:p w14:paraId="3F2FC735" w14:textId="4CD8E3ED" w:rsidR="00C42B5C" w:rsidRPr="00747131" w:rsidRDefault="000F0797" w:rsidP="00C42B5C">
      <w:pPr>
        <w:spacing w:line="360" w:lineRule="exact"/>
        <w:ind w:firstLineChars="200" w:firstLine="480"/>
        <w:rPr>
          <w:rFonts w:ascii="Times New Roman" w:eastAsia="宋体" w:hAnsi="Times New Roman" w:cs="Times New Roman"/>
          <w:sz w:val="24"/>
          <w:szCs w:val="24"/>
        </w:rPr>
      </w:pPr>
      <w:r w:rsidRPr="00747131">
        <w:rPr>
          <w:rFonts w:ascii="Times New Roman" w:eastAsia="宋体" w:hAnsi="Times New Roman" w:cs="Times New Roman"/>
          <w:sz w:val="24"/>
          <w:szCs w:val="24"/>
        </w:rPr>
        <w:t>15</w:t>
      </w:r>
      <w:r w:rsidR="00C42B5C" w:rsidRPr="00747131">
        <w:rPr>
          <w:rFonts w:ascii="Times New Roman" w:eastAsia="宋体" w:hAnsi="Times New Roman" w:cs="Times New Roman"/>
          <w:sz w:val="24"/>
          <w:szCs w:val="24"/>
        </w:rPr>
        <w:t>．一种芯片系统，其特征在于，包括</w:t>
      </w:r>
      <w:r w:rsidR="00C42B5C" w:rsidRPr="00747131">
        <w:rPr>
          <w:rFonts w:ascii="Times New Roman" w:eastAsia="宋体" w:hAnsi="Times New Roman" w:cs="Times New Roman"/>
          <w:color w:val="000000" w:themeColor="text1"/>
          <w:sz w:val="24"/>
          <w:szCs w:val="24"/>
        </w:rPr>
        <w:t>至少一个处理器和通信接口，所述通信接口和所述至少一个处理器通过线路互联，所述至少一个处理器用于运行计算机程序或指令，</w:t>
      </w:r>
      <w:r w:rsidR="00C42B5C" w:rsidRPr="00747131">
        <w:rPr>
          <w:rFonts w:ascii="Times New Roman" w:eastAsia="宋体" w:hAnsi="Times New Roman" w:cs="Times New Roman"/>
          <w:sz w:val="24"/>
          <w:szCs w:val="24"/>
        </w:rPr>
        <w:t>以执行</w:t>
      </w:r>
      <w:proofErr w:type="gramStart"/>
      <w:r w:rsidR="00C42B5C" w:rsidRPr="00747131">
        <w:rPr>
          <w:rFonts w:ascii="Times New Roman" w:eastAsia="宋体" w:hAnsi="Times New Roman" w:cs="Times New Roman"/>
          <w:sz w:val="24"/>
          <w:szCs w:val="24"/>
        </w:rPr>
        <w:t>如权利</w:t>
      </w:r>
      <w:proofErr w:type="gramEnd"/>
      <w:r w:rsidR="00C42B5C" w:rsidRPr="00747131">
        <w:rPr>
          <w:rFonts w:ascii="Times New Roman" w:eastAsia="宋体" w:hAnsi="Times New Roman" w:cs="Times New Roman"/>
          <w:sz w:val="24"/>
          <w:szCs w:val="24"/>
        </w:rPr>
        <w:t>要求</w:t>
      </w:r>
      <w:r w:rsidR="00C42B5C" w:rsidRPr="00747131">
        <w:rPr>
          <w:rFonts w:ascii="Times New Roman" w:eastAsia="宋体" w:hAnsi="Times New Roman" w:cs="Times New Roman"/>
          <w:sz w:val="24"/>
          <w:szCs w:val="24"/>
        </w:rPr>
        <w:t>1-</w:t>
      </w:r>
      <w:r w:rsidRPr="00747131">
        <w:rPr>
          <w:rFonts w:ascii="Times New Roman" w:eastAsia="宋体" w:hAnsi="Times New Roman" w:cs="Times New Roman"/>
          <w:sz w:val="24"/>
          <w:szCs w:val="24"/>
        </w:rPr>
        <w:t>12</w:t>
      </w:r>
      <w:r w:rsidR="00C42B5C" w:rsidRPr="00747131">
        <w:rPr>
          <w:rFonts w:ascii="Times New Roman" w:eastAsia="宋体" w:hAnsi="Times New Roman" w:cs="Times New Roman"/>
          <w:sz w:val="24"/>
          <w:szCs w:val="24"/>
        </w:rPr>
        <w:t>任一项所述的方法。</w:t>
      </w:r>
    </w:p>
    <w:p w14:paraId="38B0F7B9" w14:textId="43F5062F" w:rsidR="00DC18E3" w:rsidRPr="00747131" w:rsidRDefault="000F0797" w:rsidP="00D64058">
      <w:pPr>
        <w:spacing w:line="360" w:lineRule="exact"/>
        <w:ind w:firstLineChars="200" w:firstLine="480"/>
        <w:rPr>
          <w:rFonts w:ascii="宋体" w:eastAsia="宋体" w:hAnsi="宋体"/>
          <w:sz w:val="24"/>
          <w:szCs w:val="24"/>
        </w:rPr>
      </w:pPr>
      <w:r w:rsidRPr="00747131">
        <w:rPr>
          <w:rFonts w:ascii="Times New Roman" w:eastAsia="宋体" w:hAnsi="Times New Roman" w:cs="Times New Roman"/>
          <w:sz w:val="24"/>
          <w:szCs w:val="24"/>
        </w:rPr>
        <w:t>16</w:t>
      </w:r>
      <w:r w:rsidR="00C42B5C" w:rsidRPr="00747131">
        <w:rPr>
          <w:rFonts w:ascii="Times New Roman" w:eastAsia="宋体" w:hAnsi="Times New Roman" w:cs="Times New Roman"/>
          <w:sz w:val="24"/>
          <w:szCs w:val="24"/>
        </w:rPr>
        <w:t>．一种计算机程序产品，其特征在于，包括计算机程序，当所述计算机程序被运行时，使得计算机执行</w:t>
      </w:r>
      <w:proofErr w:type="gramStart"/>
      <w:r w:rsidR="00C42B5C" w:rsidRPr="00747131">
        <w:rPr>
          <w:rFonts w:ascii="Times New Roman" w:eastAsia="宋体" w:hAnsi="Times New Roman" w:cs="Times New Roman"/>
          <w:sz w:val="24"/>
          <w:szCs w:val="24"/>
        </w:rPr>
        <w:t>如权利</w:t>
      </w:r>
      <w:proofErr w:type="gramEnd"/>
      <w:r w:rsidR="00C42B5C" w:rsidRPr="00747131">
        <w:rPr>
          <w:rFonts w:ascii="Times New Roman" w:eastAsia="宋体" w:hAnsi="Times New Roman" w:cs="Times New Roman"/>
          <w:sz w:val="24"/>
          <w:szCs w:val="24"/>
        </w:rPr>
        <w:t>要求</w:t>
      </w:r>
      <w:r w:rsidR="00C42B5C" w:rsidRPr="00747131">
        <w:rPr>
          <w:rFonts w:ascii="Times New Roman" w:eastAsia="宋体" w:hAnsi="Times New Roman" w:cs="Times New Roman"/>
          <w:sz w:val="24"/>
          <w:szCs w:val="24"/>
        </w:rPr>
        <w:t>1-</w:t>
      </w:r>
      <w:r w:rsidRPr="00747131">
        <w:rPr>
          <w:rFonts w:ascii="Times New Roman" w:eastAsia="宋体" w:hAnsi="Times New Roman" w:cs="Times New Roman"/>
          <w:sz w:val="24"/>
          <w:szCs w:val="24"/>
        </w:rPr>
        <w:t>12</w:t>
      </w:r>
      <w:r w:rsidR="00C42B5C" w:rsidRPr="00747131">
        <w:rPr>
          <w:rFonts w:ascii="Times New Roman" w:eastAsia="宋体" w:hAnsi="Times New Roman" w:cs="Times New Roman"/>
          <w:sz w:val="24"/>
          <w:szCs w:val="24"/>
        </w:rPr>
        <w:t>任一项所述的方法</w:t>
      </w:r>
      <w:r w:rsidR="00DC18E3" w:rsidRPr="00747131">
        <w:rPr>
          <w:rFonts w:ascii="宋体" w:eastAsia="宋体" w:hAnsi="宋体" w:hint="eastAsia"/>
          <w:sz w:val="24"/>
          <w:szCs w:val="24"/>
        </w:rPr>
        <w:t>。</w:t>
      </w:r>
    </w:p>
    <w:p w14:paraId="4EAA097D" w14:textId="695D5FE1" w:rsidR="001963D3" w:rsidRPr="00747131" w:rsidRDefault="001963D3" w:rsidP="00D64058">
      <w:pPr>
        <w:spacing w:line="360" w:lineRule="exact"/>
        <w:ind w:left="440" w:hangingChars="200" w:hanging="440"/>
        <w:rPr>
          <w:rFonts w:ascii="Times New Roman" w:eastAsia="楷体_GB2312" w:hAnsi="Times New Roman" w:cs="Times New Roman"/>
          <w:sz w:val="22"/>
        </w:rPr>
        <w:sectPr w:rsidR="001963D3" w:rsidRPr="00747131" w:rsidSect="00CA0AC3">
          <w:headerReference w:type="default" r:id="rId17"/>
          <w:headerReference w:type="first" r:id="rId18"/>
          <w:pgSz w:w="11906" w:h="16838"/>
          <w:pgMar w:top="1531" w:right="1304" w:bottom="1134" w:left="1701" w:header="1134" w:footer="1134" w:gutter="0"/>
          <w:lnNumType w:countBy="5"/>
          <w:pgNumType w:start="1"/>
          <w:cols w:space="425"/>
          <w:titlePg/>
          <w:docGrid w:type="lines" w:linePitch="312"/>
        </w:sectPr>
      </w:pPr>
    </w:p>
    <w:p w14:paraId="31D6A46E" w14:textId="64FFD8A5" w:rsidR="00C42B5C" w:rsidRPr="00747131" w:rsidRDefault="00A3416B" w:rsidP="00C42B5C">
      <w:pPr>
        <w:spacing w:beforeLines="50" w:before="156" w:line="360" w:lineRule="exact"/>
        <w:jc w:val="center"/>
        <w:rPr>
          <w:sz w:val="24"/>
          <w:szCs w:val="30"/>
        </w:rPr>
      </w:pPr>
      <w:r w:rsidRPr="00747131">
        <w:rPr>
          <w:rFonts w:hint="eastAsia"/>
          <w:sz w:val="24"/>
          <w:szCs w:val="24"/>
        </w:rPr>
        <w:lastRenderedPageBreak/>
        <w:t>召回方法、电子设备以及相关装置</w:t>
      </w:r>
    </w:p>
    <w:p w14:paraId="126EEB9A" w14:textId="77777777" w:rsidR="00C42B5C" w:rsidRPr="00747131" w:rsidRDefault="00C42B5C" w:rsidP="00C42B5C">
      <w:pPr>
        <w:spacing w:line="360" w:lineRule="exact"/>
        <w:jc w:val="center"/>
        <w:rPr>
          <w:sz w:val="30"/>
          <w:szCs w:val="30"/>
        </w:rPr>
      </w:pPr>
    </w:p>
    <w:p w14:paraId="44512C0A" w14:textId="77777777" w:rsidR="00C42B5C" w:rsidRPr="00747131" w:rsidRDefault="00C42B5C" w:rsidP="00C42B5C">
      <w:pPr>
        <w:spacing w:line="360" w:lineRule="exact"/>
        <w:rPr>
          <w:b/>
          <w:sz w:val="24"/>
          <w:szCs w:val="24"/>
        </w:rPr>
      </w:pPr>
      <w:r w:rsidRPr="00747131">
        <w:rPr>
          <w:b/>
          <w:sz w:val="24"/>
          <w:szCs w:val="24"/>
        </w:rPr>
        <w:t>技术领域</w:t>
      </w:r>
    </w:p>
    <w:p w14:paraId="79136534" w14:textId="5E60C281" w:rsidR="00C42B5C" w:rsidRPr="00747131" w:rsidRDefault="00C42B5C" w:rsidP="00C42B5C">
      <w:pPr>
        <w:spacing w:beforeLines="50" w:before="156" w:line="360" w:lineRule="exact"/>
        <w:ind w:firstLineChars="200" w:firstLine="480"/>
        <w:rPr>
          <w:sz w:val="24"/>
          <w:szCs w:val="24"/>
        </w:rPr>
      </w:pPr>
      <w:r w:rsidRPr="00747131">
        <w:rPr>
          <w:sz w:val="24"/>
          <w:szCs w:val="24"/>
        </w:rPr>
        <w:t>本申请涉及</w:t>
      </w:r>
      <w:r w:rsidRPr="00747131">
        <w:rPr>
          <w:rFonts w:hint="eastAsia"/>
          <w:sz w:val="24"/>
          <w:szCs w:val="24"/>
        </w:rPr>
        <w:t>终端</w:t>
      </w:r>
      <w:r w:rsidRPr="00747131">
        <w:rPr>
          <w:sz w:val="24"/>
          <w:szCs w:val="24"/>
        </w:rPr>
        <w:t>技术领域，尤其涉及</w:t>
      </w:r>
      <w:r w:rsidR="00B75180" w:rsidRPr="00747131">
        <w:rPr>
          <w:rFonts w:hint="eastAsia"/>
          <w:sz w:val="24"/>
          <w:szCs w:val="24"/>
        </w:rPr>
        <w:t>一种召回方法、电子设备以及相关装置</w:t>
      </w:r>
      <w:r w:rsidRPr="00747131">
        <w:rPr>
          <w:sz w:val="24"/>
          <w:szCs w:val="24"/>
        </w:rPr>
        <w:t>。</w:t>
      </w:r>
    </w:p>
    <w:p w14:paraId="781E7978" w14:textId="77777777" w:rsidR="00C42B5C" w:rsidRPr="00747131" w:rsidRDefault="00C42B5C" w:rsidP="00C42B5C">
      <w:pPr>
        <w:spacing w:line="360" w:lineRule="exact"/>
        <w:ind w:firstLineChars="200" w:firstLine="480"/>
        <w:rPr>
          <w:sz w:val="24"/>
          <w:szCs w:val="24"/>
        </w:rPr>
      </w:pPr>
    </w:p>
    <w:p w14:paraId="4426DAEB" w14:textId="77777777" w:rsidR="00C42B5C" w:rsidRPr="00747131" w:rsidRDefault="00C42B5C" w:rsidP="00C42B5C">
      <w:pPr>
        <w:spacing w:line="360" w:lineRule="exact"/>
        <w:rPr>
          <w:b/>
          <w:sz w:val="24"/>
          <w:szCs w:val="24"/>
        </w:rPr>
      </w:pPr>
      <w:r w:rsidRPr="00747131">
        <w:rPr>
          <w:b/>
          <w:sz w:val="24"/>
          <w:szCs w:val="24"/>
        </w:rPr>
        <w:t>背景技术</w:t>
      </w:r>
    </w:p>
    <w:p w14:paraId="21A9399F" w14:textId="0D93BC4A" w:rsidR="00C42B5C" w:rsidRPr="00747131" w:rsidRDefault="00FB71E6" w:rsidP="00C42B5C">
      <w:pPr>
        <w:spacing w:line="360" w:lineRule="exact"/>
        <w:ind w:firstLineChars="200" w:firstLine="480"/>
        <w:rPr>
          <w:sz w:val="24"/>
          <w:szCs w:val="24"/>
        </w:rPr>
      </w:pPr>
      <w:r w:rsidRPr="00747131">
        <w:rPr>
          <w:rFonts w:hint="eastAsia"/>
          <w:sz w:val="24"/>
          <w:szCs w:val="24"/>
        </w:rPr>
        <w:t>一些</w:t>
      </w:r>
      <w:r w:rsidR="006F7200" w:rsidRPr="00747131">
        <w:rPr>
          <w:rFonts w:hint="eastAsia"/>
          <w:sz w:val="24"/>
          <w:szCs w:val="24"/>
        </w:rPr>
        <w:t>终端设备</w:t>
      </w:r>
      <w:r w:rsidR="004F0D7F" w:rsidRPr="00747131">
        <w:rPr>
          <w:rFonts w:hint="eastAsia"/>
          <w:sz w:val="24"/>
          <w:szCs w:val="24"/>
        </w:rPr>
        <w:t>安装有智能代理应用，智能代理应用可以实现</w:t>
      </w:r>
      <w:r w:rsidRPr="00747131">
        <w:rPr>
          <w:rFonts w:hint="eastAsia"/>
          <w:sz w:val="24"/>
          <w:szCs w:val="24"/>
        </w:rPr>
        <w:t>智能代理功能</w:t>
      </w:r>
      <w:r w:rsidR="00796A08" w:rsidRPr="00747131">
        <w:rPr>
          <w:rFonts w:hint="eastAsia"/>
          <w:sz w:val="24"/>
          <w:szCs w:val="24"/>
        </w:rPr>
        <w:t>，</w:t>
      </w:r>
      <w:r w:rsidR="004F0D7F" w:rsidRPr="00747131">
        <w:rPr>
          <w:rFonts w:hint="eastAsia"/>
          <w:sz w:val="24"/>
          <w:szCs w:val="24"/>
        </w:rPr>
        <w:t>以</w:t>
      </w:r>
      <w:r w:rsidRPr="00747131">
        <w:rPr>
          <w:rFonts w:hint="eastAsia"/>
          <w:sz w:val="24"/>
          <w:szCs w:val="24"/>
        </w:rPr>
        <w:t>提升用户体验。</w:t>
      </w:r>
    </w:p>
    <w:p w14:paraId="6388DFDE" w14:textId="3CBBA353" w:rsidR="00FB71E6" w:rsidRPr="00747131" w:rsidRDefault="00FB71E6" w:rsidP="00C42B5C">
      <w:pPr>
        <w:spacing w:line="360" w:lineRule="exact"/>
        <w:ind w:firstLineChars="200" w:firstLine="480"/>
        <w:rPr>
          <w:sz w:val="24"/>
          <w:szCs w:val="24"/>
        </w:rPr>
      </w:pPr>
      <w:r w:rsidRPr="00747131">
        <w:rPr>
          <w:rFonts w:hint="eastAsia"/>
          <w:sz w:val="24"/>
          <w:szCs w:val="24"/>
        </w:rPr>
        <w:t>一些实现中，</w:t>
      </w:r>
      <w:r w:rsidR="00275BAD" w:rsidRPr="00747131">
        <w:rPr>
          <w:rFonts w:hint="eastAsia"/>
          <w:sz w:val="24"/>
          <w:szCs w:val="24"/>
        </w:rPr>
        <w:t>响应于用户输入的请求，</w:t>
      </w:r>
      <w:r w:rsidR="006F7200" w:rsidRPr="00747131">
        <w:rPr>
          <w:rFonts w:hint="eastAsia"/>
          <w:sz w:val="24"/>
          <w:szCs w:val="24"/>
        </w:rPr>
        <w:t>终端设备</w:t>
      </w:r>
      <w:r w:rsidR="00796A08" w:rsidRPr="00747131">
        <w:rPr>
          <w:rFonts w:hint="eastAsia"/>
          <w:sz w:val="24"/>
          <w:szCs w:val="24"/>
        </w:rPr>
        <w:t>中的</w:t>
      </w:r>
      <w:r w:rsidR="00275BAD" w:rsidRPr="00747131">
        <w:rPr>
          <w:rFonts w:hint="eastAsia"/>
          <w:sz w:val="24"/>
          <w:szCs w:val="24"/>
        </w:rPr>
        <w:t>智能代理</w:t>
      </w:r>
      <w:r w:rsidR="004F0D7F" w:rsidRPr="00747131">
        <w:rPr>
          <w:rFonts w:hint="eastAsia"/>
          <w:sz w:val="24"/>
          <w:szCs w:val="24"/>
        </w:rPr>
        <w:t>应用</w:t>
      </w:r>
      <w:r w:rsidR="00275BAD" w:rsidRPr="00747131">
        <w:rPr>
          <w:rFonts w:hint="eastAsia"/>
          <w:sz w:val="24"/>
          <w:szCs w:val="24"/>
        </w:rPr>
        <w:t>可以自动执行请求对应的多个操作</w:t>
      </w:r>
      <w:r w:rsidR="004F0D7F" w:rsidRPr="00747131">
        <w:rPr>
          <w:rFonts w:hint="eastAsia"/>
          <w:sz w:val="24"/>
          <w:szCs w:val="24"/>
        </w:rPr>
        <w:t>。这样，</w:t>
      </w:r>
      <w:r w:rsidR="006636CA" w:rsidRPr="00747131">
        <w:rPr>
          <w:rFonts w:hint="eastAsia"/>
          <w:sz w:val="24"/>
          <w:szCs w:val="24"/>
        </w:rPr>
        <w:t>可以减少用户在</w:t>
      </w:r>
      <w:r w:rsidR="008547A0" w:rsidRPr="00747131">
        <w:rPr>
          <w:rFonts w:hint="eastAsia"/>
          <w:sz w:val="24"/>
          <w:szCs w:val="24"/>
        </w:rPr>
        <w:t>终端设备</w:t>
      </w:r>
      <w:r w:rsidR="006636CA" w:rsidRPr="00747131">
        <w:rPr>
          <w:rFonts w:hint="eastAsia"/>
          <w:sz w:val="24"/>
          <w:szCs w:val="24"/>
        </w:rPr>
        <w:t>上手动操作的动作</w:t>
      </w:r>
      <w:r w:rsidR="004F0D7F" w:rsidRPr="00747131">
        <w:rPr>
          <w:rFonts w:hint="eastAsia"/>
          <w:sz w:val="24"/>
          <w:szCs w:val="24"/>
        </w:rPr>
        <w:t>，进而可以提升用户对</w:t>
      </w:r>
      <w:r w:rsidR="008547A0" w:rsidRPr="00747131">
        <w:rPr>
          <w:rFonts w:hint="eastAsia"/>
          <w:sz w:val="24"/>
          <w:szCs w:val="24"/>
        </w:rPr>
        <w:t>终端设备</w:t>
      </w:r>
      <w:r w:rsidR="004F0D7F" w:rsidRPr="00747131">
        <w:rPr>
          <w:rFonts w:hint="eastAsia"/>
          <w:sz w:val="24"/>
          <w:szCs w:val="24"/>
        </w:rPr>
        <w:t>的使用体验</w:t>
      </w:r>
      <w:r w:rsidR="00275BAD" w:rsidRPr="00747131">
        <w:rPr>
          <w:rFonts w:hint="eastAsia"/>
          <w:sz w:val="24"/>
          <w:szCs w:val="24"/>
        </w:rPr>
        <w:t>。</w:t>
      </w:r>
    </w:p>
    <w:p w14:paraId="2C0F1B9A" w14:textId="3E405872" w:rsidR="00275BAD" w:rsidRPr="00747131" w:rsidRDefault="00275BAD" w:rsidP="00C42B5C">
      <w:pPr>
        <w:spacing w:line="360" w:lineRule="exact"/>
        <w:ind w:firstLineChars="200" w:firstLine="480"/>
        <w:rPr>
          <w:sz w:val="24"/>
          <w:szCs w:val="24"/>
        </w:rPr>
      </w:pPr>
      <w:r w:rsidRPr="00747131">
        <w:rPr>
          <w:rFonts w:hint="eastAsia"/>
          <w:sz w:val="24"/>
          <w:szCs w:val="24"/>
        </w:rPr>
        <w:t>然而，在一些实现中，可能出现智能代理</w:t>
      </w:r>
      <w:r w:rsidR="004F0D7F" w:rsidRPr="00747131">
        <w:rPr>
          <w:rFonts w:hint="eastAsia"/>
          <w:sz w:val="24"/>
          <w:szCs w:val="24"/>
        </w:rPr>
        <w:t>应用</w:t>
      </w:r>
      <w:r w:rsidRPr="00747131">
        <w:rPr>
          <w:rFonts w:hint="eastAsia"/>
          <w:sz w:val="24"/>
          <w:szCs w:val="24"/>
        </w:rPr>
        <w:t>执行的操作与用户请求不匹配的情形。</w:t>
      </w:r>
    </w:p>
    <w:p w14:paraId="741450D7" w14:textId="77777777" w:rsidR="00C42B5C" w:rsidRPr="00747131" w:rsidRDefault="00C42B5C" w:rsidP="00C42B5C">
      <w:pPr>
        <w:spacing w:line="360" w:lineRule="exact"/>
        <w:ind w:firstLineChars="200" w:firstLine="480"/>
        <w:rPr>
          <w:sz w:val="24"/>
          <w:szCs w:val="24"/>
        </w:rPr>
      </w:pPr>
    </w:p>
    <w:p w14:paraId="4A6E3E44" w14:textId="77777777" w:rsidR="00C42B5C" w:rsidRPr="00747131" w:rsidRDefault="00C42B5C" w:rsidP="00C42B5C">
      <w:pPr>
        <w:spacing w:line="360" w:lineRule="exact"/>
        <w:rPr>
          <w:sz w:val="24"/>
          <w:szCs w:val="24"/>
        </w:rPr>
      </w:pPr>
      <w:commentRangeStart w:id="11"/>
      <w:r w:rsidRPr="00747131">
        <w:rPr>
          <w:b/>
          <w:sz w:val="24"/>
          <w:szCs w:val="24"/>
        </w:rPr>
        <w:t>发明内容</w:t>
      </w:r>
      <w:commentRangeEnd w:id="11"/>
      <w:r w:rsidR="00B75180" w:rsidRPr="00747131">
        <w:rPr>
          <w:rStyle w:val="af1"/>
        </w:rPr>
        <w:commentReference w:id="11"/>
      </w:r>
    </w:p>
    <w:p w14:paraId="0257A1C8" w14:textId="0FB5B138" w:rsidR="00C42B5C" w:rsidRPr="00747131" w:rsidRDefault="00C42B5C" w:rsidP="00C42B5C">
      <w:pPr>
        <w:spacing w:line="360" w:lineRule="exact"/>
        <w:ind w:firstLineChars="200" w:firstLine="480"/>
        <w:rPr>
          <w:sz w:val="24"/>
          <w:szCs w:val="24"/>
        </w:rPr>
      </w:pPr>
      <w:r w:rsidRPr="00747131">
        <w:rPr>
          <w:rFonts w:hint="eastAsia"/>
          <w:sz w:val="24"/>
          <w:szCs w:val="24"/>
        </w:rPr>
        <w:t>本申请实施</w:t>
      </w:r>
      <w:proofErr w:type="gramStart"/>
      <w:r w:rsidRPr="00747131">
        <w:rPr>
          <w:rFonts w:hint="eastAsia"/>
          <w:sz w:val="24"/>
          <w:szCs w:val="24"/>
        </w:rPr>
        <w:t>例提供</w:t>
      </w:r>
      <w:proofErr w:type="gramEnd"/>
      <w:r w:rsidRPr="00747131">
        <w:rPr>
          <w:rFonts w:hint="eastAsia"/>
          <w:sz w:val="24"/>
          <w:szCs w:val="24"/>
        </w:rPr>
        <w:t>一种</w:t>
      </w:r>
      <w:r w:rsidRPr="00747131">
        <w:rPr>
          <w:rFonts w:hint="eastAsia"/>
          <w:sz w:val="24"/>
          <w:szCs w:val="24"/>
        </w:rPr>
        <w:t>*</w:t>
      </w:r>
      <w:r w:rsidRPr="00747131">
        <w:rPr>
          <w:sz w:val="24"/>
          <w:szCs w:val="24"/>
        </w:rPr>
        <w:t>**</w:t>
      </w:r>
      <w:r w:rsidRPr="00747131">
        <w:rPr>
          <w:rFonts w:hint="eastAsia"/>
          <w:sz w:val="24"/>
          <w:szCs w:val="24"/>
        </w:rPr>
        <w:t>，</w:t>
      </w:r>
      <w:r w:rsidRPr="00747131">
        <w:rPr>
          <w:sz w:val="24"/>
          <w:szCs w:val="24"/>
        </w:rPr>
        <w:t>应用于</w:t>
      </w:r>
      <w:r w:rsidRPr="00747131">
        <w:rPr>
          <w:rFonts w:hint="eastAsia"/>
          <w:sz w:val="24"/>
          <w:szCs w:val="24"/>
        </w:rPr>
        <w:t>终端</w:t>
      </w:r>
      <w:r w:rsidRPr="00747131">
        <w:rPr>
          <w:sz w:val="24"/>
          <w:szCs w:val="24"/>
        </w:rPr>
        <w:t>技术领域</w:t>
      </w:r>
      <w:r w:rsidRPr="00747131">
        <w:rPr>
          <w:rFonts w:hint="eastAsia"/>
          <w:sz w:val="24"/>
          <w:szCs w:val="24"/>
        </w:rPr>
        <w:t>。</w:t>
      </w:r>
      <w:del w:id="12" w:author="TLJC" w:date="2025-09-29T22:03:00Z">
        <w:r w:rsidRPr="00747131" w:rsidDel="00B75180">
          <w:rPr>
            <w:rFonts w:hint="eastAsia"/>
            <w:color w:val="FF0000"/>
            <w:sz w:val="24"/>
            <w:szCs w:val="24"/>
          </w:rPr>
          <w:delText>（效果简单描述）</w:delText>
        </w:r>
      </w:del>
      <w:ins w:id="13" w:author="TLJC" w:date="2025-09-29T22:03:00Z">
        <w:r w:rsidR="00B75180" w:rsidRPr="00747131">
          <w:rPr>
            <w:rFonts w:hint="eastAsia"/>
            <w:color w:val="FF0000"/>
            <w:sz w:val="24"/>
            <w:szCs w:val="24"/>
          </w:rPr>
          <w:t>x</w:t>
        </w:r>
        <w:r w:rsidR="00B75180" w:rsidRPr="00747131">
          <w:rPr>
            <w:color w:val="FF0000"/>
            <w:sz w:val="24"/>
            <w:szCs w:val="24"/>
          </w:rPr>
          <w:t>xx</w:t>
        </w:r>
      </w:ins>
      <w:r w:rsidRPr="00747131">
        <w:rPr>
          <w:rFonts w:hint="eastAsia"/>
          <w:sz w:val="24"/>
          <w:szCs w:val="24"/>
        </w:rPr>
        <w:t>。</w:t>
      </w:r>
    </w:p>
    <w:p w14:paraId="76E6186C" w14:textId="77777777" w:rsidR="00C42B5C" w:rsidRPr="00747131" w:rsidRDefault="00C42B5C" w:rsidP="00C42B5C">
      <w:pPr>
        <w:spacing w:line="360" w:lineRule="exact"/>
        <w:ind w:firstLine="480"/>
        <w:rPr>
          <w:sz w:val="24"/>
          <w:szCs w:val="24"/>
        </w:rPr>
      </w:pPr>
      <w:r w:rsidRPr="00747131">
        <w:rPr>
          <w:sz w:val="24"/>
          <w:szCs w:val="24"/>
        </w:rPr>
        <w:t>第一方面</w:t>
      </w:r>
      <w:r w:rsidRPr="00747131">
        <w:rPr>
          <w:rFonts w:hint="eastAsia"/>
          <w:sz w:val="24"/>
          <w:szCs w:val="24"/>
        </w:rPr>
        <w:t>，</w:t>
      </w:r>
      <w:r w:rsidRPr="00747131">
        <w:rPr>
          <w:sz w:val="24"/>
          <w:szCs w:val="24"/>
        </w:rPr>
        <w:t>本申请实施</w:t>
      </w:r>
      <w:proofErr w:type="gramStart"/>
      <w:r w:rsidRPr="00747131">
        <w:rPr>
          <w:sz w:val="24"/>
          <w:szCs w:val="24"/>
        </w:rPr>
        <w:t>例提出</w:t>
      </w:r>
      <w:proofErr w:type="gramEnd"/>
      <w:r w:rsidRPr="00747131">
        <w:rPr>
          <w:sz w:val="24"/>
          <w:szCs w:val="24"/>
        </w:rPr>
        <w:t>一种</w:t>
      </w:r>
      <w:r w:rsidRPr="00747131">
        <w:rPr>
          <w:rFonts w:hint="eastAsia"/>
          <w:sz w:val="24"/>
          <w:szCs w:val="24"/>
        </w:rPr>
        <w:t>*</w:t>
      </w:r>
      <w:r w:rsidRPr="00747131">
        <w:rPr>
          <w:sz w:val="24"/>
          <w:szCs w:val="24"/>
        </w:rPr>
        <w:t>**</w:t>
      </w:r>
      <w:r w:rsidRPr="00747131">
        <w:rPr>
          <w:rFonts w:hint="eastAsia"/>
          <w:sz w:val="24"/>
          <w:szCs w:val="24"/>
        </w:rPr>
        <w:t>。</w:t>
      </w:r>
      <w:r w:rsidRPr="00747131">
        <w:rPr>
          <w:sz w:val="24"/>
          <w:szCs w:val="24"/>
        </w:rPr>
        <w:t>该方法包括</w:t>
      </w:r>
      <w:r w:rsidRPr="00747131">
        <w:rPr>
          <w:rFonts w:hint="eastAsia"/>
          <w:sz w:val="24"/>
          <w:szCs w:val="24"/>
        </w:rPr>
        <w:t>：</w:t>
      </w:r>
    </w:p>
    <w:p w14:paraId="7443CBDD" w14:textId="7D727A88" w:rsidR="00C42B5C" w:rsidRPr="00747131" w:rsidRDefault="00C42B5C" w:rsidP="00C42B5C">
      <w:pPr>
        <w:spacing w:line="360" w:lineRule="exact"/>
        <w:ind w:firstLine="480"/>
        <w:rPr>
          <w:sz w:val="24"/>
          <w:szCs w:val="24"/>
        </w:rPr>
      </w:pPr>
    </w:p>
    <w:p w14:paraId="2BD3ABD1" w14:textId="11EA494F" w:rsidR="00505B82" w:rsidRPr="00747131" w:rsidRDefault="00505B82" w:rsidP="00C42B5C">
      <w:pPr>
        <w:spacing w:line="360" w:lineRule="exact"/>
        <w:ind w:firstLine="480"/>
        <w:rPr>
          <w:sz w:val="24"/>
          <w:szCs w:val="24"/>
        </w:rPr>
      </w:pPr>
    </w:p>
    <w:p w14:paraId="74EFAC36" w14:textId="77777777" w:rsidR="00505B82" w:rsidRPr="00747131" w:rsidRDefault="00505B82" w:rsidP="00C42B5C">
      <w:pPr>
        <w:spacing w:line="360" w:lineRule="exact"/>
        <w:ind w:firstLine="480"/>
        <w:rPr>
          <w:sz w:val="24"/>
          <w:szCs w:val="24"/>
        </w:rPr>
      </w:pPr>
    </w:p>
    <w:p w14:paraId="67F0CBF4" w14:textId="77777777" w:rsidR="00C42B5C" w:rsidRPr="00747131" w:rsidRDefault="00C42B5C" w:rsidP="00C42B5C">
      <w:pPr>
        <w:spacing w:line="360" w:lineRule="exact"/>
        <w:ind w:firstLine="480"/>
        <w:rPr>
          <w:sz w:val="24"/>
          <w:szCs w:val="24"/>
        </w:rPr>
      </w:pPr>
      <w:r w:rsidRPr="00747131">
        <w:rPr>
          <w:rFonts w:hint="eastAsia"/>
          <w:sz w:val="24"/>
          <w:szCs w:val="24"/>
        </w:rPr>
        <w:t>在一种可能的实现方式中，</w:t>
      </w:r>
    </w:p>
    <w:p w14:paraId="1BCD346C" w14:textId="4D480CB9" w:rsidR="00C42B5C" w:rsidRPr="00747131" w:rsidRDefault="00C42B5C" w:rsidP="00C42B5C">
      <w:pPr>
        <w:spacing w:line="360" w:lineRule="exact"/>
        <w:ind w:firstLine="480"/>
        <w:rPr>
          <w:sz w:val="24"/>
          <w:szCs w:val="24"/>
        </w:rPr>
      </w:pPr>
    </w:p>
    <w:p w14:paraId="601CF869" w14:textId="6B3DF3B9" w:rsidR="00505B82" w:rsidRPr="00747131" w:rsidRDefault="00505B82" w:rsidP="00C42B5C">
      <w:pPr>
        <w:spacing w:line="360" w:lineRule="exact"/>
        <w:ind w:firstLine="480"/>
        <w:rPr>
          <w:sz w:val="24"/>
          <w:szCs w:val="24"/>
        </w:rPr>
      </w:pPr>
    </w:p>
    <w:p w14:paraId="42BBFB2A" w14:textId="03C9759D" w:rsidR="00505B82" w:rsidRPr="00747131" w:rsidRDefault="00505B82" w:rsidP="00C42B5C">
      <w:pPr>
        <w:spacing w:line="360" w:lineRule="exact"/>
        <w:ind w:firstLine="480"/>
        <w:rPr>
          <w:sz w:val="24"/>
          <w:szCs w:val="24"/>
        </w:rPr>
      </w:pPr>
    </w:p>
    <w:p w14:paraId="62B1BC55" w14:textId="77777777" w:rsidR="00505B82" w:rsidRPr="00747131" w:rsidRDefault="00505B82" w:rsidP="00C42B5C">
      <w:pPr>
        <w:spacing w:line="360" w:lineRule="exact"/>
        <w:ind w:firstLine="480"/>
        <w:rPr>
          <w:sz w:val="24"/>
          <w:szCs w:val="24"/>
        </w:rPr>
      </w:pPr>
    </w:p>
    <w:p w14:paraId="2A60D27A" w14:textId="77777777" w:rsidR="00C42B5C" w:rsidRPr="00747131" w:rsidRDefault="00C42B5C" w:rsidP="00C42B5C">
      <w:pPr>
        <w:spacing w:line="360" w:lineRule="exact"/>
        <w:ind w:firstLineChars="200" w:firstLine="480"/>
        <w:rPr>
          <w:color w:val="000000" w:themeColor="text1"/>
          <w:sz w:val="24"/>
          <w:szCs w:val="24"/>
        </w:rPr>
      </w:pPr>
      <w:r w:rsidRPr="00747131">
        <w:rPr>
          <w:rFonts w:hint="eastAsia"/>
          <w:sz w:val="24"/>
          <w:szCs w:val="24"/>
        </w:rPr>
        <w:t>第二方面，</w:t>
      </w:r>
      <w:r w:rsidRPr="00747131">
        <w:rPr>
          <w:rFonts w:hint="eastAsia"/>
          <w:color w:val="000000" w:themeColor="text1"/>
          <w:sz w:val="24"/>
          <w:szCs w:val="24"/>
        </w:rPr>
        <w:t>本申请实施</w:t>
      </w:r>
      <w:proofErr w:type="gramStart"/>
      <w:r w:rsidRPr="00747131">
        <w:rPr>
          <w:rFonts w:hint="eastAsia"/>
          <w:color w:val="000000" w:themeColor="text1"/>
          <w:sz w:val="24"/>
          <w:szCs w:val="24"/>
        </w:rPr>
        <w:t>例提供</w:t>
      </w:r>
      <w:proofErr w:type="gramEnd"/>
      <w:r w:rsidRPr="00747131">
        <w:rPr>
          <w:rFonts w:hint="eastAsia"/>
          <w:color w:val="000000" w:themeColor="text1"/>
          <w:sz w:val="24"/>
          <w:szCs w:val="24"/>
        </w:rPr>
        <w:t>一种</w:t>
      </w:r>
      <w:r w:rsidRPr="00747131">
        <w:rPr>
          <w:rFonts w:hint="eastAsia"/>
          <w:color w:val="000000" w:themeColor="text1"/>
          <w:sz w:val="24"/>
          <w:szCs w:val="24"/>
        </w:rPr>
        <w:t>***</w:t>
      </w:r>
      <w:r w:rsidRPr="00747131">
        <w:rPr>
          <w:rFonts w:hint="eastAsia"/>
          <w:color w:val="000000" w:themeColor="text1"/>
          <w:sz w:val="24"/>
          <w:szCs w:val="24"/>
        </w:rPr>
        <w:t>装置，该</w:t>
      </w:r>
      <w:r w:rsidRPr="00747131">
        <w:rPr>
          <w:rFonts w:hint="eastAsia"/>
          <w:color w:val="000000" w:themeColor="text1"/>
          <w:sz w:val="24"/>
          <w:szCs w:val="24"/>
        </w:rPr>
        <w:t>***</w:t>
      </w:r>
      <w:r w:rsidRPr="00747131">
        <w:rPr>
          <w:rFonts w:hint="eastAsia"/>
          <w:color w:val="000000" w:themeColor="text1"/>
          <w:sz w:val="24"/>
          <w:szCs w:val="24"/>
        </w:rPr>
        <w:t>装置可以是电子设备，也可以是电子设备内的芯片或者芯片系统。该</w:t>
      </w:r>
      <w:r w:rsidRPr="00747131">
        <w:rPr>
          <w:rFonts w:hint="eastAsia"/>
          <w:color w:val="000000" w:themeColor="text1"/>
          <w:sz w:val="24"/>
          <w:szCs w:val="24"/>
        </w:rPr>
        <w:t>***</w:t>
      </w:r>
      <w:r w:rsidRPr="00747131">
        <w:rPr>
          <w:rFonts w:hint="eastAsia"/>
          <w:color w:val="000000" w:themeColor="text1"/>
          <w:sz w:val="24"/>
          <w:szCs w:val="24"/>
        </w:rPr>
        <w:t>装置可以包括显示单元和处理单元。当该</w:t>
      </w:r>
      <w:r w:rsidRPr="00747131">
        <w:rPr>
          <w:rFonts w:hint="eastAsia"/>
          <w:color w:val="000000" w:themeColor="text1"/>
          <w:sz w:val="24"/>
          <w:szCs w:val="24"/>
        </w:rPr>
        <w:t>***</w:t>
      </w:r>
      <w:r w:rsidRPr="00747131">
        <w:rPr>
          <w:rFonts w:hint="eastAsia"/>
          <w:color w:val="000000" w:themeColor="text1"/>
          <w:sz w:val="24"/>
          <w:szCs w:val="24"/>
        </w:rPr>
        <w:t>装置是电子设备时，该处显示单元可以是显示屏。</w:t>
      </w:r>
      <w:proofErr w:type="gramStart"/>
      <w:r w:rsidRPr="00747131">
        <w:rPr>
          <w:rFonts w:hint="eastAsia"/>
          <w:color w:val="000000" w:themeColor="text1"/>
          <w:sz w:val="24"/>
          <w:szCs w:val="24"/>
        </w:rPr>
        <w:t>该显示</w:t>
      </w:r>
      <w:proofErr w:type="gramEnd"/>
      <w:r w:rsidRPr="00747131">
        <w:rPr>
          <w:rFonts w:hint="eastAsia"/>
          <w:color w:val="000000" w:themeColor="text1"/>
          <w:sz w:val="24"/>
          <w:szCs w:val="24"/>
        </w:rPr>
        <w:t>单元用于执行显示的步骤，以使该电子设备实现第一方面或第一方面的任意一种可能的实现方式中描述的一种</w:t>
      </w:r>
      <w:r w:rsidRPr="00747131">
        <w:rPr>
          <w:rFonts w:hint="eastAsia"/>
          <w:color w:val="000000" w:themeColor="text1"/>
          <w:sz w:val="24"/>
          <w:szCs w:val="24"/>
        </w:rPr>
        <w:t>***</w:t>
      </w:r>
      <w:r w:rsidRPr="00747131">
        <w:rPr>
          <w:rFonts w:hint="eastAsia"/>
          <w:color w:val="000000" w:themeColor="text1"/>
          <w:sz w:val="24"/>
          <w:szCs w:val="24"/>
        </w:rPr>
        <w:t>方法。当该</w:t>
      </w:r>
      <w:r w:rsidRPr="00747131">
        <w:rPr>
          <w:rFonts w:hint="eastAsia"/>
          <w:color w:val="000000" w:themeColor="text1"/>
          <w:sz w:val="24"/>
          <w:szCs w:val="24"/>
        </w:rPr>
        <w:t>***</w:t>
      </w:r>
      <w:r w:rsidRPr="00747131">
        <w:rPr>
          <w:rFonts w:hint="eastAsia"/>
          <w:color w:val="000000" w:themeColor="text1"/>
          <w:sz w:val="24"/>
          <w:szCs w:val="24"/>
        </w:rPr>
        <w:t>装置是电子设备时，该处理单元可以是处理器。该</w:t>
      </w:r>
      <w:r w:rsidRPr="00747131">
        <w:rPr>
          <w:rFonts w:hint="eastAsia"/>
          <w:color w:val="000000" w:themeColor="text1"/>
          <w:sz w:val="24"/>
          <w:szCs w:val="24"/>
        </w:rPr>
        <w:t>***</w:t>
      </w:r>
      <w:r w:rsidRPr="00747131">
        <w:rPr>
          <w:rFonts w:hint="eastAsia"/>
          <w:color w:val="000000" w:themeColor="text1"/>
          <w:sz w:val="24"/>
          <w:szCs w:val="24"/>
        </w:rPr>
        <w:t>装置还可以包括存储单元，该存储单元可以是存储器。该存储单元用于存储指令，该处理单元执行该存储单元所存储的指令，以使该电子设备实现第一方面或第一方面的任意一种可能的实现方式中描述的一种</w:t>
      </w:r>
      <w:r w:rsidRPr="00747131">
        <w:rPr>
          <w:rFonts w:hint="eastAsia"/>
          <w:color w:val="000000" w:themeColor="text1"/>
          <w:sz w:val="24"/>
          <w:szCs w:val="24"/>
        </w:rPr>
        <w:t>***</w:t>
      </w:r>
      <w:r w:rsidRPr="00747131">
        <w:rPr>
          <w:rFonts w:hint="eastAsia"/>
          <w:color w:val="000000" w:themeColor="text1"/>
          <w:sz w:val="24"/>
          <w:szCs w:val="24"/>
        </w:rPr>
        <w:t>方法。当该</w:t>
      </w:r>
      <w:r w:rsidRPr="00747131">
        <w:rPr>
          <w:rFonts w:hint="eastAsia"/>
          <w:color w:val="000000" w:themeColor="text1"/>
          <w:sz w:val="24"/>
          <w:szCs w:val="24"/>
        </w:rPr>
        <w:t>***</w:t>
      </w:r>
      <w:r w:rsidRPr="00747131">
        <w:rPr>
          <w:rFonts w:hint="eastAsia"/>
          <w:color w:val="000000" w:themeColor="text1"/>
          <w:sz w:val="24"/>
          <w:szCs w:val="24"/>
        </w:rPr>
        <w:t>装置是电子设备内的芯片或者芯片系统时，该处理单元可以是处理器。该处理单元执行存储单元所存储的指令，以使该电子设备实现第一方面或第一方面的任意一种可能的实现方式中描述的一种</w:t>
      </w:r>
      <w:r w:rsidRPr="00747131">
        <w:rPr>
          <w:rFonts w:hint="eastAsia"/>
          <w:color w:val="000000" w:themeColor="text1"/>
          <w:sz w:val="24"/>
          <w:szCs w:val="24"/>
        </w:rPr>
        <w:t>***</w:t>
      </w:r>
      <w:r w:rsidRPr="00747131">
        <w:rPr>
          <w:rFonts w:hint="eastAsia"/>
          <w:color w:val="000000" w:themeColor="text1"/>
          <w:sz w:val="24"/>
          <w:szCs w:val="24"/>
        </w:rPr>
        <w:t>方法。该存储单元可以是该芯片内的存储单元（例如，寄存器、缓存等），也可以是该电子设备内的位于该芯片外部的存储单元（例如，只读存储器、随机存取存储器等）。</w:t>
      </w:r>
    </w:p>
    <w:p w14:paraId="5F77517C" w14:textId="77777777" w:rsidR="00C42B5C" w:rsidRPr="00747131" w:rsidRDefault="00C42B5C" w:rsidP="00C42B5C">
      <w:pPr>
        <w:spacing w:line="360" w:lineRule="exact"/>
        <w:ind w:firstLineChars="200" w:firstLine="480"/>
        <w:rPr>
          <w:color w:val="000000" w:themeColor="text1"/>
          <w:sz w:val="24"/>
          <w:szCs w:val="24"/>
        </w:rPr>
      </w:pPr>
      <w:r w:rsidRPr="00747131">
        <w:rPr>
          <w:rFonts w:hint="eastAsia"/>
          <w:color w:val="000000" w:themeColor="text1"/>
          <w:sz w:val="24"/>
          <w:szCs w:val="24"/>
        </w:rPr>
        <w:lastRenderedPageBreak/>
        <w:t>示例性的，显示单元，用于</w:t>
      </w:r>
    </w:p>
    <w:p w14:paraId="7F7DE09A" w14:textId="77777777" w:rsidR="00C42B5C" w:rsidRPr="00747131" w:rsidRDefault="00C42B5C" w:rsidP="00C42B5C">
      <w:pPr>
        <w:spacing w:line="360" w:lineRule="exact"/>
        <w:ind w:firstLineChars="200" w:firstLine="480"/>
        <w:rPr>
          <w:sz w:val="24"/>
          <w:szCs w:val="24"/>
        </w:rPr>
      </w:pPr>
      <w:r w:rsidRPr="00747131">
        <w:rPr>
          <w:color w:val="000000" w:themeColor="text1"/>
          <w:sz w:val="24"/>
          <w:szCs w:val="24"/>
        </w:rPr>
        <w:t>处理单元，用于</w:t>
      </w:r>
    </w:p>
    <w:p w14:paraId="1B1E7CFE" w14:textId="77777777" w:rsidR="00C42B5C" w:rsidRPr="00747131" w:rsidRDefault="00C42B5C" w:rsidP="00C42B5C">
      <w:pPr>
        <w:spacing w:line="360" w:lineRule="exact"/>
        <w:ind w:firstLineChars="200" w:firstLine="480"/>
        <w:rPr>
          <w:sz w:val="24"/>
          <w:szCs w:val="24"/>
        </w:rPr>
      </w:pPr>
      <w:r w:rsidRPr="00747131">
        <w:rPr>
          <w:rFonts w:hint="eastAsia"/>
          <w:sz w:val="24"/>
          <w:szCs w:val="24"/>
        </w:rPr>
        <w:t>在一种可能的实现方式中，</w:t>
      </w:r>
    </w:p>
    <w:p w14:paraId="7BADD84A" w14:textId="77777777" w:rsidR="00C42B5C" w:rsidRPr="00747131" w:rsidRDefault="00C42B5C" w:rsidP="00C42B5C">
      <w:pPr>
        <w:spacing w:line="360" w:lineRule="exact"/>
        <w:ind w:firstLineChars="200" w:firstLine="480"/>
        <w:rPr>
          <w:sz w:val="24"/>
          <w:szCs w:val="24"/>
        </w:rPr>
      </w:pPr>
    </w:p>
    <w:p w14:paraId="574F7BAD" w14:textId="23DC6E93" w:rsidR="00C42B5C" w:rsidRPr="00747131" w:rsidRDefault="00C42B5C" w:rsidP="00C42B5C">
      <w:pPr>
        <w:spacing w:line="360" w:lineRule="exact"/>
        <w:ind w:firstLine="480"/>
        <w:rPr>
          <w:rFonts w:hAnsi="宋体"/>
          <w:color w:val="000000" w:themeColor="text1"/>
          <w:kern w:val="0"/>
          <w:sz w:val="24"/>
          <w:szCs w:val="21"/>
        </w:rPr>
      </w:pPr>
      <w:r w:rsidRPr="00747131">
        <w:rPr>
          <w:rFonts w:hAnsi="宋体"/>
          <w:color w:val="000000" w:themeColor="text1"/>
          <w:sz w:val="24"/>
          <w:szCs w:val="24"/>
        </w:rPr>
        <w:t>第</w:t>
      </w:r>
      <w:r w:rsidRPr="00747131">
        <w:rPr>
          <w:rFonts w:hAnsi="宋体" w:hint="eastAsia"/>
          <w:color w:val="000000" w:themeColor="text1"/>
          <w:sz w:val="24"/>
          <w:szCs w:val="24"/>
        </w:rPr>
        <w:t>三</w:t>
      </w:r>
      <w:r w:rsidRPr="00747131">
        <w:rPr>
          <w:rFonts w:hAnsi="宋体"/>
          <w:color w:val="000000" w:themeColor="text1"/>
          <w:sz w:val="24"/>
          <w:szCs w:val="24"/>
        </w:rPr>
        <w:t>方面</w:t>
      </w:r>
      <w:r w:rsidRPr="00747131">
        <w:rPr>
          <w:rFonts w:hAnsi="宋体" w:hint="eastAsia"/>
          <w:color w:val="000000" w:themeColor="text1"/>
          <w:sz w:val="24"/>
          <w:szCs w:val="24"/>
        </w:rPr>
        <w:t>，</w:t>
      </w:r>
      <w:r w:rsidRPr="00747131">
        <w:rPr>
          <w:rFonts w:hAnsi="宋体"/>
          <w:color w:val="000000" w:themeColor="text1"/>
          <w:sz w:val="24"/>
          <w:szCs w:val="24"/>
        </w:rPr>
        <w:t>本申请实施</w:t>
      </w:r>
      <w:proofErr w:type="gramStart"/>
      <w:r w:rsidRPr="00747131">
        <w:rPr>
          <w:rFonts w:hAnsi="宋体"/>
          <w:color w:val="000000" w:themeColor="text1"/>
          <w:sz w:val="24"/>
          <w:szCs w:val="24"/>
        </w:rPr>
        <w:t>例提供</w:t>
      </w:r>
      <w:proofErr w:type="gramEnd"/>
      <w:r w:rsidRPr="00747131">
        <w:rPr>
          <w:rFonts w:hAnsi="宋体"/>
          <w:color w:val="000000" w:themeColor="text1"/>
          <w:sz w:val="24"/>
          <w:szCs w:val="24"/>
        </w:rPr>
        <w:t>一种</w:t>
      </w:r>
      <w:r w:rsidRPr="00747131">
        <w:rPr>
          <w:rFonts w:hint="eastAsia"/>
          <w:color w:val="000000" w:themeColor="text1"/>
          <w:sz w:val="24"/>
          <w:szCs w:val="24"/>
        </w:rPr>
        <w:t>电子设备</w:t>
      </w:r>
      <w:r w:rsidRPr="00747131">
        <w:rPr>
          <w:rFonts w:hAnsi="宋体"/>
          <w:color w:val="000000" w:themeColor="text1"/>
          <w:sz w:val="24"/>
          <w:szCs w:val="24"/>
        </w:rPr>
        <w:t>，包括处理器和存储器</w:t>
      </w:r>
      <w:r w:rsidRPr="00747131">
        <w:rPr>
          <w:rFonts w:hAnsi="宋体" w:hint="eastAsia"/>
          <w:color w:val="000000" w:themeColor="text1"/>
          <w:sz w:val="24"/>
          <w:szCs w:val="24"/>
        </w:rPr>
        <w:t>，存储器用于存储</w:t>
      </w:r>
      <w:r w:rsidR="00214D9C" w:rsidRPr="00747131">
        <w:rPr>
          <w:rFonts w:ascii="Times New Roman" w:eastAsia="宋体" w:hAnsi="Times New Roman" w:cs="Times New Roman"/>
          <w:sz w:val="24"/>
          <w:szCs w:val="24"/>
        </w:rPr>
        <w:t>计算机执行指令</w:t>
      </w:r>
      <w:r w:rsidRPr="00747131">
        <w:rPr>
          <w:rFonts w:hAnsi="宋体" w:hint="eastAsia"/>
          <w:color w:val="000000" w:themeColor="text1"/>
          <w:sz w:val="24"/>
          <w:szCs w:val="24"/>
        </w:rPr>
        <w:t>，处理器用于运行</w:t>
      </w:r>
      <w:r w:rsidR="00214D9C" w:rsidRPr="00747131">
        <w:rPr>
          <w:rFonts w:ascii="Times New Roman" w:eastAsia="宋体" w:hAnsi="Times New Roman" w:cs="Times New Roman"/>
          <w:sz w:val="24"/>
          <w:szCs w:val="24"/>
        </w:rPr>
        <w:t>存储器存储的计算机执行指令</w:t>
      </w:r>
      <w:r w:rsidRPr="00747131">
        <w:rPr>
          <w:rFonts w:hAnsi="宋体" w:hint="eastAsia"/>
          <w:color w:val="000000" w:themeColor="text1"/>
          <w:sz w:val="24"/>
          <w:szCs w:val="24"/>
        </w:rPr>
        <w:t>，以</w:t>
      </w:r>
      <w:proofErr w:type="gramStart"/>
      <w:r w:rsidRPr="00747131">
        <w:rPr>
          <w:rFonts w:hAnsi="宋体" w:hint="eastAsia"/>
          <w:color w:val="000000" w:themeColor="text1"/>
          <w:sz w:val="24"/>
          <w:szCs w:val="24"/>
        </w:rPr>
        <w:t>执行第</w:t>
      </w:r>
      <w:proofErr w:type="gramEnd"/>
      <w:r w:rsidRPr="00747131">
        <w:rPr>
          <w:rFonts w:hAnsi="宋体" w:hint="eastAsia"/>
          <w:color w:val="000000" w:themeColor="text1"/>
          <w:sz w:val="24"/>
          <w:szCs w:val="24"/>
        </w:rPr>
        <w:t>一方面或第一方面的任意一种可能的实现方式中描述的方法。</w:t>
      </w:r>
    </w:p>
    <w:p w14:paraId="1F489229" w14:textId="77777777" w:rsidR="00C42B5C" w:rsidRPr="00747131" w:rsidRDefault="00C42B5C" w:rsidP="00C42B5C">
      <w:pPr>
        <w:spacing w:line="360" w:lineRule="exact"/>
        <w:ind w:firstLineChars="200" w:firstLine="480"/>
        <w:rPr>
          <w:color w:val="000000" w:themeColor="text1"/>
          <w:sz w:val="24"/>
          <w:szCs w:val="24"/>
        </w:rPr>
      </w:pPr>
      <w:r w:rsidRPr="00747131">
        <w:rPr>
          <w:color w:val="000000" w:themeColor="text1"/>
          <w:sz w:val="24"/>
          <w:szCs w:val="24"/>
        </w:rPr>
        <w:t>第</w:t>
      </w:r>
      <w:r w:rsidRPr="00747131">
        <w:rPr>
          <w:rFonts w:hint="eastAsia"/>
          <w:color w:val="000000" w:themeColor="text1"/>
          <w:sz w:val="24"/>
          <w:szCs w:val="24"/>
        </w:rPr>
        <w:t>四</w:t>
      </w:r>
      <w:r w:rsidRPr="00747131">
        <w:rPr>
          <w:color w:val="000000" w:themeColor="text1"/>
          <w:sz w:val="24"/>
          <w:szCs w:val="24"/>
        </w:rPr>
        <w:t>方面</w:t>
      </w:r>
      <w:r w:rsidRPr="00747131">
        <w:rPr>
          <w:rFonts w:hint="eastAsia"/>
          <w:color w:val="000000" w:themeColor="text1"/>
          <w:sz w:val="24"/>
          <w:szCs w:val="24"/>
        </w:rPr>
        <w:t>，本申请实施</w:t>
      </w:r>
      <w:proofErr w:type="gramStart"/>
      <w:r w:rsidRPr="00747131">
        <w:rPr>
          <w:rFonts w:hint="eastAsia"/>
          <w:color w:val="000000" w:themeColor="text1"/>
          <w:sz w:val="24"/>
          <w:szCs w:val="24"/>
        </w:rPr>
        <w:t>例提供</w:t>
      </w:r>
      <w:proofErr w:type="gramEnd"/>
      <w:r w:rsidRPr="00747131">
        <w:rPr>
          <w:rFonts w:hint="eastAsia"/>
          <w:color w:val="000000" w:themeColor="text1"/>
          <w:sz w:val="24"/>
          <w:szCs w:val="24"/>
        </w:rPr>
        <w:t>一种计算机可读存储介质，计算机可读存储介质中存储有计算机程序或指令，当计算机程序或指令在计算机上运行时，使得计算机</w:t>
      </w:r>
      <w:proofErr w:type="gramStart"/>
      <w:r w:rsidRPr="00747131">
        <w:rPr>
          <w:rFonts w:hint="eastAsia"/>
          <w:color w:val="000000" w:themeColor="text1"/>
          <w:sz w:val="24"/>
          <w:szCs w:val="24"/>
        </w:rPr>
        <w:t>执行第</w:t>
      </w:r>
      <w:proofErr w:type="gramEnd"/>
      <w:r w:rsidRPr="00747131">
        <w:rPr>
          <w:rFonts w:hint="eastAsia"/>
          <w:color w:val="000000" w:themeColor="text1"/>
          <w:sz w:val="24"/>
          <w:szCs w:val="24"/>
        </w:rPr>
        <w:t>一方面或第一方面的任意一种可能的实现方式中描述的方法。</w:t>
      </w:r>
    </w:p>
    <w:p w14:paraId="3E1C0177" w14:textId="63119AF7" w:rsidR="00C42B5C" w:rsidRPr="00747131" w:rsidRDefault="00C42B5C" w:rsidP="00C42B5C">
      <w:pPr>
        <w:spacing w:line="360" w:lineRule="exact"/>
        <w:ind w:firstLineChars="200" w:firstLine="480"/>
        <w:rPr>
          <w:color w:val="000000" w:themeColor="text1"/>
          <w:sz w:val="24"/>
          <w:szCs w:val="24"/>
        </w:rPr>
      </w:pPr>
      <w:r w:rsidRPr="00747131">
        <w:rPr>
          <w:rFonts w:hint="eastAsia"/>
          <w:color w:val="000000" w:themeColor="text1"/>
          <w:sz w:val="24"/>
          <w:szCs w:val="24"/>
        </w:rPr>
        <w:t>第五方面，本申请实施</w:t>
      </w:r>
      <w:proofErr w:type="gramStart"/>
      <w:r w:rsidRPr="00747131">
        <w:rPr>
          <w:rFonts w:hint="eastAsia"/>
          <w:color w:val="000000" w:themeColor="text1"/>
          <w:sz w:val="24"/>
          <w:szCs w:val="24"/>
        </w:rPr>
        <w:t>例提供</w:t>
      </w:r>
      <w:proofErr w:type="gramEnd"/>
      <w:r w:rsidRPr="00747131">
        <w:rPr>
          <w:rFonts w:hint="eastAsia"/>
          <w:color w:val="000000" w:themeColor="text1"/>
          <w:sz w:val="24"/>
          <w:szCs w:val="24"/>
        </w:rPr>
        <w:t>一种包括计算机程序的计算机程序产品，当计算机程序</w:t>
      </w:r>
      <w:r w:rsidR="00214D9C" w:rsidRPr="00747131">
        <w:rPr>
          <w:rFonts w:hint="eastAsia"/>
          <w:color w:val="000000" w:themeColor="text1"/>
          <w:sz w:val="24"/>
          <w:szCs w:val="24"/>
        </w:rPr>
        <w:t>被</w:t>
      </w:r>
      <w:r w:rsidRPr="00747131">
        <w:rPr>
          <w:rFonts w:hint="eastAsia"/>
          <w:color w:val="000000" w:themeColor="text1"/>
          <w:sz w:val="24"/>
          <w:szCs w:val="24"/>
        </w:rPr>
        <w:t>运行时，使得计算机</w:t>
      </w:r>
      <w:proofErr w:type="gramStart"/>
      <w:r w:rsidRPr="00747131">
        <w:rPr>
          <w:rFonts w:hint="eastAsia"/>
          <w:color w:val="000000" w:themeColor="text1"/>
          <w:sz w:val="24"/>
          <w:szCs w:val="24"/>
        </w:rPr>
        <w:t>执行第</w:t>
      </w:r>
      <w:proofErr w:type="gramEnd"/>
      <w:r w:rsidRPr="00747131">
        <w:rPr>
          <w:rFonts w:hint="eastAsia"/>
          <w:color w:val="000000" w:themeColor="text1"/>
          <w:sz w:val="24"/>
          <w:szCs w:val="24"/>
        </w:rPr>
        <w:t>一方面或第一方面的任意一种可能的实现方式中描述的方法。</w:t>
      </w:r>
    </w:p>
    <w:p w14:paraId="53711283" w14:textId="77777777" w:rsidR="00C42B5C" w:rsidRPr="00747131" w:rsidRDefault="00C42B5C" w:rsidP="00C42B5C">
      <w:pPr>
        <w:spacing w:line="360" w:lineRule="exact"/>
        <w:ind w:firstLineChars="200" w:firstLine="480"/>
        <w:rPr>
          <w:color w:val="000000" w:themeColor="text1"/>
          <w:sz w:val="24"/>
          <w:szCs w:val="24"/>
        </w:rPr>
      </w:pPr>
      <w:r w:rsidRPr="00747131">
        <w:rPr>
          <w:rFonts w:hint="eastAsia"/>
          <w:color w:val="000000" w:themeColor="text1"/>
          <w:sz w:val="24"/>
          <w:szCs w:val="24"/>
        </w:rPr>
        <w:t>第六方面，本申请提供一种芯片或者芯片系统，该芯片或者芯片系统包括至少一个处理器和通信接口，通信接口和至少一个处理器通过线路互联，至少一个处理器用于运行计算机程序或指令，以</w:t>
      </w:r>
      <w:proofErr w:type="gramStart"/>
      <w:r w:rsidRPr="00747131">
        <w:rPr>
          <w:rFonts w:hint="eastAsia"/>
          <w:color w:val="000000" w:themeColor="text1"/>
          <w:sz w:val="24"/>
          <w:szCs w:val="24"/>
        </w:rPr>
        <w:t>执行第</w:t>
      </w:r>
      <w:proofErr w:type="gramEnd"/>
      <w:r w:rsidRPr="00747131">
        <w:rPr>
          <w:rFonts w:hint="eastAsia"/>
          <w:color w:val="000000" w:themeColor="text1"/>
          <w:sz w:val="24"/>
          <w:szCs w:val="24"/>
        </w:rPr>
        <w:t>一方面或第一方面的任意一种可能的实现方式中描述的方法。其中，芯片中的通信接口可以为输入</w:t>
      </w:r>
      <w:r w:rsidRPr="00747131">
        <w:rPr>
          <w:rFonts w:hint="eastAsia"/>
          <w:color w:val="000000" w:themeColor="text1"/>
          <w:sz w:val="24"/>
          <w:szCs w:val="24"/>
        </w:rPr>
        <w:t>/</w:t>
      </w:r>
      <w:r w:rsidRPr="00747131">
        <w:rPr>
          <w:rFonts w:hint="eastAsia"/>
          <w:color w:val="000000" w:themeColor="text1"/>
          <w:sz w:val="24"/>
          <w:szCs w:val="24"/>
        </w:rPr>
        <w:t>输出接口、管脚或电路等。</w:t>
      </w:r>
    </w:p>
    <w:p w14:paraId="33E01517" w14:textId="77777777" w:rsidR="00C42B5C" w:rsidRPr="00747131" w:rsidRDefault="00C42B5C" w:rsidP="00C42B5C">
      <w:pPr>
        <w:spacing w:line="360" w:lineRule="exact"/>
        <w:ind w:firstLineChars="200" w:firstLine="480"/>
        <w:rPr>
          <w:color w:val="000000" w:themeColor="text1"/>
          <w:sz w:val="24"/>
          <w:szCs w:val="24"/>
        </w:rPr>
      </w:pPr>
      <w:r w:rsidRPr="00747131">
        <w:rPr>
          <w:rFonts w:hint="eastAsia"/>
          <w:color w:val="000000" w:themeColor="text1"/>
          <w:sz w:val="24"/>
          <w:szCs w:val="24"/>
        </w:rPr>
        <w:t>在一种可能的实现中，本申请中上述描述的芯片或者芯片系统还包括至少一个存储器，</w:t>
      </w:r>
      <w:proofErr w:type="gramStart"/>
      <w:r w:rsidRPr="00747131">
        <w:rPr>
          <w:rFonts w:hint="eastAsia"/>
          <w:color w:val="000000" w:themeColor="text1"/>
          <w:sz w:val="24"/>
          <w:szCs w:val="24"/>
        </w:rPr>
        <w:t>该至少</w:t>
      </w:r>
      <w:proofErr w:type="gramEnd"/>
      <w:r w:rsidRPr="00747131">
        <w:rPr>
          <w:rFonts w:hint="eastAsia"/>
          <w:color w:val="000000" w:themeColor="text1"/>
          <w:sz w:val="24"/>
          <w:szCs w:val="24"/>
        </w:rPr>
        <w:t>一个存储器中存储有指令。该存储器可以为芯片内部的存储单元，例如，寄存器、缓存等，也可以是该芯片的存储单元（例如，只读存储器、随机存取存储器等）。</w:t>
      </w:r>
    </w:p>
    <w:p w14:paraId="3695E39B" w14:textId="77777777" w:rsidR="00C42B5C" w:rsidRPr="00747131" w:rsidRDefault="00C42B5C" w:rsidP="00C42B5C">
      <w:pPr>
        <w:spacing w:line="360" w:lineRule="exact"/>
        <w:ind w:firstLineChars="200" w:firstLine="480"/>
        <w:rPr>
          <w:sz w:val="24"/>
          <w:szCs w:val="24"/>
        </w:rPr>
      </w:pPr>
      <w:r w:rsidRPr="00747131">
        <w:rPr>
          <w:rFonts w:hint="eastAsia"/>
          <w:color w:val="000000" w:themeColor="text1"/>
          <w:sz w:val="24"/>
          <w:szCs w:val="24"/>
        </w:rPr>
        <w:t>应当理解的是，本申请的第二方面至第六方面与本申请的第一方面的技术方案相对应，各方面及对应的可行实施方式所取得的有益效果相似，不再赘述。</w:t>
      </w:r>
    </w:p>
    <w:p w14:paraId="2F497964" w14:textId="77777777" w:rsidR="00C42B5C" w:rsidRPr="00747131" w:rsidRDefault="00C42B5C" w:rsidP="00C42B5C">
      <w:pPr>
        <w:spacing w:line="360" w:lineRule="exact"/>
        <w:ind w:firstLineChars="200" w:firstLine="480"/>
        <w:rPr>
          <w:sz w:val="24"/>
          <w:szCs w:val="24"/>
        </w:rPr>
      </w:pPr>
    </w:p>
    <w:p w14:paraId="30C2C121" w14:textId="77777777" w:rsidR="00C42B5C" w:rsidRPr="00747131" w:rsidRDefault="00C42B5C" w:rsidP="00C42B5C">
      <w:pPr>
        <w:spacing w:line="360" w:lineRule="exact"/>
        <w:rPr>
          <w:b/>
          <w:sz w:val="24"/>
          <w:szCs w:val="24"/>
        </w:rPr>
      </w:pPr>
      <w:r w:rsidRPr="00747131">
        <w:rPr>
          <w:b/>
          <w:sz w:val="24"/>
          <w:szCs w:val="24"/>
        </w:rPr>
        <w:t>附图说明</w:t>
      </w:r>
    </w:p>
    <w:p w14:paraId="3A77D3A0" w14:textId="155D4214" w:rsidR="00C42B5C" w:rsidRPr="00747131" w:rsidRDefault="00C42B5C" w:rsidP="00C42B5C">
      <w:pPr>
        <w:spacing w:line="360" w:lineRule="exact"/>
        <w:ind w:firstLineChars="200" w:firstLine="480"/>
        <w:rPr>
          <w:sz w:val="24"/>
          <w:szCs w:val="24"/>
        </w:rPr>
      </w:pPr>
      <w:r w:rsidRPr="00747131">
        <w:rPr>
          <w:rFonts w:hint="eastAsia"/>
          <w:sz w:val="24"/>
          <w:szCs w:val="24"/>
        </w:rPr>
        <w:t>图</w:t>
      </w:r>
      <w:r w:rsidRPr="00747131">
        <w:rPr>
          <w:rFonts w:hint="eastAsia"/>
          <w:sz w:val="24"/>
          <w:szCs w:val="24"/>
        </w:rPr>
        <w:t>1</w:t>
      </w:r>
      <w:r w:rsidRPr="00747131">
        <w:rPr>
          <w:rFonts w:hint="eastAsia"/>
          <w:sz w:val="24"/>
          <w:szCs w:val="24"/>
        </w:rPr>
        <w:t>为本申请实施</w:t>
      </w:r>
      <w:proofErr w:type="gramStart"/>
      <w:r w:rsidRPr="00747131">
        <w:rPr>
          <w:rFonts w:hint="eastAsia"/>
          <w:sz w:val="24"/>
          <w:szCs w:val="24"/>
        </w:rPr>
        <w:t>例提供</w:t>
      </w:r>
      <w:proofErr w:type="gramEnd"/>
      <w:r w:rsidRPr="00747131">
        <w:rPr>
          <w:rFonts w:hint="eastAsia"/>
          <w:sz w:val="24"/>
          <w:szCs w:val="24"/>
        </w:rPr>
        <w:t>的</w:t>
      </w:r>
      <w:r w:rsidR="000B2BB3" w:rsidRPr="00747131">
        <w:rPr>
          <w:rFonts w:ascii="Times New Roman" w:hAnsi="Times New Roman" w:cs="Times New Roman" w:hint="eastAsia"/>
          <w:sz w:val="24"/>
          <w:szCs w:val="24"/>
        </w:rPr>
        <w:t>智能</w:t>
      </w:r>
      <w:proofErr w:type="gramStart"/>
      <w:r w:rsidR="000B2BB3" w:rsidRPr="00747131">
        <w:rPr>
          <w:rFonts w:ascii="Times New Roman" w:hAnsi="Times New Roman" w:cs="Times New Roman" w:hint="eastAsia"/>
          <w:sz w:val="24"/>
          <w:szCs w:val="24"/>
        </w:rPr>
        <w:t>体执行</w:t>
      </w:r>
      <w:proofErr w:type="gramEnd"/>
      <w:r w:rsidR="000B2BB3" w:rsidRPr="00747131">
        <w:rPr>
          <w:rFonts w:ascii="Times New Roman" w:hAnsi="Times New Roman" w:cs="Times New Roman" w:hint="eastAsia"/>
          <w:sz w:val="24"/>
          <w:szCs w:val="24"/>
        </w:rPr>
        <w:t>查询对应任务的一种流程示意图</w:t>
      </w:r>
      <w:r w:rsidRPr="00747131">
        <w:rPr>
          <w:rFonts w:hint="eastAsia"/>
          <w:sz w:val="24"/>
          <w:szCs w:val="24"/>
        </w:rPr>
        <w:t>；</w:t>
      </w:r>
    </w:p>
    <w:p w14:paraId="21FE634A" w14:textId="4C3D9B26" w:rsidR="00C42B5C" w:rsidRPr="00747131" w:rsidRDefault="00C42B5C" w:rsidP="00C42B5C">
      <w:pPr>
        <w:spacing w:line="360" w:lineRule="exact"/>
        <w:ind w:firstLineChars="200" w:firstLine="480"/>
        <w:rPr>
          <w:sz w:val="24"/>
          <w:szCs w:val="24"/>
        </w:rPr>
      </w:pPr>
      <w:r w:rsidRPr="00747131">
        <w:rPr>
          <w:rFonts w:hint="eastAsia"/>
          <w:sz w:val="24"/>
          <w:szCs w:val="24"/>
        </w:rPr>
        <w:t>图</w:t>
      </w:r>
      <w:r w:rsidRPr="00747131">
        <w:rPr>
          <w:sz w:val="24"/>
          <w:szCs w:val="24"/>
        </w:rPr>
        <w:t>2</w:t>
      </w:r>
      <w:r w:rsidRPr="00747131">
        <w:rPr>
          <w:rFonts w:hint="eastAsia"/>
          <w:sz w:val="24"/>
          <w:szCs w:val="24"/>
        </w:rPr>
        <w:t>为本申请实施</w:t>
      </w:r>
      <w:proofErr w:type="gramStart"/>
      <w:r w:rsidRPr="00747131">
        <w:rPr>
          <w:rFonts w:hint="eastAsia"/>
          <w:sz w:val="24"/>
          <w:szCs w:val="24"/>
        </w:rPr>
        <w:t>例提供</w:t>
      </w:r>
      <w:proofErr w:type="gramEnd"/>
      <w:r w:rsidRPr="00747131">
        <w:rPr>
          <w:rFonts w:hint="eastAsia"/>
          <w:sz w:val="24"/>
          <w:szCs w:val="24"/>
        </w:rPr>
        <w:t>的</w:t>
      </w:r>
      <w:r w:rsidR="000B2BB3" w:rsidRPr="00747131">
        <w:rPr>
          <w:rFonts w:ascii="Times New Roman" w:hAnsi="Times New Roman" w:cs="Times New Roman" w:hint="eastAsia"/>
          <w:sz w:val="24"/>
          <w:szCs w:val="24"/>
        </w:rPr>
        <w:t>智能</w:t>
      </w:r>
      <w:proofErr w:type="gramStart"/>
      <w:r w:rsidR="000B2BB3" w:rsidRPr="00747131">
        <w:rPr>
          <w:rFonts w:ascii="Times New Roman" w:hAnsi="Times New Roman" w:cs="Times New Roman" w:hint="eastAsia"/>
          <w:sz w:val="24"/>
          <w:szCs w:val="24"/>
        </w:rPr>
        <w:t>体执行</w:t>
      </w:r>
      <w:proofErr w:type="gramEnd"/>
      <w:r w:rsidR="000B2BB3" w:rsidRPr="00747131">
        <w:rPr>
          <w:rFonts w:ascii="Times New Roman" w:hAnsi="Times New Roman" w:cs="Times New Roman" w:hint="eastAsia"/>
          <w:sz w:val="24"/>
          <w:szCs w:val="24"/>
        </w:rPr>
        <w:t>查询对应任务的另一种流程示意图</w:t>
      </w:r>
      <w:r w:rsidRPr="00747131">
        <w:rPr>
          <w:rFonts w:hint="eastAsia"/>
          <w:sz w:val="24"/>
          <w:szCs w:val="24"/>
        </w:rPr>
        <w:t>；</w:t>
      </w:r>
    </w:p>
    <w:p w14:paraId="3733D045" w14:textId="44161862" w:rsidR="00C42B5C" w:rsidRPr="00747131" w:rsidRDefault="00C42B5C" w:rsidP="00C42B5C">
      <w:pPr>
        <w:spacing w:line="360" w:lineRule="exact"/>
        <w:ind w:firstLineChars="200" w:firstLine="480"/>
        <w:rPr>
          <w:sz w:val="24"/>
          <w:szCs w:val="24"/>
        </w:rPr>
      </w:pPr>
      <w:r w:rsidRPr="00747131">
        <w:rPr>
          <w:rFonts w:hint="eastAsia"/>
          <w:sz w:val="24"/>
          <w:szCs w:val="24"/>
        </w:rPr>
        <w:t>图</w:t>
      </w:r>
      <w:r w:rsidRPr="00747131">
        <w:rPr>
          <w:sz w:val="24"/>
          <w:szCs w:val="24"/>
        </w:rPr>
        <w:t>3</w:t>
      </w:r>
      <w:r w:rsidRPr="00747131">
        <w:rPr>
          <w:rFonts w:hint="eastAsia"/>
          <w:sz w:val="24"/>
          <w:szCs w:val="24"/>
        </w:rPr>
        <w:t>为本申请实施</w:t>
      </w:r>
      <w:proofErr w:type="gramStart"/>
      <w:r w:rsidRPr="00747131">
        <w:rPr>
          <w:rFonts w:hint="eastAsia"/>
          <w:sz w:val="24"/>
          <w:szCs w:val="24"/>
        </w:rPr>
        <w:t>例提供</w:t>
      </w:r>
      <w:proofErr w:type="gramEnd"/>
      <w:r w:rsidRPr="00747131">
        <w:rPr>
          <w:rFonts w:hint="eastAsia"/>
          <w:sz w:val="24"/>
          <w:szCs w:val="24"/>
        </w:rPr>
        <w:t>的</w:t>
      </w:r>
      <w:r w:rsidR="000B2BB3" w:rsidRPr="00747131">
        <w:rPr>
          <w:rFonts w:ascii="Times New Roman" w:hAnsi="Times New Roman" w:cs="Times New Roman" w:hint="eastAsia"/>
          <w:sz w:val="24"/>
          <w:szCs w:val="24"/>
        </w:rPr>
        <w:t>智能</w:t>
      </w:r>
      <w:proofErr w:type="gramStart"/>
      <w:r w:rsidR="000B2BB3" w:rsidRPr="00747131">
        <w:rPr>
          <w:rFonts w:ascii="Times New Roman" w:hAnsi="Times New Roman" w:cs="Times New Roman" w:hint="eastAsia"/>
          <w:sz w:val="24"/>
          <w:szCs w:val="24"/>
        </w:rPr>
        <w:t>体执行</w:t>
      </w:r>
      <w:proofErr w:type="gramEnd"/>
      <w:r w:rsidR="000B2BB3" w:rsidRPr="00747131">
        <w:rPr>
          <w:rFonts w:ascii="Times New Roman" w:hAnsi="Times New Roman" w:cs="Times New Roman" w:hint="eastAsia"/>
          <w:sz w:val="24"/>
          <w:szCs w:val="24"/>
        </w:rPr>
        <w:t>查询对应任务的又一种流程示意图</w:t>
      </w:r>
      <w:r w:rsidRPr="00747131">
        <w:rPr>
          <w:rFonts w:hint="eastAsia"/>
          <w:sz w:val="24"/>
          <w:szCs w:val="24"/>
        </w:rPr>
        <w:t>；</w:t>
      </w:r>
    </w:p>
    <w:p w14:paraId="1EB244AA" w14:textId="7706D480" w:rsidR="000B2BB3" w:rsidRPr="00747131" w:rsidRDefault="000B2BB3" w:rsidP="00C42B5C">
      <w:pPr>
        <w:spacing w:line="360" w:lineRule="exact"/>
        <w:ind w:firstLineChars="200" w:firstLine="480"/>
        <w:rPr>
          <w:sz w:val="24"/>
          <w:szCs w:val="24"/>
        </w:rPr>
      </w:pPr>
      <w:r w:rsidRPr="00747131">
        <w:rPr>
          <w:rFonts w:hint="eastAsia"/>
          <w:sz w:val="24"/>
          <w:szCs w:val="24"/>
        </w:rPr>
        <w:t>图</w:t>
      </w:r>
      <w:r w:rsidRPr="00747131">
        <w:rPr>
          <w:sz w:val="24"/>
          <w:szCs w:val="24"/>
        </w:rPr>
        <w:t>4A</w:t>
      </w:r>
      <w:r w:rsidRPr="00747131">
        <w:rPr>
          <w:rFonts w:hint="eastAsia"/>
          <w:sz w:val="24"/>
          <w:szCs w:val="24"/>
        </w:rPr>
        <w:t>为本申请实施</w:t>
      </w:r>
      <w:proofErr w:type="gramStart"/>
      <w:r w:rsidRPr="00747131">
        <w:rPr>
          <w:rFonts w:hint="eastAsia"/>
          <w:sz w:val="24"/>
          <w:szCs w:val="24"/>
        </w:rPr>
        <w:t>例提供</w:t>
      </w:r>
      <w:proofErr w:type="gramEnd"/>
      <w:r w:rsidRPr="00747131">
        <w:rPr>
          <w:rFonts w:hint="eastAsia"/>
          <w:sz w:val="24"/>
          <w:szCs w:val="24"/>
        </w:rPr>
        <w:t>的</w:t>
      </w:r>
      <w:r w:rsidRPr="00747131">
        <w:rPr>
          <w:rFonts w:ascii="Times New Roman" w:hAnsi="Times New Roman" w:cs="Times New Roman" w:hint="eastAsia"/>
          <w:sz w:val="24"/>
          <w:szCs w:val="24"/>
        </w:rPr>
        <w:t>一种场景示意图</w:t>
      </w:r>
      <w:r w:rsidRPr="00747131">
        <w:rPr>
          <w:rFonts w:hint="eastAsia"/>
          <w:sz w:val="24"/>
          <w:szCs w:val="24"/>
        </w:rPr>
        <w:t>；</w:t>
      </w:r>
    </w:p>
    <w:p w14:paraId="5C133B78" w14:textId="375F5953" w:rsidR="000B2BB3" w:rsidRPr="00747131" w:rsidRDefault="000B2BB3" w:rsidP="00C42B5C">
      <w:pPr>
        <w:spacing w:line="360" w:lineRule="exact"/>
        <w:ind w:firstLineChars="200" w:firstLine="480"/>
        <w:rPr>
          <w:sz w:val="24"/>
          <w:szCs w:val="24"/>
        </w:rPr>
      </w:pPr>
      <w:r w:rsidRPr="00747131">
        <w:rPr>
          <w:rFonts w:hint="eastAsia"/>
          <w:sz w:val="24"/>
          <w:szCs w:val="24"/>
        </w:rPr>
        <w:t>图</w:t>
      </w:r>
      <w:r w:rsidRPr="00747131">
        <w:rPr>
          <w:sz w:val="24"/>
          <w:szCs w:val="24"/>
        </w:rPr>
        <w:t>4B</w:t>
      </w:r>
      <w:r w:rsidRPr="00747131">
        <w:rPr>
          <w:rFonts w:hint="eastAsia"/>
          <w:sz w:val="24"/>
          <w:szCs w:val="24"/>
        </w:rPr>
        <w:t>为本申请实施</w:t>
      </w:r>
      <w:proofErr w:type="gramStart"/>
      <w:r w:rsidRPr="00747131">
        <w:rPr>
          <w:rFonts w:hint="eastAsia"/>
          <w:sz w:val="24"/>
          <w:szCs w:val="24"/>
        </w:rPr>
        <w:t>例提供</w:t>
      </w:r>
      <w:proofErr w:type="gramEnd"/>
      <w:r w:rsidRPr="00747131">
        <w:rPr>
          <w:rFonts w:hint="eastAsia"/>
          <w:sz w:val="24"/>
          <w:szCs w:val="24"/>
        </w:rPr>
        <w:t>的另</w:t>
      </w:r>
      <w:r w:rsidRPr="00747131">
        <w:rPr>
          <w:rFonts w:ascii="Times New Roman" w:hAnsi="Times New Roman" w:cs="Times New Roman" w:hint="eastAsia"/>
          <w:sz w:val="24"/>
          <w:szCs w:val="24"/>
        </w:rPr>
        <w:t>一种场景示意图</w:t>
      </w:r>
      <w:r w:rsidRPr="00747131">
        <w:rPr>
          <w:rFonts w:hint="eastAsia"/>
          <w:sz w:val="24"/>
          <w:szCs w:val="24"/>
        </w:rPr>
        <w:t>；</w:t>
      </w:r>
    </w:p>
    <w:p w14:paraId="064B6E4A" w14:textId="2C09CEF3" w:rsidR="000B2BB3" w:rsidRPr="00747131" w:rsidRDefault="000B2BB3" w:rsidP="00C42B5C">
      <w:pPr>
        <w:spacing w:line="360" w:lineRule="exact"/>
        <w:ind w:firstLineChars="200" w:firstLine="480"/>
        <w:rPr>
          <w:sz w:val="24"/>
          <w:szCs w:val="24"/>
        </w:rPr>
      </w:pPr>
      <w:r w:rsidRPr="00747131">
        <w:rPr>
          <w:rFonts w:hint="eastAsia"/>
          <w:sz w:val="24"/>
          <w:szCs w:val="24"/>
        </w:rPr>
        <w:t>图</w:t>
      </w:r>
      <w:r w:rsidRPr="00747131">
        <w:rPr>
          <w:sz w:val="24"/>
          <w:szCs w:val="24"/>
        </w:rPr>
        <w:t>4C</w:t>
      </w:r>
      <w:r w:rsidRPr="00747131">
        <w:rPr>
          <w:rFonts w:hint="eastAsia"/>
          <w:sz w:val="24"/>
          <w:szCs w:val="24"/>
        </w:rPr>
        <w:t>为本申请实施</w:t>
      </w:r>
      <w:proofErr w:type="gramStart"/>
      <w:r w:rsidRPr="00747131">
        <w:rPr>
          <w:rFonts w:hint="eastAsia"/>
          <w:sz w:val="24"/>
          <w:szCs w:val="24"/>
        </w:rPr>
        <w:t>例提供</w:t>
      </w:r>
      <w:proofErr w:type="gramEnd"/>
      <w:r w:rsidRPr="00747131">
        <w:rPr>
          <w:rFonts w:hint="eastAsia"/>
          <w:sz w:val="24"/>
          <w:szCs w:val="24"/>
        </w:rPr>
        <w:t>的又</w:t>
      </w:r>
      <w:r w:rsidRPr="00747131">
        <w:rPr>
          <w:rFonts w:ascii="Times New Roman" w:hAnsi="Times New Roman" w:cs="Times New Roman" w:hint="eastAsia"/>
          <w:sz w:val="24"/>
          <w:szCs w:val="24"/>
        </w:rPr>
        <w:t>一种场景示意图</w:t>
      </w:r>
      <w:r w:rsidRPr="00747131">
        <w:rPr>
          <w:rFonts w:hint="eastAsia"/>
          <w:sz w:val="24"/>
          <w:szCs w:val="24"/>
        </w:rPr>
        <w:t>；</w:t>
      </w:r>
    </w:p>
    <w:p w14:paraId="0F551AB8" w14:textId="190A6588" w:rsidR="000B2BB3" w:rsidRPr="00747131" w:rsidRDefault="000B2BB3" w:rsidP="00C42B5C">
      <w:pPr>
        <w:spacing w:line="360" w:lineRule="exact"/>
        <w:ind w:firstLineChars="200" w:firstLine="480"/>
        <w:rPr>
          <w:sz w:val="24"/>
          <w:szCs w:val="24"/>
        </w:rPr>
      </w:pPr>
      <w:r w:rsidRPr="00747131">
        <w:rPr>
          <w:rFonts w:hint="eastAsia"/>
          <w:sz w:val="24"/>
          <w:szCs w:val="24"/>
        </w:rPr>
        <w:t>图</w:t>
      </w:r>
      <w:r w:rsidRPr="00747131">
        <w:rPr>
          <w:sz w:val="24"/>
          <w:szCs w:val="24"/>
        </w:rPr>
        <w:t>4D</w:t>
      </w:r>
      <w:r w:rsidRPr="00747131">
        <w:rPr>
          <w:rFonts w:hint="eastAsia"/>
          <w:sz w:val="24"/>
          <w:szCs w:val="24"/>
        </w:rPr>
        <w:t>为本申请实施</w:t>
      </w:r>
      <w:proofErr w:type="gramStart"/>
      <w:r w:rsidRPr="00747131">
        <w:rPr>
          <w:rFonts w:hint="eastAsia"/>
          <w:sz w:val="24"/>
          <w:szCs w:val="24"/>
        </w:rPr>
        <w:t>例提供</w:t>
      </w:r>
      <w:proofErr w:type="gramEnd"/>
      <w:r w:rsidRPr="00747131">
        <w:rPr>
          <w:rFonts w:hint="eastAsia"/>
          <w:sz w:val="24"/>
          <w:szCs w:val="24"/>
        </w:rPr>
        <w:t>的又</w:t>
      </w:r>
      <w:r w:rsidRPr="00747131">
        <w:rPr>
          <w:rFonts w:ascii="Times New Roman" w:hAnsi="Times New Roman" w:cs="Times New Roman" w:hint="eastAsia"/>
          <w:sz w:val="24"/>
          <w:szCs w:val="24"/>
        </w:rPr>
        <w:t>一种场景示意图</w:t>
      </w:r>
      <w:r w:rsidRPr="00747131">
        <w:rPr>
          <w:rFonts w:hint="eastAsia"/>
          <w:sz w:val="24"/>
          <w:szCs w:val="24"/>
        </w:rPr>
        <w:t>；</w:t>
      </w:r>
    </w:p>
    <w:p w14:paraId="59C9BE5B" w14:textId="0D6AD753" w:rsidR="00C42B5C" w:rsidRPr="00747131" w:rsidRDefault="000B2BB3" w:rsidP="00C42B5C">
      <w:pPr>
        <w:spacing w:line="360" w:lineRule="exact"/>
        <w:ind w:firstLineChars="200" w:firstLine="480"/>
        <w:rPr>
          <w:sz w:val="24"/>
          <w:szCs w:val="24"/>
        </w:rPr>
      </w:pPr>
      <w:r w:rsidRPr="00747131">
        <w:rPr>
          <w:rFonts w:hint="eastAsia"/>
          <w:sz w:val="24"/>
          <w:szCs w:val="24"/>
        </w:rPr>
        <w:t>图</w:t>
      </w:r>
      <w:r w:rsidRPr="00747131">
        <w:rPr>
          <w:sz w:val="24"/>
          <w:szCs w:val="24"/>
        </w:rPr>
        <w:t>4E</w:t>
      </w:r>
      <w:r w:rsidRPr="00747131">
        <w:rPr>
          <w:rFonts w:hint="eastAsia"/>
          <w:sz w:val="24"/>
          <w:szCs w:val="24"/>
        </w:rPr>
        <w:t>为本申请实施</w:t>
      </w:r>
      <w:proofErr w:type="gramStart"/>
      <w:r w:rsidRPr="00747131">
        <w:rPr>
          <w:rFonts w:hint="eastAsia"/>
          <w:sz w:val="24"/>
          <w:szCs w:val="24"/>
        </w:rPr>
        <w:t>例提供</w:t>
      </w:r>
      <w:proofErr w:type="gramEnd"/>
      <w:r w:rsidRPr="00747131">
        <w:rPr>
          <w:rFonts w:hint="eastAsia"/>
          <w:sz w:val="24"/>
          <w:szCs w:val="24"/>
        </w:rPr>
        <w:t>的又</w:t>
      </w:r>
      <w:r w:rsidRPr="00747131">
        <w:rPr>
          <w:rFonts w:ascii="Times New Roman" w:hAnsi="Times New Roman" w:cs="Times New Roman" w:hint="eastAsia"/>
          <w:sz w:val="24"/>
          <w:szCs w:val="24"/>
        </w:rPr>
        <w:t>一种场景示意图</w:t>
      </w:r>
      <w:r w:rsidRPr="00747131">
        <w:rPr>
          <w:rFonts w:hint="eastAsia"/>
          <w:sz w:val="24"/>
          <w:szCs w:val="24"/>
        </w:rPr>
        <w:t>；</w:t>
      </w:r>
    </w:p>
    <w:p w14:paraId="6F733A3C" w14:textId="491C79F5" w:rsidR="000B2BB3" w:rsidRPr="00747131" w:rsidRDefault="000B2BB3" w:rsidP="00C42B5C">
      <w:pPr>
        <w:spacing w:line="360" w:lineRule="exact"/>
        <w:ind w:firstLineChars="200" w:firstLine="480"/>
        <w:rPr>
          <w:sz w:val="24"/>
          <w:szCs w:val="24"/>
        </w:rPr>
      </w:pPr>
      <w:r w:rsidRPr="00747131">
        <w:rPr>
          <w:rFonts w:hint="eastAsia"/>
          <w:sz w:val="24"/>
          <w:szCs w:val="24"/>
        </w:rPr>
        <w:t>图</w:t>
      </w:r>
      <w:r w:rsidRPr="00747131">
        <w:rPr>
          <w:sz w:val="24"/>
          <w:szCs w:val="24"/>
        </w:rPr>
        <w:t>4F</w:t>
      </w:r>
      <w:r w:rsidRPr="00747131">
        <w:rPr>
          <w:rFonts w:hint="eastAsia"/>
          <w:sz w:val="24"/>
          <w:szCs w:val="24"/>
        </w:rPr>
        <w:t>为本申请实施</w:t>
      </w:r>
      <w:proofErr w:type="gramStart"/>
      <w:r w:rsidRPr="00747131">
        <w:rPr>
          <w:rFonts w:hint="eastAsia"/>
          <w:sz w:val="24"/>
          <w:szCs w:val="24"/>
        </w:rPr>
        <w:t>例提供</w:t>
      </w:r>
      <w:proofErr w:type="gramEnd"/>
      <w:r w:rsidRPr="00747131">
        <w:rPr>
          <w:rFonts w:hint="eastAsia"/>
          <w:sz w:val="24"/>
          <w:szCs w:val="24"/>
        </w:rPr>
        <w:t>的又</w:t>
      </w:r>
      <w:r w:rsidRPr="00747131">
        <w:rPr>
          <w:rFonts w:ascii="Times New Roman" w:hAnsi="Times New Roman" w:cs="Times New Roman" w:hint="eastAsia"/>
          <w:sz w:val="24"/>
          <w:szCs w:val="24"/>
        </w:rPr>
        <w:t>一种场景示意图</w:t>
      </w:r>
      <w:r w:rsidRPr="00747131">
        <w:rPr>
          <w:rFonts w:hint="eastAsia"/>
          <w:sz w:val="24"/>
          <w:szCs w:val="24"/>
        </w:rPr>
        <w:t>；</w:t>
      </w:r>
    </w:p>
    <w:p w14:paraId="41AC53DB" w14:textId="70403A30" w:rsidR="000B2BB3" w:rsidRPr="00747131" w:rsidRDefault="000B2BB3" w:rsidP="00C42B5C">
      <w:pPr>
        <w:spacing w:line="360" w:lineRule="exact"/>
        <w:ind w:firstLineChars="200" w:firstLine="480"/>
        <w:rPr>
          <w:sz w:val="24"/>
          <w:szCs w:val="24"/>
        </w:rPr>
      </w:pPr>
      <w:r w:rsidRPr="00747131">
        <w:rPr>
          <w:rFonts w:hint="eastAsia"/>
          <w:sz w:val="24"/>
          <w:szCs w:val="24"/>
        </w:rPr>
        <w:t>图</w:t>
      </w:r>
      <w:r w:rsidRPr="00747131">
        <w:rPr>
          <w:sz w:val="24"/>
          <w:szCs w:val="24"/>
        </w:rPr>
        <w:t>4G</w:t>
      </w:r>
      <w:r w:rsidRPr="00747131">
        <w:rPr>
          <w:rFonts w:hint="eastAsia"/>
          <w:sz w:val="24"/>
          <w:szCs w:val="24"/>
        </w:rPr>
        <w:t>为本申请实施</w:t>
      </w:r>
      <w:proofErr w:type="gramStart"/>
      <w:r w:rsidRPr="00747131">
        <w:rPr>
          <w:rFonts w:hint="eastAsia"/>
          <w:sz w:val="24"/>
          <w:szCs w:val="24"/>
        </w:rPr>
        <w:t>例提供</w:t>
      </w:r>
      <w:proofErr w:type="gramEnd"/>
      <w:r w:rsidRPr="00747131">
        <w:rPr>
          <w:rFonts w:hint="eastAsia"/>
          <w:sz w:val="24"/>
          <w:szCs w:val="24"/>
        </w:rPr>
        <w:t>的又</w:t>
      </w:r>
      <w:r w:rsidRPr="00747131">
        <w:rPr>
          <w:rFonts w:ascii="Times New Roman" w:hAnsi="Times New Roman" w:cs="Times New Roman" w:hint="eastAsia"/>
          <w:sz w:val="24"/>
          <w:szCs w:val="24"/>
        </w:rPr>
        <w:t>一种场景示意图</w:t>
      </w:r>
      <w:r w:rsidRPr="00747131">
        <w:rPr>
          <w:rFonts w:hint="eastAsia"/>
          <w:sz w:val="24"/>
          <w:szCs w:val="24"/>
        </w:rPr>
        <w:t>；</w:t>
      </w:r>
    </w:p>
    <w:p w14:paraId="519B7F52" w14:textId="0DD07059" w:rsidR="000B2BB3" w:rsidRPr="00747131" w:rsidRDefault="000B2BB3" w:rsidP="00C42B5C">
      <w:pPr>
        <w:spacing w:line="360" w:lineRule="exact"/>
        <w:ind w:firstLineChars="200" w:firstLine="480"/>
        <w:rPr>
          <w:sz w:val="24"/>
          <w:szCs w:val="24"/>
        </w:rPr>
      </w:pPr>
      <w:r w:rsidRPr="00747131">
        <w:rPr>
          <w:rFonts w:hint="eastAsia"/>
          <w:sz w:val="24"/>
          <w:szCs w:val="24"/>
        </w:rPr>
        <w:t>图</w:t>
      </w:r>
      <w:r w:rsidRPr="00747131">
        <w:rPr>
          <w:sz w:val="24"/>
          <w:szCs w:val="24"/>
        </w:rPr>
        <w:t>4H</w:t>
      </w:r>
      <w:r w:rsidRPr="00747131">
        <w:rPr>
          <w:rFonts w:hint="eastAsia"/>
          <w:sz w:val="24"/>
          <w:szCs w:val="24"/>
        </w:rPr>
        <w:t>为本申请实施</w:t>
      </w:r>
      <w:proofErr w:type="gramStart"/>
      <w:r w:rsidRPr="00747131">
        <w:rPr>
          <w:rFonts w:hint="eastAsia"/>
          <w:sz w:val="24"/>
          <w:szCs w:val="24"/>
        </w:rPr>
        <w:t>例提供</w:t>
      </w:r>
      <w:proofErr w:type="gramEnd"/>
      <w:r w:rsidRPr="00747131">
        <w:rPr>
          <w:rFonts w:hint="eastAsia"/>
          <w:sz w:val="24"/>
          <w:szCs w:val="24"/>
        </w:rPr>
        <w:t>的又</w:t>
      </w:r>
      <w:r w:rsidRPr="00747131">
        <w:rPr>
          <w:rFonts w:ascii="Times New Roman" w:hAnsi="Times New Roman" w:cs="Times New Roman" w:hint="eastAsia"/>
          <w:sz w:val="24"/>
          <w:szCs w:val="24"/>
        </w:rPr>
        <w:t>一种场景示意图</w:t>
      </w:r>
      <w:r w:rsidRPr="00747131">
        <w:rPr>
          <w:rFonts w:hint="eastAsia"/>
          <w:sz w:val="24"/>
          <w:szCs w:val="24"/>
        </w:rPr>
        <w:t>；</w:t>
      </w:r>
    </w:p>
    <w:p w14:paraId="49FEF71A" w14:textId="0F168985" w:rsidR="000B2BB3" w:rsidRPr="00747131" w:rsidRDefault="000B2BB3" w:rsidP="00C42B5C">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图</w:t>
      </w:r>
      <w:r w:rsidRPr="00747131">
        <w:rPr>
          <w:rFonts w:ascii="Times New Roman" w:hAnsi="Times New Roman" w:cs="Times New Roman" w:hint="eastAsia"/>
          <w:sz w:val="24"/>
          <w:szCs w:val="24"/>
        </w:rPr>
        <w:t>5</w:t>
      </w:r>
      <w:r w:rsidRPr="00747131">
        <w:rPr>
          <w:rFonts w:ascii="Times New Roman" w:hAnsi="Times New Roman" w:cs="Times New Roman" w:hint="eastAsia"/>
          <w:sz w:val="24"/>
          <w:szCs w:val="24"/>
        </w:rPr>
        <w:t>为本申请实施</w:t>
      </w:r>
      <w:proofErr w:type="gramStart"/>
      <w:r w:rsidRPr="00747131">
        <w:rPr>
          <w:rFonts w:ascii="Times New Roman" w:hAnsi="Times New Roman" w:cs="Times New Roman" w:hint="eastAsia"/>
          <w:sz w:val="24"/>
          <w:szCs w:val="24"/>
        </w:rPr>
        <w:t>例提供</w:t>
      </w:r>
      <w:proofErr w:type="gramEnd"/>
      <w:r w:rsidRPr="00747131">
        <w:rPr>
          <w:rFonts w:ascii="Times New Roman" w:hAnsi="Times New Roman" w:cs="Times New Roman" w:hint="eastAsia"/>
          <w:sz w:val="24"/>
          <w:szCs w:val="24"/>
        </w:rPr>
        <w:t>的召回方法的一种流程示意图；</w:t>
      </w:r>
    </w:p>
    <w:p w14:paraId="6EA66AC3" w14:textId="068F0350" w:rsidR="000B2BB3" w:rsidRPr="00747131" w:rsidRDefault="000B2BB3" w:rsidP="00C42B5C">
      <w:pPr>
        <w:spacing w:line="360" w:lineRule="exact"/>
        <w:ind w:firstLineChars="200" w:firstLine="480"/>
        <w:rPr>
          <w:sz w:val="24"/>
          <w:szCs w:val="24"/>
        </w:rPr>
      </w:pPr>
      <w:r w:rsidRPr="00747131">
        <w:rPr>
          <w:rFonts w:ascii="Times New Roman" w:hAnsi="Times New Roman" w:cs="Times New Roman" w:hint="eastAsia"/>
          <w:sz w:val="24"/>
          <w:szCs w:val="24"/>
        </w:rPr>
        <w:t>图</w:t>
      </w:r>
      <w:r w:rsidRPr="00747131">
        <w:rPr>
          <w:rFonts w:ascii="Times New Roman" w:hAnsi="Times New Roman" w:cs="Times New Roman"/>
          <w:sz w:val="24"/>
          <w:szCs w:val="24"/>
        </w:rPr>
        <w:t>6</w:t>
      </w:r>
      <w:r w:rsidRPr="00747131">
        <w:rPr>
          <w:rFonts w:ascii="Times New Roman" w:hAnsi="Times New Roman" w:cs="Times New Roman" w:hint="eastAsia"/>
          <w:sz w:val="24"/>
          <w:szCs w:val="24"/>
        </w:rPr>
        <w:t>为本申请实施</w:t>
      </w:r>
      <w:proofErr w:type="gramStart"/>
      <w:r w:rsidRPr="00747131">
        <w:rPr>
          <w:rFonts w:ascii="Times New Roman" w:hAnsi="Times New Roman" w:cs="Times New Roman" w:hint="eastAsia"/>
          <w:sz w:val="24"/>
          <w:szCs w:val="24"/>
        </w:rPr>
        <w:t>例提供</w:t>
      </w:r>
      <w:proofErr w:type="gramEnd"/>
      <w:r w:rsidRPr="00747131">
        <w:rPr>
          <w:rFonts w:ascii="Times New Roman" w:hAnsi="Times New Roman" w:cs="Times New Roman" w:hint="eastAsia"/>
          <w:sz w:val="24"/>
          <w:szCs w:val="24"/>
        </w:rPr>
        <w:t>的召回方法的另一种流程示意图。</w:t>
      </w:r>
    </w:p>
    <w:p w14:paraId="2B989A5A" w14:textId="77777777" w:rsidR="00C42B5C" w:rsidRPr="00747131" w:rsidRDefault="00C42B5C" w:rsidP="00C42B5C">
      <w:pPr>
        <w:spacing w:line="360" w:lineRule="exact"/>
        <w:ind w:firstLineChars="200" w:firstLine="480"/>
        <w:rPr>
          <w:sz w:val="24"/>
          <w:szCs w:val="24"/>
        </w:rPr>
      </w:pPr>
    </w:p>
    <w:p w14:paraId="24E8993D" w14:textId="77777777" w:rsidR="00C42B5C" w:rsidRPr="00747131" w:rsidRDefault="00C42B5C" w:rsidP="00C42B5C">
      <w:pPr>
        <w:spacing w:line="360" w:lineRule="exact"/>
        <w:rPr>
          <w:b/>
          <w:sz w:val="24"/>
          <w:szCs w:val="24"/>
        </w:rPr>
      </w:pPr>
      <w:commentRangeStart w:id="14"/>
      <w:r w:rsidRPr="00747131">
        <w:rPr>
          <w:b/>
          <w:sz w:val="24"/>
          <w:szCs w:val="24"/>
        </w:rPr>
        <w:t>具体实施方式</w:t>
      </w:r>
      <w:commentRangeEnd w:id="14"/>
      <w:r w:rsidR="00B75180" w:rsidRPr="00747131">
        <w:rPr>
          <w:rStyle w:val="af1"/>
        </w:rPr>
        <w:commentReference w:id="14"/>
      </w:r>
    </w:p>
    <w:p w14:paraId="0A4B8990" w14:textId="77777777" w:rsidR="00C42B5C" w:rsidRPr="00747131" w:rsidRDefault="00C42B5C" w:rsidP="00C42B5C">
      <w:pPr>
        <w:spacing w:line="360" w:lineRule="exact"/>
        <w:ind w:firstLineChars="200" w:firstLine="480"/>
        <w:rPr>
          <w:rFonts w:ascii="Times New Roman" w:hAnsi="Times New Roman" w:cs="Times New Roman"/>
          <w:sz w:val="24"/>
          <w:szCs w:val="24"/>
        </w:rPr>
      </w:pPr>
      <w:r w:rsidRPr="00747131">
        <w:rPr>
          <w:rFonts w:hint="eastAsia"/>
          <w:sz w:val="24"/>
          <w:szCs w:val="24"/>
        </w:rPr>
        <w:t>为了便于清楚描</w:t>
      </w:r>
      <w:r w:rsidRPr="00747131">
        <w:rPr>
          <w:rFonts w:ascii="Times New Roman" w:hAnsi="Times New Roman" w:cs="Times New Roman"/>
          <w:sz w:val="24"/>
          <w:szCs w:val="24"/>
        </w:rPr>
        <w:t>述本申请实施例的技术方案，以下，对本申请实施例中所涉及的部分术语和技术进行简单介绍：</w:t>
      </w:r>
    </w:p>
    <w:p w14:paraId="0EE908F8" w14:textId="7F0C1C9A" w:rsidR="00C42B5C" w:rsidRPr="00747131" w:rsidRDefault="00C42B5C" w:rsidP="00C42B5C">
      <w:pPr>
        <w:spacing w:line="360" w:lineRule="exact"/>
        <w:ind w:firstLineChars="200" w:firstLine="480"/>
        <w:rPr>
          <w:rFonts w:ascii="Times New Roman" w:hAnsi="Times New Roman" w:cs="Times New Roman"/>
          <w:sz w:val="24"/>
          <w:szCs w:val="24"/>
        </w:rPr>
      </w:pPr>
      <w:commentRangeStart w:id="15"/>
      <w:r w:rsidRPr="00747131">
        <w:rPr>
          <w:rFonts w:ascii="Times New Roman" w:hAnsi="Times New Roman" w:cs="Times New Roman"/>
          <w:sz w:val="24"/>
          <w:szCs w:val="24"/>
        </w:rPr>
        <w:t>1</w:t>
      </w:r>
      <w:r w:rsidRPr="00747131">
        <w:rPr>
          <w:rFonts w:ascii="Times New Roman" w:hAnsi="Times New Roman" w:cs="Times New Roman"/>
          <w:sz w:val="24"/>
          <w:szCs w:val="24"/>
        </w:rPr>
        <w:t>、</w:t>
      </w:r>
      <w:r w:rsidR="00FA0A11" w:rsidRPr="00747131">
        <w:rPr>
          <w:rFonts w:ascii="Times New Roman" w:hAnsi="Times New Roman" w:cs="Times New Roman"/>
          <w:sz w:val="24"/>
          <w:szCs w:val="24"/>
        </w:rPr>
        <w:t>上下文窗口（</w:t>
      </w:r>
      <w:r w:rsidR="00FA0A11" w:rsidRPr="00747131">
        <w:rPr>
          <w:rFonts w:ascii="Times New Roman" w:hAnsi="Times New Roman" w:cs="Times New Roman"/>
          <w:sz w:val="24"/>
          <w:szCs w:val="24"/>
        </w:rPr>
        <w:t>context window</w:t>
      </w:r>
      <w:r w:rsidR="00FA0A11" w:rsidRPr="00747131">
        <w:rPr>
          <w:rFonts w:ascii="Times New Roman" w:hAnsi="Times New Roman" w:cs="Times New Roman"/>
          <w:sz w:val="24"/>
          <w:szCs w:val="24"/>
        </w:rPr>
        <w:t>）</w:t>
      </w:r>
    </w:p>
    <w:p w14:paraId="79AD5DEA" w14:textId="0A1BB630" w:rsidR="00FA0A11" w:rsidRPr="00747131" w:rsidRDefault="00FA0A11" w:rsidP="00C42B5C">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sz w:val="24"/>
          <w:szCs w:val="24"/>
        </w:rPr>
        <w:t>模型的上下文窗口可以理解为模型单</w:t>
      </w:r>
      <w:proofErr w:type="gramStart"/>
      <w:r w:rsidRPr="00747131">
        <w:rPr>
          <w:rFonts w:ascii="Times New Roman" w:hAnsi="Times New Roman" w:cs="Times New Roman"/>
          <w:sz w:val="24"/>
          <w:szCs w:val="24"/>
        </w:rPr>
        <w:t>次处理</w:t>
      </w:r>
      <w:proofErr w:type="gramEnd"/>
      <w:r w:rsidRPr="00747131">
        <w:rPr>
          <w:rFonts w:ascii="Times New Roman" w:hAnsi="Times New Roman" w:cs="Times New Roman"/>
          <w:sz w:val="24"/>
          <w:szCs w:val="24"/>
        </w:rPr>
        <w:t>文本时能有效记忆和利用的最大信息范围。模型的上下文窗口的大小可以称为</w:t>
      </w:r>
      <w:r w:rsidRPr="00747131">
        <w:rPr>
          <w:rFonts w:ascii="Times New Roman" w:hAnsi="Times New Roman" w:cs="Times New Roman" w:hint="eastAsia"/>
          <w:sz w:val="24"/>
          <w:szCs w:val="24"/>
        </w:rPr>
        <w:t>模型的</w:t>
      </w:r>
      <w:r w:rsidRPr="00747131">
        <w:rPr>
          <w:rFonts w:ascii="Times New Roman" w:hAnsi="Times New Roman" w:cs="Times New Roman"/>
          <w:sz w:val="24"/>
          <w:szCs w:val="24"/>
        </w:rPr>
        <w:t>上下文长度。模型的上下文窗口的大小可以以词元（</w:t>
      </w:r>
      <w:r w:rsidRPr="00747131">
        <w:rPr>
          <w:rFonts w:ascii="Times New Roman" w:hAnsi="Times New Roman" w:cs="Times New Roman"/>
          <w:sz w:val="24"/>
          <w:szCs w:val="24"/>
        </w:rPr>
        <w:t>token</w:t>
      </w:r>
      <w:r w:rsidRPr="00747131">
        <w:rPr>
          <w:rFonts w:ascii="Times New Roman" w:hAnsi="Times New Roman" w:cs="Times New Roman"/>
          <w:sz w:val="24"/>
          <w:szCs w:val="24"/>
        </w:rPr>
        <w:t>）</w:t>
      </w:r>
      <w:r w:rsidRPr="00747131">
        <w:rPr>
          <w:rFonts w:ascii="Times New Roman" w:eastAsia="MS Gothic" w:hAnsi="Times New Roman" w:cs="Times New Roman"/>
          <w:sz w:val="24"/>
          <w:szCs w:val="24"/>
        </w:rPr>
        <w:t>‌</w:t>
      </w:r>
      <w:r w:rsidRPr="00747131">
        <w:rPr>
          <w:rFonts w:ascii="Times New Roman" w:hAnsi="Times New Roman" w:cs="Times New Roman"/>
          <w:sz w:val="24"/>
          <w:szCs w:val="24"/>
        </w:rPr>
        <w:t>数量来衡量。</w:t>
      </w:r>
      <w:r w:rsidR="00787D45" w:rsidRPr="00747131">
        <w:rPr>
          <w:rFonts w:ascii="Times New Roman" w:hAnsi="Times New Roman" w:cs="Times New Roman" w:hint="eastAsia"/>
          <w:sz w:val="24"/>
          <w:szCs w:val="24"/>
        </w:rPr>
        <w:t>模型，例如</w:t>
      </w:r>
      <w:r w:rsidR="00787D45" w:rsidRPr="00747131">
        <w:rPr>
          <w:rFonts w:ascii="Times New Roman" w:hAnsi="Times New Roman" w:cs="Times New Roman"/>
          <w:sz w:val="24"/>
          <w:szCs w:val="24"/>
        </w:rPr>
        <w:t>大型语言模型</w:t>
      </w:r>
      <w:r w:rsidR="00787D45" w:rsidRPr="00747131">
        <w:rPr>
          <w:rFonts w:ascii="Times New Roman" w:hAnsi="Times New Roman" w:cs="Times New Roman" w:hint="eastAsia"/>
          <w:sz w:val="24"/>
          <w:szCs w:val="24"/>
        </w:rPr>
        <w:t>（</w:t>
      </w:r>
      <w:r w:rsidR="00787D45" w:rsidRPr="00747131">
        <w:rPr>
          <w:rFonts w:ascii="Times New Roman" w:hAnsi="Times New Roman" w:cs="Times New Roman"/>
          <w:sz w:val="24"/>
          <w:szCs w:val="24"/>
        </w:rPr>
        <w:t>large language model</w:t>
      </w:r>
      <w:r w:rsidR="00787D45" w:rsidRPr="00747131">
        <w:rPr>
          <w:rFonts w:ascii="Times New Roman" w:hAnsi="Times New Roman" w:cs="Times New Roman" w:hint="eastAsia"/>
          <w:sz w:val="24"/>
          <w:szCs w:val="24"/>
        </w:rPr>
        <w:t>，</w:t>
      </w:r>
      <w:r w:rsidR="00787D45" w:rsidRPr="00747131">
        <w:rPr>
          <w:rFonts w:ascii="Times New Roman" w:hAnsi="Times New Roman" w:cs="Times New Roman"/>
          <w:sz w:val="24"/>
          <w:szCs w:val="24"/>
        </w:rPr>
        <w:t>LLM</w:t>
      </w:r>
      <w:r w:rsidR="00787D45" w:rsidRPr="00747131">
        <w:rPr>
          <w:rFonts w:ascii="Times New Roman" w:hAnsi="Times New Roman" w:cs="Times New Roman" w:hint="eastAsia"/>
          <w:sz w:val="24"/>
          <w:szCs w:val="24"/>
        </w:rPr>
        <w:t>）。</w:t>
      </w:r>
      <w:r w:rsidR="00081591" w:rsidRPr="00747131">
        <w:rPr>
          <w:rFonts w:ascii="Times New Roman" w:hAnsi="Times New Roman" w:cs="Times New Roman"/>
          <w:sz w:val="24"/>
          <w:szCs w:val="24"/>
        </w:rPr>
        <w:t>LLM</w:t>
      </w:r>
      <w:r w:rsidR="00081591" w:rsidRPr="00747131">
        <w:rPr>
          <w:rFonts w:ascii="Times New Roman" w:hAnsi="Times New Roman" w:cs="Times New Roman" w:hint="eastAsia"/>
          <w:sz w:val="24"/>
          <w:szCs w:val="24"/>
        </w:rPr>
        <w:t>的上下文窗口为</w:t>
      </w:r>
      <w:r w:rsidR="00081591" w:rsidRPr="00747131">
        <w:rPr>
          <w:rFonts w:ascii="Times New Roman" w:hAnsi="Times New Roman" w:cs="Times New Roman"/>
          <w:sz w:val="24"/>
          <w:szCs w:val="24"/>
        </w:rPr>
        <w:t>8</w:t>
      </w:r>
      <w:r w:rsidR="00081591" w:rsidRPr="00747131">
        <w:rPr>
          <w:rFonts w:ascii="Times New Roman" w:hAnsi="Times New Roman" w:cs="Times New Roman" w:hint="eastAsia"/>
          <w:sz w:val="24"/>
          <w:szCs w:val="24"/>
        </w:rPr>
        <w:t>千（</w:t>
      </w:r>
      <w:r w:rsidR="00081591" w:rsidRPr="00747131">
        <w:rPr>
          <w:rFonts w:ascii="Times New Roman" w:hAnsi="Times New Roman" w:cs="Times New Roman"/>
          <w:sz w:val="24"/>
          <w:szCs w:val="24"/>
        </w:rPr>
        <w:t>k</w:t>
      </w:r>
      <w:r w:rsidR="00081591" w:rsidRPr="00747131">
        <w:rPr>
          <w:rFonts w:ascii="Times New Roman" w:hAnsi="Times New Roman" w:cs="Times New Roman" w:hint="eastAsia"/>
          <w:sz w:val="24"/>
          <w:szCs w:val="24"/>
        </w:rPr>
        <w:t>）</w:t>
      </w:r>
      <w:r w:rsidR="00081591" w:rsidRPr="00747131">
        <w:rPr>
          <w:rFonts w:ascii="Times New Roman" w:hAnsi="Times New Roman" w:cs="Times New Roman"/>
          <w:sz w:val="24"/>
          <w:szCs w:val="24"/>
        </w:rPr>
        <w:t>-128k tokens</w:t>
      </w:r>
      <w:r w:rsidR="00081591" w:rsidRPr="00747131">
        <w:rPr>
          <w:rFonts w:ascii="Times New Roman" w:hAnsi="Times New Roman" w:cs="Times New Roman" w:hint="eastAsia"/>
          <w:sz w:val="24"/>
          <w:szCs w:val="24"/>
        </w:rPr>
        <w:t>，可以理解为</w:t>
      </w:r>
      <w:r w:rsidR="00081591" w:rsidRPr="00747131">
        <w:rPr>
          <w:rFonts w:ascii="Times New Roman" w:hAnsi="Times New Roman" w:cs="Times New Roman"/>
          <w:sz w:val="24"/>
          <w:szCs w:val="24"/>
        </w:rPr>
        <w:t>LLM</w:t>
      </w:r>
      <w:r w:rsidR="00081591" w:rsidRPr="00747131">
        <w:rPr>
          <w:rFonts w:ascii="Times New Roman" w:hAnsi="Times New Roman" w:cs="Times New Roman"/>
          <w:sz w:val="24"/>
          <w:szCs w:val="24"/>
        </w:rPr>
        <w:t>单次</w:t>
      </w:r>
      <w:r w:rsidR="00081591" w:rsidRPr="00747131">
        <w:rPr>
          <w:rFonts w:ascii="Times New Roman" w:hAnsi="Times New Roman" w:cs="Times New Roman" w:hint="eastAsia"/>
          <w:sz w:val="24"/>
          <w:szCs w:val="24"/>
        </w:rPr>
        <w:t>可以</w:t>
      </w:r>
      <w:r w:rsidR="00081591" w:rsidRPr="00747131">
        <w:rPr>
          <w:rFonts w:ascii="Times New Roman" w:hAnsi="Times New Roman" w:cs="Times New Roman"/>
          <w:sz w:val="24"/>
          <w:szCs w:val="24"/>
        </w:rPr>
        <w:t>处理</w:t>
      </w:r>
      <w:r w:rsidR="00081591" w:rsidRPr="00747131">
        <w:rPr>
          <w:rFonts w:ascii="Times New Roman" w:hAnsi="Times New Roman" w:cs="Times New Roman"/>
          <w:sz w:val="24"/>
          <w:szCs w:val="24"/>
        </w:rPr>
        <w:t>8</w:t>
      </w:r>
      <w:r w:rsidR="00081591" w:rsidRPr="00747131">
        <w:rPr>
          <w:rFonts w:ascii="Times New Roman" w:hAnsi="Times New Roman" w:cs="Times New Roman" w:hint="eastAsia"/>
          <w:sz w:val="24"/>
          <w:szCs w:val="24"/>
        </w:rPr>
        <w:t>千（</w:t>
      </w:r>
      <w:r w:rsidR="00081591" w:rsidRPr="00747131">
        <w:rPr>
          <w:rFonts w:ascii="Times New Roman" w:hAnsi="Times New Roman" w:cs="Times New Roman"/>
          <w:sz w:val="24"/>
          <w:szCs w:val="24"/>
        </w:rPr>
        <w:t>k</w:t>
      </w:r>
      <w:r w:rsidR="00081591" w:rsidRPr="00747131">
        <w:rPr>
          <w:rFonts w:ascii="Times New Roman" w:hAnsi="Times New Roman" w:cs="Times New Roman" w:hint="eastAsia"/>
          <w:sz w:val="24"/>
          <w:szCs w:val="24"/>
        </w:rPr>
        <w:t>）</w:t>
      </w:r>
      <w:r w:rsidR="00081591" w:rsidRPr="00747131">
        <w:rPr>
          <w:rFonts w:ascii="Times New Roman" w:hAnsi="Times New Roman" w:cs="Times New Roman"/>
          <w:sz w:val="24"/>
          <w:szCs w:val="24"/>
        </w:rPr>
        <w:t>-128k tokens</w:t>
      </w:r>
      <w:r w:rsidR="00081591" w:rsidRPr="00747131">
        <w:rPr>
          <w:rFonts w:ascii="Times New Roman" w:hAnsi="Times New Roman" w:cs="Times New Roman" w:hint="eastAsia"/>
          <w:sz w:val="24"/>
          <w:szCs w:val="24"/>
        </w:rPr>
        <w:t>的文本。</w:t>
      </w:r>
      <w:r w:rsidR="00060EB4" w:rsidRPr="00747131">
        <w:rPr>
          <w:rFonts w:ascii="Times New Roman" w:hAnsi="Times New Roman" w:cs="Times New Roman" w:hint="eastAsia"/>
          <w:sz w:val="24"/>
          <w:szCs w:val="24"/>
        </w:rPr>
        <w:t>L</w:t>
      </w:r>
      <w:r w:rsidR="00060EB4" w:rsidRPr="00747131">
        <w:rPr>
          <w:rFonts w:ascii="Times New Roman" w:hAnsi="Times New Roman" w:cs="Times New Roman"/>
          <w:sz w:val="24"/>
          <w:szCs w:val="24"/>
        </w:rPr>
        <w:t>LM</w:t>
      </w:r>
      <w:r w:rsidR="00060EB4" w:rsidRPr="00747131">
        <w:rPr>
          <w:rFonts w:ascii="Times New Roman" w:hAnsi="Times New Roman" w:cs="Times New Roman" w:hint="eastAsia"/>
          <w:sz w:val="24"/>
          <w:szCs w:val="24"/>
        </w:rPr>
        <w:t>可以称为</w:t>
      </w:r>
      <w:r w:rsidR="00060EB4" w:rsidRPr="00747131">
        <w:rPr>
          <w:rFonts w:ascii="Times New Roman" w:hAnsi="Times New Roman" w:cs="Times New Roman" w:hint="eastAsia"/>
          <w:sz w:val="24"/>
          <w:szCs w:val="24"/>
        </w:rPr>
        <w:t>L</w:t>
      </w:r>
      <w:r w:rsidR="00060EB4" w:rsidRPr="00747131">
        <w:rPr>
          <w:rFonts w:ascii="Times New Roman" w:hAnsi="Times New Roman" w:cs="Times New Roman"/>
          <w:sz w:val="24"/>
          <w:szCs w:val="24"/>
        </w:rPr>
        <w:t>LM</w:t>
      </w:r>
      <w:r w:rsidR="00060EB4" w:rsidRPr="00747131">
        <w:rPr>
          <w:rFonts w:ascii="Times New Roman" w:hAnsi="Times New Roman" w:cs="Times New Roman" w:hint="eastAsia"/>
          <w:sz w:val="24"/>
          <w:szCs w:val="24"/>
        </w:rPr>
        <w:t>模型。</w:t>
      </w:r>
    </w:p>
    <w:p w14:paraId="03C34FAD" w14:textId="4112B1B2" w:rsidR="00452F95" w:rsidRPr="00747131" w:rsidRDefault="00C42B5C" w:rsidP="00E365FC">
      <w:pPr>
        <w:spacing w:line="360" w:lineRule="exact"/>
        <w:ind w:firstLineChars="200" w:firstLine="480"/>
        <w:rPr>
          <w:rFonts w:ascii="Times New Roman" w:hAnsi="Times New Roman" w:cs="Times New Roman"/>
          <w:sz w:val="24"/>
          <w:szCs w:val="24"/>
        </w:rPr>
      </w:pPr>
      <w:r w:rsidRPr="00747131">
        <w:rPr>
          <w:sz w:val="24"/>
          <w:szCs w:val="24"/>
        </w:rPr>
        <w:t>2</w:t>
      </w:r>
      <w:r w:rsidRPr="00747131">
        <w:rPr>
          <w:rFonts w:hint="eastAsia"/>
          <w:sz w:val="24"/>
          <w:szCs w:val="24"/>
        </w:rPr>
        <w:t>、</w:t>
      </w:r>
      <w:r w:rsidR="00E365FC" w:rsidRPr="00747131">
        <w:rPr>
          <w:rFonts w:hint="eastAsia"/>
          <w:sz w:val="24"/>
          <w:szCs w:val="24"/>
        </w:rPr>
        <w:t>智</w:t>
      </w:r>
      <w:r w:rsidR="00E365FC" w:rsidRPr="00747131">
        <w:rPr>
          <w:rFonts w:ascii="Times New Roman" w:hAnsi="Times New Roman" w:cs="Times New Roman" w:hint="eastAsia"/>
          <w:sz w:val="24"/>
          <w:szCs w:val="24"/>
        </w:rPr>
        <w:t>能体（</w:t>
      </w:r>
      <w:r w:rsidR="00E365FC" w:rsidRPr="00747131">
        <w:rPr>
          <w:rFonts w:ascii="Times New Roman" w:hAnsi="Times New Roman" w:cs="Times New Roman" w:hint="eastAsia"/>
          <w:sz w:val="24"/>
          <w:szCs w:val="24"/>
        </w:rPr>
        <w:t>agent</w:t>
      </w:r>
      <w:r w:rsidR="00E365FC" w:rsidRPr="00747131">
        <w:rPr>
          <w:rFonts w:ascii="Times New Roman" w:hAnsi="Times New Roman" w:cs="Times New Roman" w:hint="eastAsia"/>
          <w:sz w:val="24"/>
          <w:szCs w:val="24"/>
        </w:rPr>
        <w:t>）</w:t>
      </w:r>
    </w:p>
    <w:p w14:paraId="25F6ECAA" w14:textId="30FC7449" w:rsidR="00E365FC" w:rsidRPr="00747131" w:rsidRDefault="00E365FC" w:rsidP="00E365FC">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智能体可以理解为可以实现</w:t>
      </w:r>
      <w:r w:rsidRPr="00747131">
        <w:rPr>
          <w:rFonts w:ascii="Times New Roman" w:hAnsi="Times New Roman" w:cs="Times New Roman"/>
          <w:sz w:val="24"/>
          <w:szCs w:val="24"/>
        </w:rPr>
        <w:t>感知环境、自主分析、做出决策并执行行动的实体</w:t>
      </w:r>
      <w:r w:rsidRPr="00747131">
        <w:rPr>
          <w:rFonts w:ascii="Times New Roman" w:hAnsi="Times New Roman" w:cs="Times New Roman" w:hint="eastAsia"/>
          <w:sz w:val="24"/>
          <w:szCs w:val="24"/>
        </w:rPr>
        <w:t>。该实体</w:t>
      </w:r>
      <w:r w:rsidRPr="00747131">
        <w:rPr>
          <w:rFonts w:ascii="Times New Roman" w:hAnsi="Times New Roman" w:cs="Times New Roman"/>
          <w:sz w:val="24"/>
          <w:szCs w:val="24"/>
        </w:rPr>
        <w:t>可以是软件程序，也可以是机器人等</w:t>
      </w:r>
      <w:r w:rsidRPr="00747131">
        <w:rPr>
          <w:rFonts w:ascii="Times New Roman" w:hAnsi="Times New Roman" w:cs="Times New Roman" w:hint="eastAsia"/>
          <w:sz w:val="24"/>
          <w:szCs w:val="24"/>
        </w:rPr>
        <w:t>。</w:t>
      </w:r>
    </w:p>
    <w:p w14:paraId="1C8BA4A5" w14:textId="437977D5" w:rsidR="00E365FC" w:rsidRPr="00747131" w:rsidRDefault="00C42B5C" w:rsidP="00E365FC">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sz w:val="24"/>
          <w:szCs w:val="24"/>
        </w:rPr>
        <w:t>3</w:t>
      </w:r>
      <w:r w:rsidRPr="00747131">
        <w:rPr>
          <w:rFonts w:ascii="Times New Roman" w:hAnsi="Times New Roman" w:cs="Times New Roman" w:hint="eastAsia"/>
          <w:sz w:val="24"/>
          <w:szCs w:val="24"/>
        </w:rPr>
        <w:t>、</w:t>
      </w:r>
      <w:r w:rsidR="00E365FC" w:rsidRPr="00747131">
        <w:rPr>
          <w:rFonts w:ascii="Times New Roman" w:hAnsi="Times New Roman" w:cs="Times New Roman" w:hint="eastAsia"/>
          <w:sz w:val="24"/>
          <w:szCs w:val="24"/>
        </w:rPr>
        <w:t>垂直领域</w:t>
      </w:r>
    </w:p>
    <w:p w14:paraId="1DEFA10E" w14:textId="3438083D" w:rsidR="00C42B5C" w:rsidRPr="00747131" w:rsidRDefault="00E365FC" w:rsidP="00E365FC">
      <w:pPr>
        <w:spacing w:line="360" w:lineRule="exact"/>
        <w:ind w:firstLineChars="200" w:firstLine="480"/>
        <w:rPr>
          <w:sz w:val="24"/>
          <w:szCs w:val="24"/>
        </w:rPr>
      </w:pPr>
      <w:r w:rsidRPr="00747131">
        <w:rPr>
          <w:rFonts w:hint="eastAsia"/>
          <w:sz w:val="24"/>
          <w:szCs w:val="24"/>
        </w:rPr>
        <w:t>垂直领域可以理解为</w:t>
      </w:r>
      <w:r w:rsidRPr="00747131">
        <w:rPr>
          <w:sz w:val="24"/>
          <w:szCs w:val="24"/>
        </w:rPr>
        <w:t>一个范围</w:t>
      </w:r>
      <w:r w:rsidRPr="00747131">
        <w:rPr>
          <w:rFonts w:hint="eastAsia"/>
          <w:sz w:val="24"/>
          <w:szCs w:val="24"/>
        </w:rPr>
        <w:t>较为</w:t>
      </w:r>
      <w:r w:rsidRPr="00747131">
        <w:rPr>
          <w:sz w:val="24"/>
          <w:szCs w:val="24"/>
        </w:rPr>
        <w:t>具体、专注、深入的领域</w:t>
      </w:r>
      <w:r w:rsidRPr="00747131">
        <w:rPr>
          <w:rFonts w:hint="eastAsia"/>
          <w:sz w:val="24"/>
          <w:szCs w:val="24"/>
        </w:rPr>
        <w:t>。垂直领域可以简称为垂域。垂域，例如生活垂域、出行</w:t>
      </w:r>
      <w:proofErr w:type="gramStart"/>
      <w:r w:rsidRPr="00747131">
        <w:rPr>
          <w:rFonts w:hint="eastAsia"/>
          <w:sz w:val="24"/>
          <w:szCs w:val="24"/>
        </w:rPr>
        <w:t>垂域或</w:t>
      </w:r>
      <w:proofErr w:type="gramEnd"/>
      <w:r w:rsidRPr="00747131">
        <w:rPr>
          <w:rFonts w:hint="eastAsia"/>
          <w:sz w:val="24"/>
          <w:szCs w:val="24"/>
        </w:rPr>
        <w:t>影音娱乐垂域。生活</w:t>
      </w:r>
      <w:proofErr w:type="gramStart"/>
      <w:r w:rsidRPr="00747131">
        <w:rPr>
          <w:rFonts w:hint="eastAsia"/>
          <w:sz w:val="24"/>
          <w:szCs w:val="24"/>
        </w:rPr>
        <w:t>垂域可以</w:t>
      </w:r>
      <w:proofErr w:type="gramEnd"/>
      <w:r w:rsidRPr="00747131">
        <w:rPr>
          <w:rFonts w:hint="eastAsia"/>
          <w:sz w:val="24"/>
          <w:szCs w:val="24"/>
        </w:rPr>
        <w:t>理解为生活领域，例如购物。出行</w:t>
      </w:r>
      <w:proofErr w:type="gramStart"/>
      <w:r w:rsidRPr="00747131">
        <w:rPr>
          <w:rFonts w:hint="eastAsia"/>
          <w:sz w:val="24"/>
          <w:szCs w:val="24"/>
        </w:rPr>
        <w:t>垂域可以</w:t>
      </w:r>
      <w:proofErr w:type="gramEnd"/>
      <w:r w:rsidRPr="00747131">
        <w:rPr>
          <w:rFonts w:hint="eastAsia"/>
          <w:sz w:val="24"/>
          <w:szCs w:val="24"/>
        </w:rPr>
        <w:t>是理解为出行领域，例如打车。影音娱乐</w:t>
      </w:r>
      <w:proofErr w:type="gramStart"/>
      <w:r w:rsidRPr="00747131">
        <w:rPr>
          <w:rFonts w:hint="eastAsia"/>
          <w:sz w:val="24"/>
          <w:szCs w:val="24"/>
        </w:rPr>
        <w:t>垂域可以</w:t>
      </w:r>
      <w:proofErr w:type="gramEnd"/>
      <w:r w:rsidRPr="00747131">
        <w:rPr>
          <w:rFonts w:hint="eastAsia"/>
          <w:sz w:val="24"/>
          <w:szCs w:val="24"/>
        </w:rPr>
        <w:t>理解为影音娱乐领域，例如视频娱乐或音乐娱乐等。</w:t>
      </w:r>
      <w:commentRangeEnd w:id="15"/>
      <w:r w:rsidR="00B75180" w:rsidRPr="00747131">
        <w:rPr>
          <w:rStyle w:val="af1"/>
        </w:rPr>
        <w:commentReference w:id="15"/>
      </w:r>
    </w:p>
    <w:p w14:paraId="0D025135" w14:textId="77777777" w:rsidR="00C42B5C" w:rsidRPr="00747131" w:rsidRDefault="00C42B5C" w:rsidP="00C42B5C">
      <w:pPr>
        <w:spacing w:line="360" w:lineRule="exact"/>
        <w:ind w:firstLineChars="200" w:firstLine="480"/>
        <w:rPr>
          <w:sz w:val="24"/>
          <w:szCs w:val="24"/>
        </w:rPr>
      </w:pPr>
      <w:commentRangeStart w:id="16"/>
      <w:r w:rsidRPr="00747131">
        <w:rPr>
          <w:sz w:val="24"/>
          <w:szCs w:val="24"/>
        </w:rPr>
        <w:t>4</w:t>
      </w:r>
      <w:r w:rsidRPr="00747131">
        <w:rPr>
          <w:rFonts w:hint="eastAsia"/>
          <w:sz w:val="24"/>
          <w:szCs w:val="24"/>
        </w:rPr>
        <w:t>、其他术语</w:t>
      </w:r>
    </w:p>
    <w:p w14:paraId="2CF21DCB" w14:textId="77777777" w:rsidR="00C42B5C" w:rsidRPr="00747131" w:rsidRDefault="00C42B5C" w:rsidP="00C42B5C">
      <w:pPr>
        <w:spacing w:line="360" w:lineRule="exact"/>
        <w:ind w:firstLineChars="200" w:firstLine="480"/>
        <w:rPr>
          <w:sz w:val="24"/>
          <w:szCs w:val="24"/>
        </w:rPr>
      </w:pPr>
      <w:r w:rsidRPr="00747131">
        <w:rPr>
          <w:rFonts w:hint="eastAsia"/>
          <w:sz w:val="24"/>
          <w:szCs w:val="24"/>
        </w:rPr>
        <w:t>在本申请的实施例中，采用了“第一”、“第二”等字样对功能和作用基本相同的相同项或相似项进行区分。例如，第一芯片和第二芯片仅仅是为了区分不同的芯片，并不对其先后顺序进行限定。本领域技术人员可以理解“第一”、“第二”等字样并不对数量和执行次序进行限定，并且“第一”、“第二”等字样也并不限定一定不同。</w:t>
      </w:r>
    </w:p>
    <w:p w14:paraId="5F6DCFC8" w14:textId="77777777" w:rsidR="00C42B5C" w:rsidRPr="00747131" w:rsidRDefault="00C42B5C" w:rsidP="00C42B5C">
      <w:pPr>
        <w:spacing w:line="360" w:lineRule="exact"/>
        <w:ind w:firstLineChars="200" w:firstLine="480"/>
        <w:rPr>
          <w:rFonts w:ascii="Times New Roman" w:hAnsi="Times New Roman" w:cs="Times New Roman"/>
          <w:sz w:val="24"/>
          <w:szCs w:val="24"/>
        </w:rPr>
      </w:pPr>
      <w:r w:rsidRPr="00747131">
        <w:rPr>
          <w:rFonts w:hint="eastAsia"/>
          <w:sz w:val="24"/>
          <w:szCs w:val="24"/>
        </w:rPr>
        <w:t>需要说明的是，本申请实施例中，“示例性的”或者“例如”等</w:t>
      </w:r>
      <w:proofErr w:type="gramStart"/>
      <w:r w:rsidRPr="00747131">
        <w:rPr>
          <w:rFonts w:hint="eastAsia"/>
          <w:sz w:val="24"/>
          <w:szCs w:val="24"/>
        </w:rPr>
        <w:t>词用于</w:t>
      </w:r>
      <w:proofErr w:type="gramEnd"/>
      <w:r w:rsidRPr="00747131">
        <w:rPr>
          <w:rFonts w:hint="eastAsia"/>
          <w:sz w:val="24"/>
          <w:szCs w:val="24"/>
        </w:rPr>
        <w:t>表示作例子、例证或说明。本申请中被</w:t>
      </w:r>
      <w:r w:rsidRPr="00747131">
        <w:rPr>
          <w:rFonts w:ascii="Times New Roman" w:hAnsi="Times New Roman" w:cs="Times New Roman"/>
          <w:sz w:val="24"/>
          <w:szCs w:val="24"/>
        </w:rPr>
        <w:t>描述为</w:t>
      </w:r>
      <w:r w:rsidRPr="00747131">
        <w:rPr>
          <w:rFonts w:ascii="Times New Roman" w:hAnsi="Times New Roman" w:cs="Times New Roman"/>
          <w:sz w:val="24"/>
          <w:szCs w:val="24"/>
        </w:rPr>
        <w:t>“</w:t>
      </w:r>
      <w:r w:rsidRPr="00747131">
        <w:rPr>
          <w:rFonts w:ascii="Times New Roman" w:hAnsi="Times New Roman" w:cs="Times New Roman"/>
          <w:sz w:val="24"/>
          <w:szCs w:val="24"/>
        </w:rPr>
        <w:t>示例性的</w:t>
      </w:r>
      <w:r w:rsidRPr="00747131">
        <w:rPr>
          <w:rFonts w:ascii="Times New Roman" w:hAnsi="Times New Roman" w:cs="Times New Roman"/>
          <w:sz w:val="24"/>
          <w:szCs w:val="24"/>
        </w:rPr>
        <w:t>”</w:t>
      </w:r>
      <w:r w:rsidRPr="00747131">
        <w:rPr>
          <w:rFonts w:ascii="Times New Roman" w:hAnsi="Times New Roman" w:cs="Times New Roman"/>
          <w:sz w:val="24"/>
          <w:szCs w:val="24"/>
        </w:rPr>
        <w:t>或者</w:t>
      </w:r>
      <w:r w:rsidRPr="00747131">
        <w:rPr>
          <w:rFonts w:ascii="Times New Roman" w:hAnsi="Times New Roman" w:cs="Times New Roman"/>
          <w:sz w:val="24"/>
          <w:szCs w:val="24"/>
        </w:rPr>
        <w:t>“</w:t>
      </w:r>
      <w:r w:rsidRPr="00747131">
        <w:rPr>
          <w:rFonts w:ascii="Times New Roman" w:hAnsi="Times New Roman" w:cs="Times New Roman"/>
          <w:sz w:val="24"/>
          <w:szCs w:val="24"/>
        </w:rPr>
        <w:t>例如</w:t>
      </w:r>
      <w:r w:rsidRPr="00747131">
        <w:rPr>
          <w:rFonts w:ascii="Times New Roman" w:hAnsi="Times New Roman" w:cs="Times New Roman"/>
          <w:sz w:val="24"/>
          <w:szCs w:val="24"/>
        </w:rPr>
        <w:t>”</w:t>
      </w:r>
      <w:r w:rsidRPr="00747131">
        <w:rPr>
          <w:rFonts w:ascii="Times New Roman" w:hAnsi="Times New Roman" w:cs="Times New Roman"/>
          <w:sz w:val="24"/>
          <w:szCs w:val="24"/>
        </w:rPr>
        <w:t>的任何实施例或设计方案不应被解释为比其他实施例或设计方案更优选或更具优势。确切而言，使用</w:t>
      </w:r>
      <w:r w:rsidRPr="00747131">
        <w:rPr>
          <w:rFonts w:ascii="Times New Roman" w:hAnsi="Times New Roman" w:cs="Times New Roman"/>
          <w:sz w:val="24"/>
          <w:szCs w:val="24"/>
        </w:rPr>
        <w:t>“</w:t>
      </w:r>
      <w:r w:rsidRPr="00747131">
        <w:rPr>
          <w:rFonts w:ascii="Times New Roman" w:hAnsi="Times New Roman" w:cs="Times New Roman"/>
          <w:sz w:val="24"/>
          <w:szCs w:val="24"/>
        </w:rPr>
        <w:t>示例性的</w:t>
      </w:r>
      <w:r w:rsidRPr="00747131">
        <w:rPr>
          <w:rFonts w:ascii="Times New Roman" w:hAnsi="Times New Roman" w:cs="Times New Roman"/>
          <w:sz w:val="24"/>
          <w:szCs w:val="24"/>
        </w:rPr>
        <w:t>”</w:t>
      </w:r>
      <w:r w:rsidRPr="00747131">
        <w:rPr>
          <w:rFonts w:ascii="Times New Roman" w:hAnsi="Times New Roman" w:cs="Times New Roman"/>
          <w:sz w:val="24"/>
          <w:szCs w:val="24"/>
        </w:rPr>
        <w:t>或者</w:t>
      </w:r>
      <w:r w:rsidRPr="00747131">
        <w:rPr>
          <w:rFonts w:ascii="Times New Roman" w:hAnsi="Times New Roman" w:cs="Times New Roman"/>
          <w:sz w:val="24"/>
          <w:szCs w:val="24"/>
        </w:rPr>
        <w:t>“</w:t>
      </w:r>
      <w:r w:rsidRPr="00747131">
        <w:rPr>
          <w:rFonts w:ascii="Times New Roman" w:hAnsi="Times New Roman" w:cs="Times New Roman"/>
          <w:sz w:val="24"/>
          <w:szCs w:val="24"/>
        </w:rPr>
        <w:t>例如</w:t>
      </w:r>
      <w:r w:rsidRPr="00747131">
        <w:rPr>
          <w:rFonts w:ascii="Times New Roman" w:hAnsi="Times New Roman" w:cs="Times New Roman"/>
          <w:sz w:val="24"/>
          <w:szCs w:val="24"/>
        </w:rPr>
        <w:t>”</w:t>
      </w:r>
      <w:r w:rsidRPr="00747131">
        <w:rPr>
          <w:rFonts w:ascii="Times New Roman" w:hAnsi="Times New Roman" w:cs="Times New Roman"/>
          <w:sz w:val="24"/>
          <w:szCs w:val="24"/>
        </w:rPr>
        <w:t>等词旨在以具体方式呈现相关概念。</w:t>
      </w:r>
    </w:p>
    <w:p w14:paraId="12C92019" w14:textId="77777777" w:rsidR="00C42B5C" w:rsidRPr="00747131" w:rsidRDefault="00C42B5C" w:rsidP="00C42B5C">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sz w:val="24"/>
          <w:szCs w:val="24"/>
        </w:rPr>
        <w:t>本申请实施例中，</w:t>
      </w:r>
      <w:r w:rsidRPr="00747131">
        <w:rPr>
          <w:rFonts w:ascii="Times New Roman" w:hAnsi="Times New Roman" w:cs="Times New Roman"/>
          <w:sz w:val="24"/>
          <w:szCs w:val="24"/>
        </w:rPr>
        <w:t>“</w:t>
      </w:r>
      <w:r w:rsidRPr="00747131">
        <w:rPr>
          <w:rFonts w:ascii="Times New Roman" w:hAnsi="Times New Roman" w:cs="Times New Roman"/>
          <w:sz w:val="24"/>
          <w:szCs w:val="24"/>
        </w:rPr>
        <w:t>至少一个</w:t>
      </w:r>
      <w:r w:rsidRPr="00747131">
        <w:rPr>
          <w:rFonts w:ascii="Times New Roman" w:hAnsi="Times New Roman" w:cs="Times New Roman"/>
          <w:sz w:val="24"/>
          <w:szCs w:val="24"/>
        </w:rPr>
        <w:t>”</w:t>
      </w:r>
      <w:r w:rsidRPr="00747131">
        <w:rPr>
          <w:rFonts w:ascii="Times New Roman" w:hAnsi="Times New Roman" w:cs="Times New Roman"/>
          <w:sz w:val="24"/>
          <w:szCs w:val="24"/>
        </w:rPr>
        <w:t>是指一个或者多个，</w:t>
      </w:r>
      <w:r w:rsidRPr="00747131">
        <w:rPr>
          <w:rFonts w:ascii="Times New Roman" w:hAnsi="Times New Roman" w:cs="Times New Roman"/>
          <w:sz w:val="24"/>
          <w:szCs w:val="24"/>
        </w:rPr>
        <w:t>“</w:t>
      </w:r>
      <w:r w:rsidRPr="00747131">
        <w:rPr>
          <w:rFonts w:ascii="Times New Roman" w:hAnsi="Times New Roman" w:cs="Times New Roman"/>
          <w:sz w:val="24"/>
          <w:szCs w:val="24"/>
        </w:rPr>
        <w:t>多个</w:t>
      </w:r>
      <w:r w:rsidRPr="00747131">
        <w:rPr>
          <w:rFonts w:ascii="Times New Roman" w:hAnsi="Times New Roman" w:cs="Times New Roman"/>
          <w:sz w:val="24"/>
          <w:szCs w:val="24"/>
        </w:rPr>
        <w:t>”</w:t>
      </w:r>
      <w:r w:rsidRPr="00747131">
        <w:rPr>
          <w:rFonts w:ascii="Times New Roman" w:hAnsi="Times New Roman" w:cs="Times New Roman"/>
          <w:sz w:val="24"/>
          <w:szCs w:val="24"/>
        </w:rPr>
        <w:t>是指两个或两个以上。</w:t>
      </w:r>
      <w:r w:rsidRPr="00747131">
        <w:rPr>
          <w:rFonts w:ascii="Times New Roman" w:hAnsi="Times New Roman" w:cs="Times New Roman"/>
          <w:sz w:val="24"/>
          <w:szCs w:val="24"/>
        </w:rPr>
        <w:t>“</w:t>
      </w:r>
      <w:r w:rsidRPr="00747131">
        <w:rPr>
          <w:rFonts w:ascii="Times New Roman" w:hAnsi="Times New Roman" w:cs="Times New Roman"/>
          <w:sz w:val="24"/>
          <w:szCs w:val="24"/>
        </w:rPr>
        <w:t>和</w:t>
      </w:r>
      <w:r w:rsidRPr="00747131">
        <w:rPr>
          <w:rFonts w:ascii="Times New Roman" w:hAnsi="Times New Roman" w:cs="Times New Roman"/>
          <w:sz w:val="24"/>
          <w:szCs w:val="24"/>
        </w:rPr>
        <w:t>/</w:t>
      </w:r>
      <w:r w:rsidRPr="00747131">
        <w:rPr>
          <w:rFonts w:ascii="Times New Roman" w:hAnsi="Times New Roman" w:cs="Times New Roman"/>
          <w:sz w:val="24"/>
          <w:szCs w:val="24"/>
        </w:rPr>
        <w:t>或</w:t>
      </w:r>
      <w:r w:rsidRPr="00747131">
        <w:rPr>
          <w:rFonts w:ascii="Times New Roman" w:hAnsi="Times New Roman" w:cs="Times New Roman"/>
          <w:sz w:val="24"/>
          <w:szCs w:val="24"/>
        </w:rPr>
        <w:t>”</w:t>
      </w:r>
      <w:r w:rsidRPr="00747131">
        <w:rPr>
          <w:rFonts w:ascii="Times New Roman" w:hAnsi="Times New Roman" w:cs="Times New Roman"/>
          <w:sz w:val="24"/>
          <w:szCs w:val="24"/>
        </w:rPr>
        <w:t>，描述关联对象的关联关系，表示可以存在三种关系，例如，</w:t>
      </w:r>
      <w:r w:rsidRPr="00747131">
        <w:rPr>
          <w:rFonts w:ascii="Times New Roman" w:hAnsi="Times New Roman" w:cs="Times New Roman"/>
          <w:sz w:val="24"/>
          <w:szCs w:val="24"/>
        </w:rPr>
        <w:t>A</w:t>
      </w:r>
      <w:r w:rsidRPr="00747131">
        <w:rPr>
          <w:rFonts w:ascii="Times New Roman" w:hAnsi="Times New Roman" w:cs="Times New Roman"/>
          <w:sz w:val="24"/>
          <w:szCs w:val="24"/>
        </w:rPr>
        <w:t>和</w:t>
      </w:r>
      <w:r w:rsidRPr="00747131">
        <w:rPr>
          <w:rFonts w:ascii="Times New Roman" w:hAnsi="Times New Roman" w:cs="Times New Roman"/>
          <w:sz w:val="24"/>
          <w:szCs w:val="24"/>
        </w:rPr>
        <w:t>/</w:t>
      </w:r>
      <w:r w:rsidRPr="00747131">
        <w:rPr>
          <w:rFonts w:ascii="Times New Roman" w:hAnsi="Times New Roman" w:cs="Times New Roman"/>
          <w:sz w:val="24"/>
          <w:szCs w:val="24"/>
        </w:rPr>
        <w:t>或</w:t>
      </w:r>
      <w:r w:rsidRPr="00747131">
        <w:rPr>
          <w:rFonts w:ascii="Times New Roman" w:hAnsi="Times New Roman" w:cs="Times New Roman"/>
          <w:sz w:val="24"/>
          <w:szCs w:val="24"/>
        </w:rPr>
        <w:t>B</w:t>
      </w:r>
      <w:r w:rsidRPr="00747131">
        <w:rPr>
          <w:rFonts w:ascii="Times New Roman" w:hAnsi="Times New Roman" w:cs="Times New Roman"/>
          <w:sz w:val="24"/>
          <w:szCs w:val="24"/>
        </w:rPr>
        <w:t>，可以表示：单独存在</w:t>
      </w:r>
      <w:r w:rsidRPr="00747131">
        <w:rPr>
          <w:rFonts w:ascii="Times New Roman" w:hAnsi="Times New Roman" w:cs="Times New Roman"/>
          <w:sz w:val="24"/>
          <w:szCs w:val="24"/>
        </w:rPr>
        <w:t>A</w:t>
      </w:r>
      <w:r w:rsidRPr="00747131">
        <w:rPr>
          <w:rFonts w:ascii="Times New Roman" w:hAnsi="Times New Roman" w:cs="Times New Roman"/>
          <w:sz w:val="24"/>
          <w:szCs w:val="24"/>
        </w:rPr>
        <w:t>，同时存在</w:t>
      </w:r>
      <w:r w:rsidRPr="00747131">
        <w:rPr>
          <w:rFonts w:ascii="Times New Roman" w:hAnsi="Times New Roman" w:cs="Times New Roman"/>
          <w:sz w:val="24"/>
          <w:szCs w:val="24"/>
        </w:rPr>
        <w:t>A</w:t>
      </w:r>
      <w:r w:rsidRPr="00747131">
        <w:rPr>
          <w:rFonts w:ascii="Times New Roman" w:hAnsi="Times New Roman" w:cs="Times New Roman"/>
          <w:sz w:val="24"/>
          <w:szCs w:val="24"/>
        </w:rPr>
        <w:t>和</w:t>
      </w:r>
      <w:r w:rsidRPr="00747131">
        <w:rPr>
          <w:rFonts w:ascii="Times New Roman" w:hAnsi="Times New Roman" w:cs="Times New Roman"/>
          <w:sz w:val="24"/>
          <w:szCs w:val="24"/>
        </w:rPr>
        <w:t>B</w:t>
      </w:r>
      <w:r w:rsidRPr="00747131">
        <w:rPr>
          <w:rFonts w:ascii="Times New Roman" w:hAnsi="Times New Roman" w:cs="Times New Roman"/>
          <w:sz w:val="24"/>
          <w:szCs w:val="24"/>
        </w:rPr>
        <w:t>，单独存在</w:t>
      </w:r>
      <w:r w:rsidRPr="00747131">
        <w:rPr>
          <w:rFonts w:ascii="Times New Roman" w:hAnsi="Times New Roman" w:cs="Times New Roman"/>
          <w:sz w:val="24"/>
          <w:szCs w:val="24"/>
        </w:rPr>
        <w:t>B</w:t>
      </w:r>
      <w:r w:rsidRPr="00747131">
        <w:rPr>
          <w:rFonts w:ascii="Times New Roman" w:hAnsi="Times New Roman" w:cs="Times New Roman"/>
          <w:sz w:val="24"/>
          <w:szCs w:val="24"/>
        </w:rPr>
        <w:t>的情况，其中</w:t>
      </w:r>
      <w:r w:rsidRPr="00747131">
        <w:rPr>
          <w:rFonts w:ascii="Times New Roman" w:hAnsi="Times New Roman" w:cs="Times New Roman"/>
          <w:sz w:val="24"/>
          <w:szCs w:val="24"/>
        </w:rPr>
        <w:t>A</w:t>
      </w:r>
      <w:r w:rsidRPr="00747131">
        <w:rPr>
          <w:rFonts w:ascii="Times New Roman" w:hAnsi="Times New Roman" w:cs="Times New Roman"/>
          <w:sz w:val="24"/>
          <w:szCs w:val="24"/>
        </w:rPr>
        <w:t>，</w:t>
      </w:r>
      <w:r w:rsidRPr="00747131">
        <w:rPr>
          <w:rFonts w:ascii="Times New Roman" w:hAnsi="Times New Roman" w:cs="Times New Roman"/>
          <w:sz w:val="24"/>
          <w:szCs w:val="24"/>
        </w:rPr>
        <w:t>B</w:t>
      </w:r>
      <w:r w:rsidRPr="00747131">
        <w:rPr>
          <w:rFonts w:ascii="Times New Roman" w:hAnsi="Times New Roman" w:cs="Times New Roman"/>
          <w:sz w:val="24"/>
          <w:szCs w:val="24"/>
        </w:rPr>
        <w:t>可以是单数或者复数。字符</w:t>
      </w:r>
      <w:r w:rsidRPr="00747131">
        <w:rPr>
          <w:rFonts w:ascii="Times New Roman" w:hAnsi="Times New Roman" w:cs="Times New Roman"/>
          <w:sz w:val="24"/>
          <w:szCs w:val="24"/>
        </w:rPr>
        <w:t>“/”</w:t>
      </w:r>
      <w:r w:rsidRPr="00747131">
        <w:rPr>
          <w:rFonts w:ascii="Times New Roman" w:hAnsi="Times New Roman" w:cs="Times New Roman"/>
          <w:sz w:val="24"/>
          <w:szCs w:val="24"/>
        </w:rPr>
        <w:t>一般表示前后关联对象是一种</w:t>
      </w:r>
      <w:r w:rsidRPr="00747131">
        <w:rPr>
          <w:rFonts w:ascii="Times New Roman" w:hAnsi="Times New Roman" w:cs="Times New Roman"/>
          <w:sz w:val="24"/>
          <w:szCs w:val="24"/>
        </w:rPr>
        <w:t>“</w:t>
      </w:r>
      <w:r w:rsidRPr="00747131">
        <w:rPr>
          <w:rFonts w:ascii="Times New Roman" w:hAnsi="Times New Roman" w:cs="Times New Roman"/>
          <w:sz w:val="24"/>
          <w:szCs w:val="24"/>
        </w:rPr>
        <w:t>或</w:t>
      </w:r>
      <w:r w:rsidRPr="00747131">
        <w:rPr>
          <w:rFonts w:ascii="Times New Roman" w:hAnsi="Times New Roman" w:cs="Times New Roman"/>
          <w:sz w:val="24"/>
          <w:szCs w:val="24"/>
        </w:rPr>
        <w:t>”</w:t>
      </w:r>
      <w:r w:rsidRPr="00747131">
        <w:rPr>
          <w:rFonts w:ascii="Times New Roman" w:hAnsi="Times New Roman" w:cs="Times New Roman"/>
          <w:sz w:val="24"/>
          <w:szCs w:val="24"/>
        </w:rPr>
        <w:t>的关系。</w:t>
      </w:r>
      <w:r w:rsidRPr="00747131">
        <w:rPr>
          <w:rFonts w:ascii="Times New Roman" w:hAnsi="Times New Roman" w:cs="Times New Roman"/>
          <w:sz w:val="24"/>
          <w:szCs w:val="24"/>
        </w:rPr>
        <w:t>“</w:t>
      </w:r>
      <w:r w:rsidRPr="00747131">
        <w:rPr>
          <w:rFonts w:ascii="Times New Roman" w:hAnsi="Times New Roman" w:cs="Times New Roman"/>
          <w:sz w:val="24"/>
          <w:szCs w:val="24"/>
        </w:rPr>
        <w:t>以下至少一项（</w:t>
      </w:r>
      <w:proofErr w:type="gramStart"/>
      <w:r w:rsidRPr="00747131">
        <w:rPr>
          <w:rFonts w:ascii="Times New Roman" w:hAnsi="Times New Roman" w:cs="Times New Roman"/>
          <w:sz w:val="24"/>
          <w:szCs w:val="24"/>
        </w:rPr>
        <w:t>个</w:t>
      </w:r>
      <w:proofErr w:type="gramEnd"/>
      <w:r w:rsidRPr="00747131">
        <w:rPr>
          <w:rFonts w:ascii="Times New Roman" w:hAnsi="Times New Roman" w:cs="Times New Roman"/>
          <w:sz w:val="24"/>
          <w:szCs w:val="24"/>
        </w:rPr>
        <w:t>）</w:t>
      </w:r>
      <w:r w:rsidRPr="00747131">
        <w:rPr>
          <w:rFonts w:ascii="Times New Roman" w:hAnsi="Times New Roman" w:cs="Times New Roman"/>
          <w:sz w:val="24"/>
          <w:szCs w:val="24"/>
        </w:rPr>
        <w:t>”</w:t>
      </w:r>
      <w:r w:rsidRPr="00747131">
        <w:rPr>
          <w:rFonts w:ascii="Times New Roman" w:hAnsi="Times New Roman" w:cs="Times New Roman"/>
          <w:sz w:val="24"/>
          <w:szCs w:val="24"/>
        </w:rPr>
        <w:t>或其类似表达，是指的这些项中的任意组合，包括单项（</w:t>
      </w:r>
      <w:proofErr w:type="gramStart"/>
      <w:r w:rsidRPr="00747131">
        <w:rPr>
          <w:rFonts w:ascii="Times New Roman" w:hAnsi="Times New Roman" w:cs="Times New Roman"/>
          <w:sz w:val="24"/>
          <w:szCs w:val="24"/>
        </w:rPr>
        <w:t>个</w:t>
      </w:r>
      <w:proofErr w:type="gramEnd"/>
      <w:r w:rsidRPr="00747131">
        <w:rPr>
          <w:rFonts w:ascii="Times New Roman" w:hAnsi="Times New Roman" w:cs="Times New Roman"/>
          <w:sz w:val="24"/>
          <w:szCs w:val="24"/>
        </w:rPr>
        <w:t>）或复数项（</w:t>
      </w:r>
      <w:proofErr w:type="gramStart"/>
      <w:r w:rsidRPr="00747131">
        <w:rPr>
          <w:rFonts w:ascii="Times New Roman" w:hAnsi="Times New Roman" w:cs="Times New Roman"/>
          <w:sz w:val="24"/>
          <w:szCs w:val="24"/>
        </w:rPr>
        <w:t>个</w:t>
      </w:r>
      <w:proofErr w:type="gramEnd"/>
      <w:r w:rsidRPr="00747131">
        <w:rPr>
          <w:rFonts w:ascii="Times New Roman" w:hAnsi="Times New Roman" w:cs="Times New Roman"/>
          <w:sz w:val="24"/>
          <w:szCs w:val="24"/>
        </w:rPr>
        <w:t>）的任意组合。例如，</w:t>
      </w:r>
      <w:r w:rsidRPr="00747131">
        <w:rPr>
          <w:rFonts w:ascii="Times New Roman" w:hAnsi="Times New Roman" w:cs="Times New Roman"/>
          <w:sz w:val="24"/>
          <w:szCs w:val="24"/>
        </w:rPr>
        <w:t>a</w:t>
      </w:r>
      <w:r w:rsidRPr="00747131">
        <w:rPr>
          <w:rFonts w:ascii="Times New Roman" w:hAnsi="Times New Roman" w:cs="Times New Roman"/>
          <w:sz w:val="24"/>
          <w:szCs w:val="24"/>
        </w:rPr>
        <w:t>，</w:t>
      </w:r>
      <w:r w:rsidRPr="00747131">
        <w:rPr>
          <w:rFonts w:ascii="Times New Roman" w:hAnsi="Times New Roman" w:cs="Times New Roman"/>
          <w:sz w:val="24"/>
          <w:szCs w:val="24"/>
        </w:rPr>
        <w:t>b</w:t>
      </w:r>
      <w:r w:rsidRPr="00747131">
        <w:rPr>
          <w:rFonts w:ascii="Times New Roman" w:hAnsi="Times New Roman" w:cs="Times New Roman"/>
          <w:sz w:val="24"/>
          <w:szCs w:val="24"/>
        </w:rPr>
        <w:t>，或</w:t>
      </w:r>
      <w:r w:rsidRPr="00747131">
        <w:rPr>
          <w:rFonts w:ascii="Times New Roman" w:hAnsi="Times New Roman" w:cs="Times New Roman"/>
          <w:sz w:val="24"/>
          <w:szCs w:val="24"/>
        </w:rPr>
        <w:t>c</w:t>
      </w:r>
      <w:r w:rsidRPr="00747131">
        <w:rPr>
          <w:rFonts w:ascii="Times New Roman" w:hAnsi="Times New Roman" w:cs="Times New Roman"/>
          <w:sz w:val="24"/>
          <w:szCs w:val="24"/>
        </w:rPr>
        <w:t>中的至少一项（</w:t>
      </w:r>
      <w:proofErr w:type="gramStart"/>
      <w:r w:rsidRPr="00747131">
        <w:rPr>
          <w:rFonts w:ascii="Times New Roman" w:hAnsi="Times New Roman" w:cs="Times New Roman"/>
          <w:sz w:val="24"/>
          <w:szCs w:val="24"/>
        </w:rPr>
        <w:t>个</w:t>
      </w:r>
      <w:proofErr w:type="gramEnd"/>
      <w:r w:rsidRPr="00747131">
        <w:rPr>
          <w:rFonts w:ascii="Times New Roman" w:hAnsi="Times New Roman" w:cs="Times New Roman"/>
          <w:sz w:val="24"/>
          <w:szCs w:val="24"/>
        </w:rPr>
        <w:t>），可以表示：</w:t>
      </w:r>
      <w:r w:rsidRPr="00747131">
        <w:rPr>
          <w:rFonts w:ascii="Times New Roman" w:hAnsi="Times New Roman" w:cs="Times New Roman"/>
          <w:sz w:val="24"/>
          <w:szCs w:val="24"/>
        </w:rPr>
        <w:t>a</w:t>
      </w:r>
      <w:r w:rsidRPr="00747131">
        <w:rPr>
          <w:rFonts w:ascii="Times New Roman" w:hAnsi="Times New Roman" w:cs="Times New Roman"/>
          <w:sz w:val="24"/>
          <w:szCs w:val="24"/>
        </w:rPr>
        <w:t>，</w:t>
      </w:r>
      <w:r w:rsidRPr="00747131">
        <w:rPr>
          <w:rFonts w:ascii="Times New Roman" w:hAnsi="Times New Roman" w:cs="Times New Roman"/>
          <w:sz w:val="24"/>
          <w:szCs w:val="24"/>
        </w:rPr>
        <w:t>b</w:t>
      </w:r>
      <w:r w:rsidRPr="00747131">
        <w:rPr>
          <w:rFonts w:ascii="Times New Roman" w:hAnsi="Times New Roman" w:cs="Times New Roman"/>
          <w:sz w:val="24"/>
          <w:szCs w:val="24"/>
        </w:rPr>
        <w:t>，</w:t>
      </w:r>
      <w:r w:rsidRPr="00747131">
        <w:rPr>
          <w:rFonts w:ascii="Times New Roman" w:hAnsi="Times New Roman" w:cs="Times New Roman"/>
          <w:sz w:val="24"/>
          <w:szCs w:val="24"/>
        </w:rPr>
        <w:t>c</w:t>
      </w:r>
      <w:r w:rsidRPr="00747131">
        <w:rPr>
          <w:rFonts w:ascii="Times New Roman" w:hAnsi="Times New Roman" w:cs="Times New Roman"/>
          <w:sz w:val="24"/>
          <w:szCs w:val="24"/>
        </w:rPr>
        <w:t>，</w:t>
      </w:r>
      <w:r w:rsidRPr="00747131">
        <w:rPr>
          <w:rFonts w:ascii="Times New Roman" w:hAnsi="Times New Roman" w:cs="Times New Roman"/>
          <w:sz w:val="24"/>
          <w:szCs w:val="24"/>
        </w:rPr>
        <w:t>a-b</w:t>
      </w:r>
      <w:r w:rsidRPr="00747131">
        <w:rPr>
          <w:rFonts w:ascii="Times New Roman" w:hAnsi="Times New Roman" w:cs="Times New Roman"/>
          <w:sz w:val="24"/>
          <w:szCs w:val="24"/>
        </w:rPr>
        <w:t>，</w:t>
      </w:r>
      <w:r w:rsidRPr="00747131">
        <w:rPr>
          <w:rFonts w:ascii="Times New Roman" w:hAnsi="Times New Roman" w:cs="Times New Roman"/>
          <w:sz w:val="24"/>
          <w:szCs w:val="24"/>
        </w:rPr>
        <w:t>a--c</w:t>
      </w:r>
      <w:r w:rsidRPr="00747131">
        <w:rPr>
          <w:rFonts w:ascii="Times New Roman" w:hAnsi="Times New Roman" w:cs="Times New Roman"/>
          <w:sz w:val="24"/>
          <w:szCs w:val="24"/>
        </w:rPr>
        <w:t>，</w:t>
      </w:r>
      <w:r w:rsidRPr="00747131">
        <w:rPr>
          <w:rFonts w:ascii="Times New Roman" w:hAnsi="Times New Roman" w:cs="Times New Roman"/>
          <w:sz w:val="24"/>
          <w:szCs w:val="24"/>
        </w:rPr>
        <w:t>b-c</w:t>
      </w:r>
      <w:r w:rsidRPr="00747131">
        <w:rPr>
          <w:rFonts w:ascii="Times New Roman" w:hAnsi="Times New Roman" w:cs="Times New Roman"/>
          <w:sz w:val="24"/>
          <w:szCs w:val="24"/>
        </w:rPr>
        <w:t>，或</w:t>
      </w:r>
      <w:r w:rsidRPr="00747131">
        <w:rPr>
          <w:rFonts w:ascii="Times New Roman" w:hAnsi="Times New Roman" w:cs="Times New Roman"/>
          <w:sz w:val="24"/>
          <w:szCs w:val="24"/>
        </w:rPr>
        <w:t>a-b-c</w:t>
      </w:r>
      <w:r w:rsidRPr="00747131">
        <w:rPr>
          <w:rFonts w:ascii="Times New Roman" w:hAnsi="Times New Roman" w:cs="Times New Roman"/>
          <w:sz w:val="24"/>
          <w:szCs w:val="24"/>
        </w:rPr>
        <w:t>，其中</w:t>
      </w:r>
      <w:r w:rsidRPr="00747131">
        <w:rPr>
          <w:rFonts w:ascii="Times New Roman" w:hAnsi="Times New Roman" w:cs="Times New Roman"/>
          <w:sz w:val="24"/>
          <w:szCs w:val="24"/>
        </w:rPr>
        <w:t>a</w:t>
      </w:r>
      <w:r w:rsidRPr="00747131">
        <w:rPr>
          <w:rFonts w:ascii="Times New Roman" w:hAnsi="Times New Roman" w:cs="Times New Roman"/>
          <w:sz w:val="24"/>
          <w:szCs w:val="24"/>
        </w:rPr>
        <w:t>，</w:t>
      </w:r>
      <w:r w:rsidRPr="00747131">
        <w:rPr>
          <w:rFonts w:ascii="Times New Roman" w:hAnsi="Times New Roman" w:cs="Times New Roman"/>
          <w:sz w:val="24"/>
          <w:szCs w:val="24"/>
        </w:rPr>
        <w:t>b</w:t>
      </w:r>
      <w:r w:rsidRPr="00747131">
        <w:rPr>
          <w:rFonts w:ascii="Times New Roman" w:hAnsi="Times New Roman" w:cs="Times New Roman"/>
          <w:sz w:val="24"/>
          <w:szCs w:val="24"/>
        </w:rPr>
        <w:t>，</w:t>
      </w:r>
      <w:r w:rsidRPr="00747131">
        <w:rPr>
          <w:rFonts w:ascii="Times New Roman" w:hAnsi="Times New Roman" w:cs="Times New Roman"/>
          <w:sz w:val="24"/>
          <w:szCs w:val="24"/>
        </w:rPr>
        <w:t>c</w:t>
      </w:r>
      <w:r w:rsidRPr="00747131">
        <w:rPr>
          <w:rFonts w:ascii="Times New Roman" w:hAnsi="Times New Roman" w:cs="Times New Roman"/>
          <w:sz w:val="24"/>
          <w:szCs w:val="24"/>
        </w:rPr>
        <w:t>可以是单个，也可以是多个。</w:t>
      </w:r>
    </w:p>
    <w:p w14:paraId="48E11CE6" w14:textId="77777777" w:rsidR="00C42B5C" w:rsidRPr="00747131" w:rsidRDefault="00C42B5C" w:rsidP="00C42B5C">
      <w:pPr>
        <w:spacing w:line="360" w:lineRule="exact"/>
        <w:ind w:firstLineChars="200" w:firstLine="480"/>
        <w:rPr>
          <w:sz w:val="24"/>
          <w:szCs w:val="24"/>
        </w:rPr>
      </w:pPr>
      <w:r w:rsidRPr="00747131">
        <w:rPr>
          <w:sz w:val="24"/>
          <w:szCs w:val="24"/>
        </w:rPr>
        <w:t>5</w:t>
      </w:r>
      <w:r w:rsidRPr="00747131">
        <w:rPr>
          <w:rFonts w:hint="eastAsia"/>
          <w:sz w:val="24"/>
          <w:szCs w:val="24"/>
        </w:rPr>
        <w:t>、电子设备</w:t>
      </w:r>
    </w:p>
    <w:p w14:paraId="7F1E77C5" w14:textId="7A11DE38" w:rsidR="00C42B5C" w:rsidRPr="00747131" w:rsidRDefault="00C42B5C" w:rsidP="00C42B5C">
      <w:pPr>
        <w:spacing w:line="360" w:lineRule="exact"/>
        <w:ind w:firstLineChars="200" w:firstLine="480"/>
        <w:rPr>
          <w:rFonts w:ascii="Times New Roman" w:hAnsi="Times New Roman" w:cs="Times New Roman"/>
          <w:sz w:val="24"/>
          <w:szCs w:val="24"/>
        </w:rPr>
      </w:pPr>
      <w:r w:rsidRPr="00747131">
        <w:rPr>
          <w:sz w:val="24"/>
          <w:szCs w:val="24"/>
        </w:rPr>
        <w:t>本申请实</w:t>
      </w:r>
      <w:r w:rsidRPr="00747131">
        <w:rPr>
          <w:rFonts w:ascii="Times New Roman" w:hAnsi="Times New Roman" w:cs="Times New Roman"/>
          <w:sz w:val="24"/>
          <w:szCs w:val="24"/>
        </w:rPr>
        <w:t>施例的</w:t>
      </w:r>
      <w:r w:rsidRPr="00747131">
        <w:rPr>
          <w:rFonts w:ascii="Times New Roman" w:hAnsi="Times New Roman" w:cs="Times New Roman"/>
          <w:sz w:val="24"/>
        </w:rPr>
        <w:t>电子设备可以</w:t>
      </w:r>
      <w:r w:rsidR="00952083" w:rsidRPr="00747131">
        <w:rPr>
          <w:rFonts w:ascii="Times New Roman" w:hAnsi="Times New Roman" w:cs="Times New Roman" w:hint="eastAsia"/>
          <w:sz w:val="24"/>
        </w:rPr>
        <w:t>是终端设备或服务器等。终端设备可以</w:t>
      </w:r>
      <w:r w:rsidRPr="00747131">
        <w:rPr>
          <w:rFonts w:ascii="Times New Roman" w:hAnsi="Times New Roman" w:cs="Times New Roman"/>
          <w:sz w:val="24"/>
        </w:rPr>
        <w:t>包括</w:t>
      </w:r>
      <w:r w:rsidRPr="00747131">
        <w:rPr>
          <w:rFonts w:ascii="Times New Roman" w:hAnsi="Times New Roman" w:cs="Times New Roman"/>
          <w:sz w:val="24"/>
          <w:szCs w:val="24"/>
        </w:rPr>
        <w:t>具有</w:t>
      </w:r>
      <w:r w:rsidR="00A3416B" w:rsidRPr="00747131">
        <w:rPr>
          <w:rFonts w:ascii="Times New Roman" w:hAnsi="Times New Roman" w:cs="Times New Roman"/>
          <w:sz w:val="24"/>
          <w:szCs w:val="24"/>
        </w:rPr>
        <w:t>通信</w:t>
      </w:r>
      <w:r w:rsidRPr="00747131">
        <w:rPr>
          <w:rFonts w:ascii="Times New Roman" w:hAnsi="Times New Roman" w:cs="Times New Roman"/>
          <w:sz w:val="24"/>
          <w:szCs w:val="24"/>
        </w:rPr>
        <w:t>功能的手持式设备、车载设备等。例如，一些</w:t>
      </w:r>
      <w:r w:rsidR="00952083" w:rsidRPr="00747131">
        <w:rPr>
          <w:rFonts w:ascii="Times New Roman" w:hAnsi="Times New Roman" w:cs="Times New Roman" w:hint="eastAsia"/>
          <w:sz w:val="24"/>
        </w:rPr>
        <w:t>终端设备</w:t>
      </w:r>
      <w:r w:rsidRPr="00747131">
        <w:rPr>
          <w:rFonts w:ascii="Times New Roman" w:hAnsi="Times New Roman" w:cs="Times New Roman"/>
          <w:sz w:val="24"/>
          <w:szCs w:val="24"/>
        </w:rPr>
        <w:t>为：手机（</w:t>
      </w:r>
      <w:r w:rsidRPr="00747131">
        <w:rPr>
          <w:rFonts w:ascii="Times New Roman" w:hAnsi="Times New Roman" w:cs="Times New Roman"/>
          <w:sz w:val="24"/>
          <w:szCs w:val="24"/>
        </w:rPr>
        <w:t>mobile phone</w:t>
      </w:r>
      <w:r w:rsidRPr="00747131">
        <w:rPr>
          <w:rFonts w:ascii="Times New Roman" w:hAnsi="Times New Roman" w:cs="Times New Roman"/>
          <w:sz w:val="24"/>
          <w:szCs w:val="24"/>
        </w:rPr>
        <w:t>）、平板电脑、掌上电脑、笔记本电脑、移动互联网设备（</w:t>
      </w:r>
      <w:r w:rsidRPr="00747131">
        <w:rPr>
          <w:rFonts w:ascii="Times New Roman" w:hAnsi="Times New Roman" w:cs="Times New Roman"/>
          <w:sz w:val="24"/>
          <w:szCs w:val="24"/>
        </w:rPr>
        <w:t>mobile internet device</w:t>
      </w:r>
      <w:r w:rsidRPr="00747131">
        <w:rPr>
          <w:rFonts w:ascii="Times New Roman" w:hAnsi="Times New Roman" w:cs="Times New Roman"/>
          <w:sz w:val="24"/>
          <w:szCs w:val="24"/>
        </w:rPr>
        <w:t>，</w:t>
      </w:r>
      <w:r w:rsidRPr="00747131">
        <w:rPr>
          <w:rFonts w:ascii="Times New Roman" w:hAnsi="Times New Roman" w:cs="Times New Roman"/>
          <w:sz w:val="24"/>
          <w:szCs w:val="24"/>
        </w:rPr>
        <w:t>MID</w:t>
      </w:r>
      <w:r w:rsidRPr="00747131">
        <w:rPr>
          <w:rFonts w:ascii="Times New Roman" w:hAnsi="Times New Roman" w:cs="Times New Roman"/>
          <w:sz w:val="24"/>
          <w:szCs w:val="24"/>
        </w:rPr>
        <w:t>），</w:t>
      </w:r>
      <w:r w:rsidRPr="00747131">
        <w:rPr>
          <w:rFonts w:ascii="Times New Roman" w:hAnsi="Times New Roman" w:cs="Times New Roman"/>
          <w:sz w:val="24"/>
          <w:szCs w:val="24"/>
        </w:rPr>
        <w:lastRenderedPageBreak/>
        <w:t>虚拟现实（</w:t>
      </w:r>
      <w:r w:rsidRPr="00747131">
        <w:rPr>
          <w:rFonts w:ascii="Times New Roman" w:hAnsi="Times New Roman" w:cs="Times New Roman"/>
          <w:sz w:val="24"/>
          <w:szCs w:val="24"/>
        </w:rPr>
        <w:t>virtual reality</w:t>
      </w:r>
      <w:r w:rsidRPr="00747131">
        <w:rPr>
          <w:rFonts w:ascii="Times New Roman" w:hAnsi="Times New Roman" w:cs="Times New Roman"/>
          <w:sz w:val="24"/>
          <w:szCs w:val="24"/>
        </w:rPr>
        <w:t>，</w:t>
      </w:r>
      <w:r w:rsidRPr="00747131">
        <w:rPr>
          <w:rFonts w:ascii="Times New Roman" w:hAnsi="Times New Roman" w:cs="Times New Roman"/>
          <w:sz w:val="24"/>
          <w:szCs w:val="24"/>
        </w:rPr>
        <w:t>VR</w:t>
      </w:r>
      <w:r w:rsidRPr="00747131">
        <w:rPr>
          <w:rFonts w:ascii="Times New Roman" w:hAnsi="Times New Roman" w:cs="Times New Roman"/>
          <w:sz w:val="24"/>
          <w:szCs w:val="24"/>
        </w:rPr>
        <w:t>）设备、增强现实（</w:t>
      </w:r>
      <w:r w:rsidRPr="00747131">
        <w:rPr>
          <w:rFonts w:ascii="Times New Roman" w:hAnsi="Times New Roman" w:cs="Times New Roman"/>
          <w:sz w:val="24"/>
          <w:szCs w:val="24"/>
        </w:rPr>
        <w:t>augmented reality</w:t>
      </w:r>
      <w:r w:rsidRPr="00747131">
        <w:rPr>
          <w:rFonts w:ascii="Times New Roman" w:hAnsi="Times New Roman" w:cs="Times New Roman"/>
          <w:sz w:val="24"/>
          <w:szCs w:val="24"/>
        </w:rPr>
        <w:t>，</w:t>
      </w:r>
      <w:r w:rsidRPr="00747131">
        <w:rPr>
          <w:rFonts w:ascii="Times New Roman" w:hAnsi="Times New Roman" w:cs="Times New Roman"/>
          <w:sz w:val="24"/>
          <w:szCs w:val="24"/>
        </w:rPr>
        <w:t>AR</w:t>
      </w:r>
      <w:r w:rsidRPr="00747131">
        <w:rPr>
          <w:rFonts w:ascii="Times New Roman" w:hAnsi="Times New Roman" w:cs="Times New Roman"/>
          <w:sz w:val="24"/>
          <w:szCs w:val="24"/>
        </w:rPr>
        <w:t>）设备、工业控制（</w:t>
      </w:r>
      <w:r w:rsidRPr="00747131">
        <w:rPr>
          <w:rFonts w:ascii="Times New Roman" w:hAnsi="Times New Roman" w:cs="Times New Roman"/>
          <w:sz w:val="24"/>
          <w:szCs w:val="24"/>
        </w:rPr>
        <w:t>industrial control</w:t>
      </w:r>
      <w:r w:rsidRPr="00747131">
        <w:rPr>
          <w:rFonts w:ascii="Times New Roman" w:hAnsi="Times New Roman" w:cs="Times New Roman"/>
          <w:sz w:val="24"/>
          <w:szCs w:val="24"/>
        </w:rPr>
        <w:t>）中的无线终端、无人驾驶（</w:t>
      </w:r>
      <w:proofErr w:type="spellStart"/>
      <w:r w:rsidRPr="00747131">
        <w:rPr>
          <w:rFonts w:ascii="Times New Roman" w:hAnsi="Times New Roman" w:cs="Times New Roman"/>
          <w:sz w:val="24"/>
          <w:szCs w:val="24"/>
        </w:rPr>
        <w:t>self driving</w:t>
      </w:r>
      <w:proofErr w:type="spellEnd"/>
      <w:r w:rsidRPr="00747131">
        <w:rPr>
          <w:rFonts w:ascii="Times New Roman" w:hAnsi="Times New Roman" w:cs="Times New Roman"/>
          <w:sz w:val="24"/>
          <w:szCs w:val="24"/>
        </w:rPr>
        <w:t>）中的无线终端、远程手术（</w:t>
      </w:r>
      <w:r w:rsidRPr="00747131">
        <w:rPr>
          <w:rFonts w:ascii="Times New Roman" w:hAnsi="Times New Roman" w:cs="Times New Roman"/>
          <w:sz w:val="24"/>
          <w:szCs w:val="24"/>
        </w:rPr>
        <w:t>remote medical surgery</w:t>
      </w:r>
      <w:r w:rsidRPr="00747131">
        <w:rPr>
          <w:rFonts w:ascii="Times New Roman" w:hAnsi="Times New Roman" w:cs="Times New Roman"/>
          <w:sz w:val="24"/>
          <w:szCs w:val="24"/>
        </w:rPr>
        <w:t>）中的无线终端、智能电网（</w:t>
      </w:r>
      <w:r w:rsidRPr="00747131">
        <w:rPr>
          <w:rFonts w:ascii="Times New Roman" w:hAnsi="Times New Roman" w:cs="Times New Roman"/>
          <w:sz w:val="24"/>
          <w:szCs w:val="24"/>
        </w:rPr>
        <w:t>smart grid</w:t>
      </w:r>
      <w:r w:rsidRPr="00747131">
        <w:rPr>
          <w:rFonts w:ascii="Times New Roman" w:hAnsi="Times New Roman" w:cs="Times New Roman"/>
          <w:sz w:val="24"/>
          <w:szCs w:val="24"/>
        </w:rPr>
        <w:t>）中的无线终端、运输安全（</w:t>
      </w:r>
      <w:r w:rsidRPr="00747131">
        <w:rPr>
          <w:rFonts w:ascii="Times New Roman" w:hAnsi="Times New Roman" w:cs="Times New Roman"/>
          <w:sz w:val="24"/>
          <w:szCs w:val="24"/>
        </w:rPr>
        <w:t>transportation safety</w:t>
      </w:r>
      <w:r w:rsidRPr="00747131">
        <w:rPr>
          <w:rFonts w:ascii="Times New Roman" w:hAnsi="Times New Roman" w:cs="Times New Roman"/>
          <w:sz w:val="24"/>
          <w:szCs w:val="24"/>
        </w:rPr>
        <w:t>）中的无线终端、智慧城市（</w:t>
      </w:r>
      <w:r w:rsidRPr="00747131">
        <w:rPr>
          <w:rFonts w:ascii="Times New Roman" w:hAnsi="Times New Roman" w:cs="Times New Roman"/>
          <w:sz w:val="24"/>
          <w:szCs w:val="24"/>
        </w:rPr>
        <w:t>smart city</w:t>
      </w:r>
      <w:r w:rsidRPr="00747131">
        <w:rPr>
          <w:rFonts w:ascii="Times New Roman" w:hAnsi="Times New Roman" w:cs="Times New Roman"/>
          <w:sz w:val="24"/>
          <w:szCs w:val="24"/>
        </w:rPr>
        <w:t>）中的无线终端、智慧家庭（</w:t>
      </w:r>
      <w:r w:rsidRPr="00747131">
        <w:rPr>
          <w:rFonts w:ascii="Times New Roman" w:hAnsi="Times New Roman" w:cs="Times New Roman"/>
          <w:sz w:val="24"/>
          <w:szCs w:val="24"/>
        </w:rPr>
        <w:t>smart home</w:t>
      </w:r>
      <w:r w:rsidRPr="00747131">
        <w:rPr>
          <w:rFonts w:ascii="Times New Roman" w:hAnsi="Times New Roman" w:cs="Times New Roman"/>
          <w:sz w:val="24"/>
          <w:szCs w:val="24"/>
        </w:rPr>
        <w:t>）中的无线终端、蜂窝电话、无绳电话、会话启动协议（</w:t>
      </w:r>
      <w:r w:rsidRPr="00747131">
        <w:rPr>
          <w:rFonts w:ascii="Times New Roman" w:hAnsi="Times New Roman" w:cs="Times New Roman"/>
          <w:sz w:val="24"/>
          <w:szCs w:val="24"/>
        </w:rPr>
        <w:t>session initiation protocol</w:t>
      </w:r>
      <w:r w:rsidRPr="00747131">
        <w:rPr>
          <w:rFonts w:ascii="Times New Roman" w:hAnsi="Times New Roman" w:cs="Times New Roman"/>
          <w:sz w:val="24"/>
          <w:szCs w:val="24"/>
        </w:rPr>
        <w:t>，</w:t>
      </w:r>
      <w:r w:rsidRPr="00747131">
        <w:rPr>
          <w:rFonts w:ascii="Times New Roman" w:hAnsi="Times New Roman" w:cs="Times New Roman"/>
          <w:sz w:val="24"/>
          <w:szCs w:val="24"/>
        </w:rPr>
        <w:t>SIP</w:t>
      </w:r>
      <w:r w:rsidRPr="00747131">
        <w:rPr>
          <w:rFonts w:ascii="Times New Roman" w:hAnsi="Times New Roman" w:cs="Times New Roman"/>
          <w:sz w:val="24"/>
          <w:szCs w:val="24"/>
        </w:rPr>
        <w:t>）电话、无线本地环路（</w:t>
      </w:r>
      <w:r w:rsidRPr="00747131">
        <w:rPr>
          <w:rFonts w:ascii="Times New Roman" w:hAnsi="Times New Roman" w:cs="Times New Roman"/>
          <w:sz w:val="24"/>
          <w:szCs w:val="24"/>
        </w:rPr>
        <w:t>wireless local loop</w:t>
      </w:r>
      <w:r w:rsidRPr="00747131">
        <w:rPr>
          <w:rFonts w:ascii="Times New Roman" w:hAnsi="Times New Roman" w:cs="Times New Roman"/>
          <w:sz w:val="24"/>
          <w:szCs w:val="24"/>
        </w:rPr>
        <w:t>，</w:t>
      </w:r>
      <w:r w:rsidRPr="00747131">
        <w:rPr>
          <w:rFonts w:ascii="Times New Roman" w:hAnsi="Times New Roman" w:cs="Times New Roman"/>
          <w:sz w:val="24"/>
          <w:szCs w:val="24"/>
        </w:rPr>
        <w:t>WLL</w:t>
      </w:r>
      <w:r w:rsidRPr="00747131">
        <w:rPr>
          <w:rFonts w:ascii="Times New Roman" w:hAnsi="Times New Roman" w:cs="Times New Roman"/>
          <w:sz w:val="24"/>
          <w:szCs w:val="24"/>
        </w:rPr>
        <w:t>）站、个人数字助理（</w:t>
      </w:r>
      <w:r w:rsidRPr="00747131">
        <w:rPr>
          <w:rFonts w:ascii="Times New Roman" w:hAnsi="Times New Roman" w:cs="Times New Roman"/>
          <w:sz w:val="24"/>
          <w:szCs w:val="24"/>
        </w:rPr>
        <w:t>personal digital assistant</w:t>
      </w:r>
      <w:r w:rsidRPr="00747131">
        <w:rPr>
          <w:rFonts w:ascii="Times New Roman" w:hAnsi="Times New Roman" w:cs="Times New Roman"/>
          <w:sz w:val="24"/>
          <w:szCs w:val="24"/>
        </w:rPr>
        <w:t>，</w:t>
      </w:r>
      <w:r w:rsidRPr="00747131">
        <w:rPr>
          <w:rFonts w:ascii="Times New Roman" w:hAnsi="Times New Roman" w:cs="Times New Roman"/>
          <w:sz w:val="24"/>
          <w:szCs w:val="24"/>
        </w:rPr>
        <w:t>PDA</w:t>
      </w:r>
      <w:r w:rsidRPr="00747131">
        <w:rPr>
          <w:rFonts w:ascii="Times New Roman" w:hAnsi="Times New Roman" w:cs="Times New Roman"/>
          <w:sz w:val="24"/>
          <w:szCs w:val="24"/>
        </w:rPr>
        <w:t>）、具有无线通信功能的手持设备、计算设备或连接到无线调制解调器的其它处理设备、车载设备，</w:t>
      </w:r>
      <w:r w:rsidRPr="00747131">
        <w:rPr>
          <w:rFonts w:ascii="Times New Roman" w:hAnsi="Times New Roman" w:cs="Times New Roman"/>
          <w:sz w:val="24"/>
          <w:szCs w:val="24"/>
        </w:rPr>
        <w:t>5G</w:t>
      </w:r>
      <w:r w:rsidRPr="00747131">
        <w:rPr>
          <w:rFonts w:ascii="Times New Roman" w:hAnsi="Times New Roman" w:cs="Times New Roman"/>
          <w:sz w:val="24"/>
          <w:szCs w:val="24"/>
        </w:rPr>
        <w:t>网络中的终端设备或者未来演进的公用陆地移动通信网络（</w:t>
      </w:r>
      <w:r w:rsidRPr="00747131">
        <w:rPr>
          <w:rFonts w:ascii="Times New Roman" w:hAnsi="Times New Roman" w:cs="Times New Roman"/>
          <w:sz w:val="24"/>
          <w:szCs w:val="24"/>
        </w:rPr>
        <w:t>public land mobile network</w:t>
      </w:r>
      <w:r w:rsidRPr="00747131">
        <w:rPr>
          <w:rFonts w:ascii="Times New Roman" w:hAnsi="Times New Roman" w:cs="Times New Roman"/>
          <w:sz w:val="24"/>
          <w:szCs w:val="24"/>
        </w:rPr>
        <w:t>，</w:t>
      </w:r>
      <w:r w:rsidRPr="00747131">
        <w:rPr>
          <w:rFonts w:ascii="Times New Roman" w:hAnsi="Times New Roman" w:cs="Times New Roman"/>
          <w:sz w:val="24"/>
          <w:szCs w:val="24"/>
        </w:rPr>
        <w:t>PLMN</w:t>
      </w:r>
      <w:r w:rsidRPr="00747131">
        <w:rPr>
          <w:rFonts w:ascii="Times New Roman" w:hAnsi="Times New Roman" w:cs="Times New Roman"/>
          <w:sz w:val="24"/>
          <w:szCs w:val="24"/>
        </w:rPr>
        <w:t>）中的终端设备等，本申请实施</w:t>
      </w:r>
      <w:proofErr w:type="gramStart"/>
      <w:r w:rsidRPr="00747131">
        <w:rPr>
          <w:rFonts w:ascii="Times New Roman" w:hAnsi="Times New Roman" w:cs="Times New Roman"/>
          <w:sz w:val="24"/>
          <w:szCs w:val="24"/>
        </w:rPr>
        <w:t>例对此</w:t>
      </w:r>
      <w:proofErr w:type="gramEnd"/>
      <w:r w:rsidRPr="00747131">
        <w:rPr>
          <w:rFonts w:ascii="Times New Roman" w:hAnsi="Times New Roman" w:cs="Times New Roman"/>
          <w:sz w:val="24"/>
          <w:szCs w:val="24"/>
        </w:rPr>
        <w:t>并不限定。</w:t>
      </w:r>
    </w:p>
    <w:p w14:paraId="4EE5C710" w14:textId="6E0897C1" w:rsidR="00C42B5C" w:rsidRPr="00747131" w:rsidRDefault="00C42B5C" w:rsidP="00C42B5C">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sz w:val="24"/>
          <w:szCs w:val="24"/>
        </w:rPr>
        <w:t>作为示例而非限定，在本申请实施例中，该</w:t>
      </w:r>
      <w:r w:rsidR="00952083" w:rsidRPr="00747131">
        <w:rPr>
          <w:rFonts w:ascii="Times New Roman" w:hAnsi="Times New Roman" w:cs="Times New Roman" w:hint="eastAsia"/>
          <w:sz w:val="24"/>
        </w:rPr>
        <w:t>终端设备</w:t>
      </w:r>
      <w:r w:rsidRPr="00747131">
        <w:rPr>
          <w:rFonts w:ascii="Times New Roman" w:hAnsi="Times New Roman" w:cs="Times New Roman"/>
          <w:sz w:val="24"/>
          <w:szCs w:val="24"/>
        </w:rPr>
        <w:t>还可以是可穿戴设备。可穿戴设备也可以称为穿戴式智能设备，是应用穿戴式技术对日常穿戴进行智能化设计、开发出可以穿戴的设备的总称，如眼镜、手套、手表、服饰及鞋等。可穿戴设备即直接穿在身上，或是整合到用户的衣服或配件的一种便携式设备。可穿戴设备不仅仅是一种硬件设备，更是通过软件支持以及数据交互、云端</w:t>
      </w:r>
      <w:proofErr w:type="gramStart"/>
      <w:r w:rsidRPr="00747131">
        <w:rPr>
          <w:rFonts w:ascii="Times New Roman" w:hAnsi="Times New Roman" w:cs="Times New Roman"/>
          <w:sz w:val="24"/>
          <w:szCs w:val="24"/>
        </w:rPr>
        <w:t>交互来</w:t>
      </w:r>
      <w:proofErr w:type="gramEnd"/>
      <w:r w:rsidRPr="00747131">
        <w:rPr>
          <w:rFonts w:ascii="Times New Roman" w:hAnsi="Times New Roman" w:cs="Times New Roman"/>
          <w:sz w:val="24"/>
          <w:szCs w:val="24"/>
        </w:rPr>
        <w:t>实现强大的功能。广义穿戴式智能设备包括功能全、尺寸大、可不依赖智能手机实现完整或者部分的功能，例如：智能手表或智能眼镜等，以及只专注于某一类应用功能，需要和其它设备如智能手机配合使用，如各类进行体征监测的智能手环、智能首饰等。</w:t>
      </w:r>
    </w:p>
    <w:p w14:paraId="60128C73" w14:textId="3A72BDCD" w:rsidR="00C42B5C" w:rsidRPr="00747131" w:rsidRDefault="00C42B5C" w:rsidP="00C42B5C">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sz w:val="24"/>
          <w:szCs w:val="24"/>
        </w:rPr>
        <w:t>此外，在本申请实施例中，</w:t>
      </w:r>
      <w:r w:rsidR="00952083" w:rsidRPr="00747131">
        <w:rPr>
          <w:rFonts w:ascii="Times New Roman" w:hAnsi="Times New Roman" w:cs="Times New Roman" w:hint="eastAsia"/>
          <w:sz w:val="24"/>
        </w:rPr>
        <w:t>终端设备</w:t>
      </w:r>
      <w:r w:rsidRPr="00747131">
        <w:rPr>
          <w:rFonts w:ascii="Times New Roman" w:hAnsi="Times New Roman" w:cs="Times New Roman"/>
          <w:sz w:val="24"/>
          <w:szCs w:val="24"/>
        </w:rPr>
        <w:t>还可以是物联网（</w:t>
      </w:r>
      <w:r w:rsidRPr="00747131">
        <w:rPr>
          <w:rFonts w:ascii="Times New Roman" w:hAnsi="Times New Roman" w:cs="Times New Roman"/>
          <w:sz w:val="24"/>
          <w:szCs w:val="24"/>
        </w:rPr>
        <w:t>internet of things</w:t>
      </w:r>
      <w:r w:rsidRPr="00747131">
        <w:rPr>
          <w:rFonts w:ascii="Times New Roman" w:hAnsi="Times New Roman" w:cs="Times New Roman"/>
          <w:sz w:val="24"/>
          <w:szCs w:val="24"/>
        </w:rPr>
        <w:t>，</w:t>
      </w:r>
      <w:r w:rsidRPr="00747131">
        <w:rPr>
          <w:rFonts w:ascii="Times New Roman" w:hAnsi="Times New Roman" w:cs="Times New Roman"/>
          <w:sz w:val="24"/>
          <w:szCs w:val="24"/>
        </w:rPr>
        <w:t>IoT</w:t>
      </w:r>
      <w:r w:rsidRPr="00747131">
        <w:rPr>
          <w:rFonts w:ascii="Times New Roman" w:hAnsi="Times New Roman" w:cs="Times New Roman"/>
          <w:sz w:val="24"/>
          <w:szCs w:val="24"/>
        </w:rPr>
        <w:t>）系统中的终端设备，</w:t>
      </w:r>
      <w:r w:rsidRPr="00747131">
        <w:rPr>
          <w:rFonts w:ascii="Times New Roman" w:hAnsi="Times New Roman" w:cs="Times New Roman"/>
          <w:sz w:val="24"/>
          <w:szCs w:val="24"/>
        </w:rPr>
        <w:t>IoT</w:t>
      </w:r>
      <w:r w:rsidRPr="00747131">
        <w:rPr>
          <w:rFonts w:ascii="Times New Roman" w:hAnsi="Times New Roman" w:cs="Times New Roman"/>
          <w:sz w:val="24"/>
          <w:szCs w:val="24"/>
        </w:rPr>
        <w:t>是未来信息技术发展的重要组成部分，其主要技术特点是将物品通过通信技术与网络连接，从而实现人机互连，物</w:t>
      </w:r>
      <w:proofErr w:type="gramStart"/>
      <w:r w:rsidRPr="00747131">
        <w:rPr>
          <w:rFonts w:ascii="Times New Roman" w:hAnsi="Times New Roman" w:cs="Times New Roman"/>
          <w:sz w:val="24"/>
          <w:szCs w:val="24"/>
        </w:rPr>
        <w:t>物</w:t>
      </w:r>
      <w:proofErr w:type="gramEnd"/>
      <w:r w:rsidRPr="00747131">
        <w:rPr>
          <w:rFonts w:ascii="Times New Roman" w:hAnsi="Times New Roman" w:cs="Times New Roman"/>
          <w:sz w:val="24"/>
          <w:szCs w:val="24"/>
        </w:rPr>
        <w:t>互连的智能化网络。</w:t>
      </w:r>
    </w:p>
    <w:p w14:paraId="42A2F73C" w14:textId="2AC3588A" w:rsidR="00C42B5C" w:rsidRPr="00747131" w:rsidRDefault="00C42B5C" w:rsidP="00C42B5C">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sz w:val="24"/>
          <w:szCs w:val="24"/>
        </w:rPr>
        <w:t>本申请实施例中的</w:t>
      </w:r>
      <w:r w:rsidR="00952083" w:rsidRPr="00747131">
        <w:rPr>
          <w:rFonts w:ascii="Times New Roman" w:hAnsi="Times New Roman" w:cs="Times New Roman" w:hint="eastAsia"/>
          <w:sz w:val="24"/>
        </w:rPr>
        <w:t>终端设备</w:t>
      </w:r>
      <w:r w:rsidRPr="00747131">
        <w:rPr>
          <w:rFonts w:ascii="Times New Roman" w:hAnsi="Times New Roman" w:cs="Times New Roman"/>
          <w:sz w:val="24"/>
          <w:szCs w:val="24"/>
        </w:rPr>
        <w:t>也可以称为：用户设备（</w:t>
      </w:r>
      <w:r w:rsidRPr="00747131">
        <w:rPr>
          <w:rFonts w:ascii="Times New Roman" w:hAnsi="Times New Roman" w:cs="Times New Roman"/>
          <w:sz w:val="24"/>
          <w:szCs w:val="24"/>
        </w:rPr>
        <w:t>user equipment</w:t>
      </w:r>
      <w:r w:rsidRPr="00747131">
        <w:rPr>
          <w:rFonts w:ascii="Times New Roman" w:hAnsi="Times New Roman" w:cs="Times New Roman"/>
          <w:sz w:val="24"/>
          <w:szCs w:val="24"/>
        </w:rPr>
        <w:t>，</w:t>
      </w:r>
      <w:r w:rsidRPr="00747131">
        <w:rPr>
          <w:rFonts w:ascii="Times New Roman" w:hAnsi="Times New Roman" w:cs="Times New Roman"/>
          <w:sz w:val="24"/>
          <w:szCs w:val="24"/>
        </w:rPr>
        <w:t>UE</w:t>
      </w:r>
      <w:r w:rsidRPr="00747131">
        <w:rPr>
          <w:rFonts w:ascii="Times New Roman" w:hAnsi="Times New Roman" w:cs="Times New Roman"/>
          <w:sz w:val="24"/>
          <w:szCs w:val="24"/>
        </w:rPr>
        <w:t>）、移动台（</w:t>
      </w:r>
      <w:r w:rsidRPr="00747131">
        <w:rPr>
          <w:rFonts w:ascii="Times New Roman" w:hAnsi="Times New Roman" w:cs="Times New Roman"/>
          <w:sz w:val="24"/>
          <w:szCs w:val="24"/>
        </w:rPr>
        <w:t>mobile station</w:t>
      </w:r>
      <w:r w:rsidRPr="00747131">
        <w:rPr>
          <w:rFonts w:ascii="Times New Roman" w:hAnsi="Times New Roman" w:cs="Times New Roman"/>
          <w:sz w:val="24"/>
          <w:szCs w:val="24"/>
        </w:rPr>
        <w:t>，</w:t>
      </w:r>
      <w:r w:rsidRPr="00747131">
        <w:rPr>
          <w:rFonts w:ascii="Times New Roman" w:hAnsi="Times New Roman" w:cs="Times New Roman"/>
          <w:sz w:val="24"/>
          <w:szCs w:val="24"/>
        </w:rPr>
        <w:t>MS</w:t>
      </w:r>
      <w:r w:rsidRPr="00747131">
        <w:rPr>
          <w:rFonts w:ascii="Times New Roman" w:hAnsi="Times New Roman" w:cs="Times New Roman"/>
          <w:sz w:val="24"/>
          <w:szCs w:val="24"/>
        </w:rPr>
        <w:t>）、移动终端（</w:t>
      </w:r>
      <w:r w:rsidRPr="00747131">
        <w:rPr>
          <w:rFonts w:ascii="Times New Roman" w:hAnsi="Times New Roman" w:cs="Times New Roman"/>
          <w:sz w:val="24"/>
          <w:szCs w:val="24"/>
        </w:rPr>
        <w:t>mobile terminal</w:t>
      </w:r>
      <w:r w:rsidRPr="00747131">
        <w:rPr>
          <w:rFonts w:ascii="Times New Roman" w:hAnsi="Times New Roman" w:cs="Times New Roman"/>
          <w:sz w:val="24"/>
          <w:szCs w:val="24"/>
        </w:rPr>
        <w:t>，</w:t>
      </w:r>
      <w:r w:rsidRPr="00747131">
        <w:rPr>
          <w:rFonts w:ascii="Times New Roman" w:hAnsi="Times New Roman" w:cs="Times New Roman"/>
          <w:sz w:val="24"/>
          <w:szCs w:val="24"/>
        </w:rPr>
        <w:t>MT</w:t>
      </w:r>
      <w:r w:rsidRPr="00747131">
        <w:rPr>
          <w:rFonts w:ascii="Times New Roman" w:hAnsi="Times New Roman" w:cs="Times New Roman"/>
          <w:sz w:val="24"/>
          <w:szCs w:val="24"/>
        </w:rPr>
        <w:t>）、接入终端、用户单元、用户站、移动站、移动台、远方站、远程终端、移动设备、用户终端、终端、无线通信设备、用户代理或用户装置等。</w:t>
      </w:r>
    </w:p>
    <w:p w14:paraId="23285D48" w14:textId="05CBA56A" w:rsidR="00373187" w:rsidRPr="00747131" w:rsidRDefault="00373187" w:rsidP="00C42B5C">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本申请实施例中的服务器可以是云端服务器。云端服务器，例如</w:t>
      </w:r>
      <w:r w:rsidR="00031CAF" w:rsidRPr="00747131">
        <w:rPr>
          <w:rFonts w:ascii="Times New Roman" w:hAnsi="Times New Roman" w:cs="Times New Roman" w:hint="eastAsia"/>
          <w:sz w:val="24"/>
          <w:szCs w:val="24"/>
        </w:rPr>
        <w:t>人工智能（</w:t>
      </w:r>
      <w:r w:rsidR="00031CAF" w:rsidRPr="00747131">
        <w:rPr>
          <w:rFonts w:ascii="Times New Roman" w:hAnsi="Times New Roman" w:cs="Times New Roman"/>
          <w:sz w:val="24"/>
          <w:szCs w:val="24"/>
        </w:rPr>
        <w:t>artificial intelligence</w:t>
      </w:r>
      <w:r w:rsidR="00031CAF" w:rsidRPr="00747131">
        <w:rPr>
          <w:rFonts w:ascii="Times New Roman" w:hAnsi="Times New Roman" w:cs="Times New Roman"/>
          <w:sz w:val="24"/>
          <w:szCs w:val="24"/>
        </w:rPr>
        <w:t>，</w:t>
      </w:r>
      <w:r w:rsidR="00031CAF" w:rsidRPr="00747131">
        <w:rPr>
          <w:rFonts w:ascii="Times New Roman" w:hAnsi="Times New Roman" w:cs="Times New Roman" w:hint="eastAsia"/>
          <w:sz w:val="24"/>
          <w:szCs w:val="24"/>
        </w:rPr>
        <w:t>A</w:t>
      </w:r>
      <w:r w:rsidR="00031CAF" w:rsidRPr="00747131">
        <w:rPr>
          <w:rFonts w:ascii="Times New Roman" w:hAnsi="Times New Roman" w:cs="Times New Roman"/>
          <w:sz w:val="24"/>
          <w:szCs w:val="24"/>
        </w:rPr>
        <w:t>I</w:t>
      </w:r>
      <w:r w:rsidR="00031CAF" w:rsidRPr="00747131">
        <w:rPr>
          <w:rFonts w:ascii="Times New Roman" w:hAnsi="Times New Roman" w:cs="Times New Roman" w:hint="eastAsia"/>
          <w:sz w:val="24"/>
          <w:szCs w:val="24"/>
        </w:rPr>
        <w:t>）</w:t>
      </w:r>
      <w:r w:rsidRPr="00747131">
        <w:rPr>
          <w:rFonts w:ascii="Times New Roman" w:hAnsi="Times New Roman" w:cs="Times New Roman" w:hint="eastAsia"/>
          <w:sz w:val="24"/>
          <w:szCs w:val="24"/>
        </w:rPr>
        <w:t>化平台。</w:t>
      </w:r>
    </w:p>
    <w:p w14:paraId="00F3A260" w14:textId="1D0FCB26" w:rsidR="00C42B5C" w:rsidRPr="00747131" w:rsidRDefault="00C42B5C" w:rsidP="00C42B5C">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sz w:val="24"/>
          <w:szCs w:val="24"/>
        </w:rPr>
        <w:t>在本申请实施例中，电子设备</w:t>
      </w:r>
      <w:r w:rsidR="00952083" w:rsidRPr="00747131">
        <w:rPr>
          <w:rFonts w:ascii="Times New Roman" w:hAnsi="Times New Roman" w:cs="Times New Roman" w:hint="eastAsia"/>
          <w:sz w:val="24"/>
          <w:szCs w:val="24"/>
        </w:rPr>
        <w:t>可以</w:t>
      </w:r>
      <w:r w:rsidRPr="00747131">
        <w:rPr>
          <w:rFonts w:ascii="Times New Roman" w:hAnsi="Times New Roman" w:cs="Times New Roman"/>
          <w:sz w:val="24"/>
          <w:szCs w:val="24"/>
        </w:rPr>
        <w:t>包括硬件层、运行在硬件层之上的操作系统层，以及运行在操作系统层上的应用层。该硬件层包括中央处理器（</w:t>
      </w:r>
      <w:r w:rsidRPr="00747131">
        <w:rPr>
          <w:rFonts w:ascii="Times New Roman" w:hAnsi="Times New Roman" w:cs="Times New Roman"/>
          <w:sz w:val="24"/>
          <w:szCs w:val="24"/>
        </w:rPr>
        <w:t>central processing unit</w:t>
      </w:r>
      <w:r w:rsidRPr="00747131">
        <w:rPr>
          <w:rFonts w:ascii="Times New Roman" w:hAnsi="Times New Roman" w:cs="Times New Roman"/>
          <w:sz w:val="24"/>
          <w:szCs w:val="24"/>
        </w:rPr>
        <w:t>，</w:t>
      </w:r>
      <w:r w:rsidRPr="00747131">
        <w:rPr>
          <w:rFonts w:ascii="Times New Roman" w:hAnsi="Times New Roman" w:cs="Times New Roman"/>
          <w:sz w:val="24"/>
          <w:szCs w:val="24"/>
        </w:rPr>
        <w:t>CPU</w:t>
      </w:r>
      <w:r w:rsidRPr="00747131">
        <w:rPr>
          <w:rFonts w:ascii="Times New Roman" w:hAnsi="Times New Roman" w:cs="Times New Roman"/>
          <w:sz w:val="24"/>
          <w:szCs w:val="24"/>
        </w:rPr>
        <w:t>）、内存管理单元（</w:t>
      </w:r>
      <w:r w:rsidRPr="00747131">
        <w:rPr>
          <w:rFonts w:ascii="Times New Roman" w:hAnsi="Times New Roman" w:cs="Times New Roman"/>
          <w:sz w:val="24"/>
          <w:szCs w:val="24"/>
        </w:rPr>
        <w:t>memory management unit</w:t>
      </w:r>
      <w:r w:rsidRPr="00747131">
        <w:rPr>
          <w:rFonts w:ascii="Times New Roman" w:hAnsi="Times New Roman" w:cs="Times New Roman"/>
          <w:sz w:val="24"/>
          <w:szCs w:val="24"/>
        </w:rPr>
        <w:t>，</w:t>
      </w:r>
      <w:r w:rsidRPr="00747131">
        <w:rPr>
          <w:rFonts w:ascii="Times New Roman" w:hAnsi="Times New Roman" w:cs="Times New Roman"/>
          <w:sz w:val="24"/>
          <w:szCs w:val="24"/>
        </w:rPr>
        <w:t>MMU</w:t>
      </w:r>
      <w:r w:rsidRPr="00747131">
        <w:rPr>
          <w:rFonts w:ascii="Times New Roman" w:hAnsi="Times New Roman" w:cs="Times New Roman"/>
          <w:sz w:val="24"/>
          <w:szCs w:val="24"/>
        </w:rPr>
        <w:t>）和内存（也称为主存）等硬件。该操作系统可以是任意一种或多种通过进程（</w:t>
      </w:r>
      <w:r w:rsidRPr="00747131">
        <w:rPr>
          <w:rFonts w:ascii="Times New Roman" w:hAnsi="Times New Roman" w:cs="Times New Roman"/>
          <w:sz w:val="24"/>
          <w:szCs w:val="24"/>
        </w:rPr>
        <w:t>process</w:t>
      </w:r>
      <w:r w:rsidRPr="00747131">
        <w:rPr>
          <w:rFonts w:ascii="Times New Roman" w:hAnsi="Times New Roman" w:cs="Times New Roman"/>
          <w:sz w:val="24"/>
          <w:szCs w:val="24"/>
        </w:rPr>
        <w:t>）实现业务处理的计算机操作系统，例如，</w:t>
      </w:r>
      <w:r w:rsidRPr="00747131">
        <w:rPr>
          <w:rFonts w:ascii="Times New Roman" w:hAnsi="Times New Roman" w:cs="Times New Roman"/>
          <w:sz w:val="24"/>
          <w:szCs w:val="24"/>
        </w:rPr>
        <w:t>Linux</w:t>
      </w:r>
      <w:r w:rsidRPr="00747131">
        <w:rPr>
          <w:rFonts w:ascii="Times New Roman" w:hAnsi="Times New Roman" w:cs="Times New Roman"/>
          <w:sz w:val="24"/>
          <w:szCs w:val="24"/>
        </w:rPr>
        <w:t>操作系统、</w:t>
      </w:r>
      <w:r w:rsidRPr="00747131">
        <w:rPr>
          <w:rFonts w:ascii="Times New Roman" w:hAnsi="Times New Roman" w:cs="Times New Roman"/>
          <w:sz w:val="24"/>
          <w:szCs w:val="24"/>
        </w:rPr>
        <w:t>Unix</w:t>
      </w:r>
      <w:r w:rsidRPr="00747131">
        <w:rPr>
          <w:rFonts w:ascii="Times New Roman" w:hAnsi="Times New Roman" w:cs="Times New Roman"/>
          <w:sz w:val="24"/>
          <w:szCs w:val="24"/>
        </w:rPr>
        <w:t>操作系统、</w:t>
      </w:r>
      <w:r w:rsidRPr="00747131">
        <w:rPr>
          <w:rFonts w:ascii="Times New Roman" w:hAnsi="Times New Roman" w:cs="Times New Roman"/>
          <w:sz w:val="24"/>
          <w:szCs w:val="24"/>
        </w:rPr>
        <w:t>Android</w:t>
      </w:r>
      <w:r w:rsidRPr="00747131">
        <w:rPr>
          <w:rFonts w:ascii="Times New Roman" w:hAnsi="Times New Roman" w:cs="Times New Roman"/>
          <w:sz w:val="24"/>
          <w:szCs w:val="24"/>
        </w:rPr>
        <w:t>操作系统、</w:t>
      </w:r>
      <w:r w:rsidRPr="00747131">
        <w:rPr>
          <w:rFonts w:ascii="Times New Roman" w:hAnsi="Times New Roman" w:cs="Times New Roman"/>
          <w:sz w:val="24"/>
          <w:szCs w:val="24"/>
        </w:rPr>
        <w:t>iOS</w:t>
      </w:r>
      <w:r w:rsidRPr="00747131">
        <w:rPr>
          <w:rFonts w:ascii="Times New Roman" w:hAnsi="Times New Roman" w:cs="Times New Roman"/>
          <w:sz w:val="24"/>
          <w:szCs w:val="24"/>
        </w:rPr>
        <w:t>操作系统或</w:t>
      </w:r>
      <w:r w:rsidRPr="00747131">
        <w:rPr>
          <w:rFonts w:ascii="Times New Roman" w:hAnsi="Times New Roman" w:cs="Times New Roman"/>
          <w:sz w:val="24"/>
          <w:szCs w:val="24"/>
        </w:rPr>
        <w:t>windows</w:t>
      </w:r>
      <w:r w:rsidRPr="00747131">
        <w:rPr>
          <w:rFonts w:ascii="Times New Roman" w:hAnsi="Times New Roman" w:cs="Times New Roman"/>
          <w:sz w:val="24"/>
          <w:szCs w:val="24"/>
        </w:rPr>
        <w:t>操作系统等。该应用层包含浏览器、通讯录、文字处理软件、即时通信软件等应用。</w:t>
      </w:r>
      <w:commentRangeEnd w:id="16"/>
      <w:r w:rsidR="00B75180" w:rsidRPr="00747131">
        <w:rPr>
          <w:rStyle w:val="af1"/>
        </w:rPr>
        <w:commentReference w:id="16"/>
      </w:r>
    </w:p>
    <w:p w14:paraId="1774EC79" w14:textId="4FE09EF1" w:rsidR="00A3416B" w:rsidRPr="00747131" w:rsidRDefault="004F0D7F" w:rsidP="00C42B5C">
      <w:pPr>
        <w:spacing w:line="360" w:lineRule="exact"/>
        <w:ind w:firstLineChars="200" w:firstLine="480"/>
        <w:rPr>
          <w:rFonts w:ascii="Times New Roman" w:hAnsi="Times New Roman" w:cs="Times New Roman"/>
          <w:sz w:val="24"/>
          <w:szCs w:val="24"/>
        </w:rPr>
      </w:pPr>
      <w:commentRangeStart w:id="17"/>
      <w:r w:rsidRPr="00747131">
        <w:rPr>
          <w:rFonts w:ascii="Times New Roman" w:hAnsi="Times New Roman" w:cs="Times New Roman"/>
          <w:sz w:val="24"/>
          <w:szCs w:val="24"/>
        </w:rPr>
        <w:t>一些</w:t>
      </w:r>
      <w:r w:rsidR="008547A0" w:rsidRPr="00747131">
        <w:rPr>
          <w:rFonts w:ascii="Times New Roman" w:hAnsi="Times New Roman" w:cs="Times New Roman"/>
          <w:sz w:val="24"/>
          <w:szCs w:val="24"/>
        </w:rPr>
        <w:t>终端设备</w:t>
      </w:r>
      <w:r w:rsidR="00E551BD" w:rsidRPr="00747131">
        <w:rPr>
          <w:rFonts w:ascii="Times New Roman" w:hAnsi="Times New Roman" w:cs="Times New Roman"/>
          <w:sz w:val="24"/>
          <w:szCs w:val="24"/>
        </w:rPr>
        <w:t>可以安装有智能代理应用。</w:t>
      </w:r>
      <w:r w:rsidRPr="00747131">
        <w:rPr>
          <w:rFonts w:ascii="Times New Roman" w:hAnsi="Times New Roman" w:cs="Times New Roman"/>
          <w:sz w:val="24"/>
          <w:szCs w:val="24"/>
        </w:rPr>
        <w:t>当智能代理应用获取用户输入的请求</w:t>
      </w:r>
      <w:r w:rsidR="00325852" w:rsidRPr="00747131">
        <w:rPr>
          <w:rFonts w:ascii="Times New Roman" w:hAnsi="Times New Roman" w:cs="Times New Roman"/>
          <w:sz w:val="24"/>
          <w:szCs w:val="24"/>
        </w:rPr>
        <w:t>（</w:t>
      </w:r>
      <w:r w:rsidR="00325852" w:rsidRPr="00747131">
        <w:rPr>
          <w:rFonts w:ascii="Times New Roman" w:hAnsi="Times New Roman" w:cs="Times New Roman"/>
          <w:sz w:val="24"/>
          <w:szCs w:val="24"/>
        </w:rPr>
        <w:t>query</w:t>
      </w:r>
      <w:r w:rsidR="00325852" w:rsidRPr="00747131">
        <w:rPr>
          <w:rFonts w:ascii="Times New Roman" w:hAnsi="Times New Roman" w:cs="Times New Roman"/>
          <w:sz w:val="24"/>
          <w:szCs w:val="24"/>
        </w:rPr>
        <w:t>）</w:t>
      </w:r>
      <w:r w:rsidRPr="00747131">
        <w:rPr>
          <w:rFonts w:ascii="Times New Roman" w:hAnsi="Times New Roman" w:cs="Times New Roman"/>
          <w:sz w:val="24"/>
          <w:szCs w:val="24"/>
        </w:rPr>
        <w:t>时，智能代理应</w:t>
      </w:r>
      <w:commentRangeEnd w:id="17"/>
      <w:r w:rsidR="00B75180" w:rsidRPr="00747131">
        <w:rPr>
          <w:rStyle w:val="af1"/>
        </w:rPr>
        <w:commentReference w:id="17"/>
      </w:r>
      <w:r w:rsidRPr="00747131">
        <w:rPr>
          <w:rFonts w:ascii="Times New Roman" w:hAnsi="Times New Roman" w:cs="Times New Roman"/>
          <w:sz w:val="24"/>
          <w:szCs w:val="24"/>
        </w:rPr>
        <w:t>用</w:t>
      </w:r>
      <w:r w:rsidR="00325852" w:rsidRPr="00747131">
        <w:rPr>
          <w:rFonts w:ascii="Times New Roman" w:hAnsi="Times New Roman" w:cs="Times New Roman"/>
          <w:sz w:val="24"/>
          <w:szCs w:val="24"/>
        </w:rPr>
        <w:t>可以对请求进行处理，确定请求对应的工具，以实现对请求的理解。智能代理应用可以调用请求对应的工具，执行请求对应的操作。</w:t>
      </w:r>
      <w:r w:rsidR="00CA7EBB" w:rsidRPr="00747131">
        <w:rPr>
          <w:rFonts w:ascii="Times New Roman" w:hAnsi="Times New Roman" w:cs="Times New Roman" w:hint="eastAsia"/>
          <w:sz w:val="24"/>
          <w:szCs w:val="24"/>
        </w:rPr>
        <w:t>在本申请另一些实施例中，</w:t>
      </w:r>
      <w:r w:rsidR="00CA7EBB" w:rsidRPr="00747131">
        <w:rPr>
          <w:rFonts w:ascii="Times New Roman" w:hAnsi="Times New Roman" w:cs="Times New Roman"/>
          <w:sz w:val="24"/>
          <w:szCs w:val="24"/>
        </w:rPr>
        <w:t>query</w:t>
      </w:r>
      <w:r w:rsidR="00CA7EBB" w:rsidRPr="00747131">
        <w:rPr>
          <w:rFonts w:ascii="Times New Roman" w:hAnsi="Times New Roman" w:cs="Times New Roman" w:hint="eastAsia"/>
          <w:sz w:val="24"/>
          <w:szCs w:val="24"/>
        </w:rPr>
        <w:t>也可以称为查询，即请求可以称为查询</w:t>
      </w:r>
      <w:r w:rsidR="00CA7EBB" w:rsidRPr="00747131">
        <w:rPr>
          <w:rFonts w:ascii="Times New Roman" w:hAnsi="Times New Roman" w:cs="Times New Roman"/>
          <w:sz w:val="24"/>
          <w:szCs w:val="24"/>
        </w:rPr>
        <w:t>。用户输入的请求（</w:t>
      </w:r>
      <w:r w:rsidR="00CA7EBB" w:rsidRPr="00747131">
        <w:rPr>
          <w:rFonts w:ascii="Times New Roman" w:hAnsi="Times New Roman" w:cs="Times New Roman"/>
          <w:sz w:val="24"/>
          <w:szCs w:val="24"/>
        </w:rPr>
        <w:t>query</w:t>
      </w:r>
      <w:r w:rsidR="00CA7EBB" w:rsidRPr="00747131">
        <w:rPr>
          <w:rFonts w:ascii="Times New Roman" w:hAnsi="Times New Roman" w:cs="Times New Roman"/>
          <w:sz w:val="24"/>
          <w:szCs w:val="24"/>
        </w:rPr>
        <w:t>）</w:t>
      </w:r>
      <w:r w:rsidR="00CA7EBB" w:rsidRPr="00747131">
        <w:rPr>
          <w:rFonts w:ascii="Times New Roman" w:hAnsi="Times New Roman" w:cs="Times New Roman" w:hint="eastAsia"/>
          <w:sz w:val="24"/>
          <w:szCs w:val="24"/>
        </w:rPr>
        <w:lastRenderedPageBreak/>
        <w:t>可以称为用户请求、用户查询、用户</w:t>
      </w:r>
      <w:r w:rsidR="00CA7EBB" w:rsidRPr="00747131">
        <w:rPr>
          <w:rFonts w:ascii="Times New Roman" w:hAnsi="Times New Roman" w:cs="Times New Roman"/>
          <w:sz w:val="24"/>
          <w:szCs w:val="24"/>
        </w:rPr>
        <w:t>query</w:t>
      </w:r>
      <w:r w:rsidR="006E1C0A" w:rsidRPr="00747131">
        <w:rPr>
          <w:rFonts w:ascii="Times New Roman" w:hAnsi="Times New Roman" w:cs="Times New Roman" w:hint="eastAsia"/>
          <w:sz w:val="24"/>
          <w:szCs w:val="24"/>
        </w:rPr>
        <w:t>、</w:t>
      </w:r>
      <w:r w:rsidR="00CA7EBB" w:rsidRPr="00747131">
        <w:rPr>
          <w:rFonts w:ascii="Times New Roman" w:hAnsi="Times New Roman" w:cs="Times New Roman" w:hint="eastAsia"/>
          <w:sz w:val="24"/>
          <w:szCs w:val="24"/>
        </w:rPr>
        <w:t>请求</w:t>
      </w:r>
      <w:r w:rsidR="006E1C0A" w:rsidRPr="00747131">
        <w:rPr>
          <w:rFonts w:ascii="Times New Roman" w:hAnsi="Times New Roman" w:cs="Times New Roman" w:hint="eastAsia"/>
          <w:sz w:val="24"/>
          <w:szCs w:val="24"/>
        </w:rPr>
        <w:t>或查询</w:t>
      </w:r>
      <w:r w:rsidR="00CA7EBB" w:rsidRPr="00747131">
        <w:rPr>
          <w:rFonts w:ascii="Times New Roman" w:hAnsi="Times New Roman" w:cs="Times New Roman" w:hint="eastAsia"/>
          <w:sz w:val="24"/>
          <w:szCs w:val="24"/>
        </w:rPr>
        <w:t>。用户请求对应的操作，也可以称为用户请求对应的任务或用户查询对应的任务。</w:t>
      </w:r>
    </w:p>
    <w:p w14:paraId="7E9FF61B" w14:textId="4BFAFB2D" w:rsidR="00565DE5" w:rsidRPr="00747131" w:rsidRDefault="00565DE5" w:rsidP="00C42B5C">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示例性地，以在终端设备语音输入“帮我在</w:t>
      </w:r>
      <w:r w:rsidRPr="00747131">
        <w:rPr>
          <w:rFonts w:ascii="Times New Roman" w:hAnsi="Times New Roman" w:cs="Times New Roman"/>
          <w:sz w:val="24"/>
          <w:szCs w:val="24"/>
        </w:rPr>
        <w:t>AA</w:t>
      </w:r>
      <w:r w:rsidRPr="00747131">
        <w:rPr>
          <w:rFonts w:ascii="Times New Roman" w:hAnsi="Times New Roman" w:cs="Times New Roman" w:hint="eastAsia"/>
          <w:sz w:val="24"/>
          <w:szCs w:val="24"/>
        </w:rPr>
        <w:t>的购物车里添加一件</w:t>
      </w:r>
      <w:r w:rsidRPr="00747131">
        <w:rPr>
          <w:rFonts w:ascii="Times New Roman" w:hAnsi="Times New Roman" w:cs="Times New Roman" w:hint="eastAsia"/>
          <w:sz w:val="24"/>
          <w:szCs w:val="24"/>
        </w:rPr>
        <w:t>Y</w:t>
      </w:r>
      <w:r w:rsidRPr="00747131">
        <w:rPr>
          <w:rFonts w:ascii="Times New Roman" w:hAnsi="Times New Roman" w:cs="Times New Roman"/>
          <w:sz w:val="24"/>
          <w:szCs w:val="24"/>
        </w:rPr>
        <w:t xml:space="preserve">Y </w:t>
      </w:r>
      <w:r w:rsidRPr="00747131">
        <w:rPr>
          <w:rFonts w:ascii="Times New Roman" w:hAnsi="Times New Roman" w:cs="Times New Roman" w:hint="eastAsia"/>
          <w:sz w:val="24"/>
          <w:szCs w:val="24"/>
        </w:rPr>
        <w:t>t</w:t>
      </w:r>
      <w:r w:rsidRPr="00747131">
        <w:rPr>
          <w:rFonts w:ascii="Times New Roman" w:hAnsi="Times New Roman" w:cs="Times New Roman" w:hint="eastAsia"/>
          <w:sz w:val="24"/>
          <w:szCs w:val="24"/>
        </w:rPr>
        <w:t>恤地址选为</w:t>
      </w:r>
      <w:r w:rsidRPr="00747131">
        <w:rPr>
          <w:rFonts w:ascii="Times New Roman" w:hAnsi="Times New Roman" w:cs="Times New Roman" w:hint="eastAsia"/>
          <w:sz w:val="24"/>
          <w:szCs w:val="24"/>
        </w:rPr>
        <w:t>x</w:t>
      </w:r>
      <w:r w:rsidRPr="00747131">
        <w:rPr>
          <w:rFonts w:ascii="Times New Roman" w:hAnsi="Times New Roman" w:cs="Times New Roman"/>
          <w:sz w:val="24"/>
          <w:szCs w:val="24"/>
        </w:rPr>
        <w:t>xxx0</w:t>
      </w:r>
      <w:r w:rsidRPr="00747131">
        <w:rPr>
          <w:rFonts w:ascii="Times New Roman" w:hAnsi="Times New Roman" w:cs="Times New Roman" w:hint="eastAsia"/>
          <w:sz w:val="24"/>
          <w:szCs w:val="24"/>
        </w:rPr>
        <w:t>”为例，</w:t>
      </w:r>
      <w:r w:rsidRPr="00747131">
        <w:rPr>
          <w:rFonts w:ascii="Times New Roman" w:hAnsi="Times New Roman" w:cs="Times New Roman"/>
          <w:sz w:val="24"/>
          <w:szCs w:val="24"/>
        </w:rPr>
        <w:t>AA</w:t>
      </w:r>
      <w:r w:rsidRPr="00747131">
        <w:rPr>
          <w:rFonts w:ascii="Times New Roman" w:hAnsi="Times New Roman" w:cs="Times New Roman" w:hint="eastAsia"/>
          <w:sz w:val="24"/>
          <w:szCs w:val="24"/>
        </w:rPr>
        <w:t>可以为购物应用（</w:t>
      </w:r>
      <w:r w:rsidRPr="00747131">
        <w:rPr>
          <w:rFonts w:ascii="Times New Roman" w:hAnsi="Times New Roman" w:cs="Times New Roman"/>
          <w:sz w:val="24"/>
          <w:szCs w:val="24"/>
        </w:rPr>
        <w:t>application</w:t>
      </w:r>
      <w:r w:rsidRPr="00747131">
        <w:rPr>
          <w:rFonts w:ascii="Times New Roman" w:hAnsi="Times New Roman" w:cs="Times New Roman"/>
          <w:sz w:val="24"/>
          <w:szCs w:val="24"/>
        </w:rPr>
        <w:t>，</w:t>
      </w:r>
      <w:r w:rsidRPr="00747131">
        <w:rPr>
          <w:rFonts w:ascii="Times New Roman" w:hAnsi="Times New Roman" w:cs="Times New Roman"/>
          <w:sz w:val="24"/>
          <w:szCs w:val="24"/>
        </w:rPr>
        <w:t>App</w:t>
      </w:r>
      <w:r w:rsidRPr="00747131">
        <w:rPr>
          <w:rFonts w:ascii="Times New Roman" w:hAnsi="Times New Roman" w:cs="Times New Roman" w:hint="eastAsia"/>
          <w:sz w:val="24"/>
          <w:szCs w:val="24"/>
        </w:rPr>
        <w:t>），</w:t>
      </w:r>
      <w:r w:rsidRPr="00747131">
        <w:rPr>
          <w:rFonts w:ascii="Times New Roman" w:hAnsi="Times New Roman" w:cs="Times New Roman" w:hint="eastAsia"/>
          <w:sz w:val="24"/>
          <w:szCs w:val="24"/>
        </w:rPr>
        <w:t>Y</w:t>
      </w:r>
      <w:r w:rsidRPr="00747131">
        <w:rPr>
          <w:rFonts w:ascii="Times New Roman" w:hAnsi="Times New Roman" w:cs="Times New Roman"/>
          <w:sz w:val="24"/>
          <w:szCs w:val="24"/>
        </w:rPr>
        <w:t>Y</w:t>
      </w:r>
      <w:r w:rsidRPr="00747131">
        <w:rPr>
          <w:rFonts w:ascii="Times New Roman" w:hAnsi="Times New Roman" w:cs="Times New Roman" w:hint="eastAsia"/>
          <w:sz w:val="24"/>
          <w:szCs w:val="24"/>
        </w:rPr>
        <w:t>可以是品牌名称。</w:t>
      </w:r>
      <w:r w:rsidRPr="00747131">
        <w:rPr>
          <w:rFonts w:ascii="Times New Roman" w:hAnsi="Times New Roman" w:cs="Times New Roman"/>
          <w:sz w:val="24"/>
          <w:szCs w:val="24"/>
        </w:rPr>
        <w:t>智能代理应用</w:t>
      </w:r>
      <w:r w:rsidRPr="00747131">
        <w:rPr>
          <w:rFonts w:ascii="Times New Roman" w:hAnsi="Times New Roman" w:cs="Times New Roman" w:hint="eastAsia"/>
          <w:sz w:val="24"/>
          <w:szCs w:val="24"/>
        </w:rPr>
        <w:t>可以自动打开</w:t>
      </w:r>
      <w:r w:rsidRPr="00747131">
        <w:rPr>
          <w:rFonts w:ascii="Times New Roman" w:hAnsi="Times New Roman" w:cs="Times New Roman" w:hint="eastAsia"/>
          <w:sz w:val="24"/>
          <w:szCs w:val="24"/>
        </w:rPr>
        <w:t>A</w:t>
      </w:r>
      <w:r w:rsidRPr="00747131">
        <w:rPr>
          <w:rFonts w:ascii="Times New Roman" w:hAnsi="Times New Roman" w:cs="Times New Roman"/>
          <w:sz w:val="24"/>
          <w:szCs w:val="24"/>
        </w:rPr>
        <w:t>A</w:t>
      </w:r>
      <w:r w:rsidRPr="00747131">
        <w:rPr>
          <w:rFonts w:ascii="Times New Roman" w:hAnsi="Times New Roman" w:cs="Times New Roman" w:hint="eastAsia"/>
          <w:sz w:val="24"/>
          <w:szCs w:val="24"/>
        </w:rPr>
        <w:t>应用，在</w:t>
      </w:r>
      <w:r w:rsidRPr="00747131">
        <w:rPr>
          <w:rFonts w:ascii="Times New Roman" w:hAnsi="Times New Roman" w:cs="Times New Roman" w:hint="eastAsia"/>
          <w:sz w:val="24"/>
          <w:szCs w:val="24"/>
        </w:rPr>
        <w:t>A</w:t>
      </w:r>
      <w:r w:rsidRPr="00747131">
        <w:rPr>
          <w:rFonts w:ascii="Times New Roman" w:hAnsi="Times New Roman" w:cs="Times New Roman"/>
          <w:sz w:val="24"/>
          <w:szCs w:val="24"/>
        </w:rPr>
        <w:t>A</w:t>
      </w:r>
      <w:r w:rsidRPr="00747131">
        <w:rPr>
          <w:rFonts w:ascii="Times New Roman" w:hAnsi="Times New Roman" w:cs="Times New Roman" w:hint="eastAsia"/>
          <w:sz w:val="24"/>
          <w:szCs w:val="24"/>
        </w:rPr>
        <w:t>应用的页面搜索</w:t>
      </w:r>
      <w:r w:rsidRPr="00747131">
        <w:rPr>
          <w:rFonts w:ascii="Times New Roman" w:hAnsi="Times New Roman" w:cs="Times New Roman" w:hint="eastAsia"/>
          <w:sz w:val="24"/>
          <w:szCs w:val="24"/>
        </w:rPr>
        <w:t>Y</w:t>
      </w:r>
      <w:r w:rsidRPr="00747131">
        <w:rPr>
          <w:rFonts w:ascii="Times New Roman" w:hAnsi="Times New Roman" w:cs="Times New Roman"/>
          <w:sz w:val="24"/>
          <w:szCs w:val="24"/>
        </w:rPr>
        <w:t>Y</w:t>
      </w:r>
      <w:r w:rsidRPr="00747131">
        <w:rPr>
          <w:rFonts w:ascii="Times New Roman" w:hAnsi="Times New Roman" w:cs="Times New Roman" w:hint="eastAsia"/>
          <w:sz w:val="24"/>
          <w:szCs w:val="24"/>
        </w:rPr>
        <w:t>，将</w:t>
      </w:r>
      <w:r w:rsidRPr="00747131">
        <w:rPr>
          <w:rFonts w:ascii="Times New Roman" w:hAnsi="Times New Roman" w:cs="Times New Roman"/>
          <w:sz w:val="24"/>
          <w:szCs w:val="24"/>
        </w:rPr>
        <w:t>YY</w:t>
      </w:r>
      <w:r w:rsidRPr="00747131">
        <w:rPr>
          <w:rFonts w:ascii="Times New Roman" w:hAnsi="Times New Roman" w:cs="Times New Roman" w:hint="eastAsia"/>
          <w:sz w:val="24"/>
          <w:szCs w:val="24"/>
        </w:rPr>
        <w:t>的线上店铺展示的</w:t>
      </w:r>
      <w:r w:rsidRPr="00747131">
        <w:rPr>
          <w:rFonts w:ascii="Times New Roman" w:hAnsi="Times New Roman" w:cs="Times New Roman" w:hint="eastAsia"/>
          <w:sz w:val="24"/>
          <w:szCs w:val="24"/>
        </w:rPr>
        <w:t>t</w:t>
      </w:r>
      <w:proofErr w:type="gramStart"/>
      <w:r w:rsidRPr="00747131">
        <w:rPr>
          <w:rFonts w:ascii="Times New Roman" w:hAnsi="Times New Roman" w:cs="Times New Roman" w:hint="eastAsia"/>
          <w:sz w:val="24"/>
          <w:szCs w:val="24"/>
        </w:rPr>
        <w:t>恤中的</w:t>
      </w:r>
      <w:proofErr w:type="gramEnd"/>
      <w:r w:rsidRPr="00747131">
        <w:rPr>
          <w:rFonts w:ascii="Times New Roman" w:hAnsi="Times New Roman" w:cs="Times New Roman" w:hint="eastAsia"/>
          <w:sz w:val="24"/>
          <w:szCs w:val="24"/>
        </w:rPr>
        <w:t>一件</w:t>
      </w:r>
      <w:r w:rsidRPr="00747131">
        <w:rPr>
          <w:rFonts w:ascii="Times New Roman" w:hAnsi="Times New Roman" w:cs="Times New Roman" w:hint="eastAsia"/>
          <w:sz w:val="24"/>
          <w:szCs w:val="24"/>
        </w:rPr>
        <w:t>t</w:t>
      </w:r>
      <w:r w:rsidRPr="00747131">
        <w:rPr>
          <w:rFonts w:ascii="Times New Roman" w:hAnsi="Times New Roman" w:cs="Times New Roman" w:hint="eastAsia"/>
          <w:sz w:val="24"/>
          <w:szCs w:val="24"/>
        </w:rPr>
        <w:t>恤添加到购物车，并将</w:t>
      </w:r>
      <w:r w:rsidR="00952083" w:rsidRPr="00747131">
        <w:rPr>
          <w:rFonts w:ascii="Times New Roman" w:hAnsi="Times New Roman" w:cs="Times New Roman" w:hint="eastAsia"/>
          <w:sz w:val="24"/>
          <w:szCs w:val="24"/>
        </w:rPr>
        <w:t>收货</w:t>
      </w:r>
      <w:r w:rsidRPr="00747131">
        <w:rPr>
          <w:rFonts w:ascii="Times New Roman" w:hAnsi="Times New Roman" w:cs="Times New Roman" w:hint="eastAsia"/>
          <w:sz w:val="24"/>
          <w:szCs w:val="24"/>
        </w:rPr>
        <w:t>地址选为</w:t>
      </w:r>
      <w:r w:rsidRPr="00747131">
        <w:rPr>
          <w:rFonts w:ascii="Times New Roman" w:hAnsi="Times New Roman" w:cs="Times New Roman" w:hint="eastAsia"/>
          <w:sz w:val="24"/>
          <w:szCs w:val="24"/>
        </w:rPr>
        <w:t>x</w:t>
      </w:r>
      <w:r w:rsidRPr="00747131">
        <w:rPr>
          <w:rFonts w:ascii="Times New Roman" w:hAnsi="Times New Roman" w:cs="Times New Roman"/>
          <w:sz w:val="24"/>
          <w:szCs w:val="24"/>
        </w:rPr>
        <w:t>xxx0</w:t>
      </w:r>
      <w:r w:rsidRPr="00747131">
        <w:rPr>
          <w:rFonts w:ascii="Times New Roman" w:hAnsi="Times New Roman" w:cs="Times New Roman" w:hint="eastAsia"/>
          <w:sz w:val="24"/>
          <w:szCs w:val="24"/>
        </w:rPr>
        <w:t>对应的地址。</w:t>
      </w:r>
      <w:r w:rsidR="0096742A" w:rsidRPr="00747131">
        <w:rPr>
          <w:rFonts w:ascii="Times New Roman" w:hAnsi="Times New Roman" w:cs="Times New Roman" w:hint="eastAsia"/>
          <w:sz w:val="24"/>
          <w:szCs w:val="24"/>
        </w:rPr>
        <w:t>可以</w:t>
      </w:r>
      <w:r w:rsidRPr="00747131">
        <w:rPr>
          <w:rFonts w:ascii="Times New Roman" w:hAnsi="Times New Roman" w:cs="Times New Roman" w:hint="eastAsia"/>
          <w:sz w:val="24"/>
          <w:szCs w:val="24"/>
        </w:rPr>
        <w:t>减少用户在</w:t>
      </w:r>
      <w:r w:rsidR="0096742A" w:rsidRPr="00747131">
        <w:rPr>
          <w:rFonts w:ascii="Times New Roman" w:hAnsi="Times New Roman" w:cs="Times New Roman" w:hint="eastAsia"/>
          <w:sz w:val="24"/>
          <w:szCs w:val="24"/>
        </w:rPr>
        <w:t>终端设备上手动执行在</w:t>
      </w:r>
      <w:r w:rsidR="0096742A" w:rsidRPr="00747131">
        <w:rPr>
          <w:rFonts w:ascii="Times New Roman" w:hAnsi="Times New Roman" w:cs="Times New Roman"/>
          <w:sz w:val="24"/>
          <w:szCs w:val="24"/>
        </w:rPr>
        <w:t>AA</w:t>
      </w:r>
      <w:r w:rsidR="0096742A" w:rsidRPr="00747131">
        <w:rPr>
          <w:rFonts w:ascii="Times New Roman" w:hAnsi="Times New Roman" w:cs="Times New Roman" w:hint="eastAsia"/>
          <w:sz w:val="24"/>
          <w:szCs w:val="24"/>
        </w:rPr>
        <w:t>的购物车里添加一件</w:t>
      </w:r>
      <w:r w:rsidR="0096742A" w:rsidRPr="00747131">
        <w:rPr>
          <w:rFonts w:ascii="Times New Roman" w:hAnsi="Times New Roman" w:cs="Times New Roman" w:hint="eastAsia"/>
          <w:sz w:val="24"/>
          <w:szCs w:val="24"/>
        </w:rPr>
        <w:t>Y</w:t>
      </w:r>
      <w:r w:rsidR="0096742A" w:rsidRPr="00747131">
        <w:rPr>
          <w:rFonts w:ascii="Times New Roman" w:hAnsi="Times New Roman" w:cs="Times New Roman"/>
          <w:sz w:val="24"/>
          <w:szCs w:val="24"/>
        </w:rPr>
        <w:t xml:space="preserve">Y </w:t>
      </w:r>
      <w:r w:rsidR="0096742A" w:rsidRPr="00747131">
        <w:rPr>
          <w:rFonts w:ascii="Times New Roman" w:hAnsi="Times New Roman" w:cs="Times New Roman" w:hint="eastAsia"/>
          <w:sz w:val="24"/>
          <w:szCs w:val="24"/>
        </w:rPr>
        <w:t>t</w:t>
      </w:r>
      <w:proofErr w:type="gramStart"/>
      <w:r w:rsidR="0096742A" w:rsidRPr="00747131">
        <w:rPr>
          <w:rFonts w:ascii="Times New Roman" w:hAnsi="Times New Roman" w:cs="Times New Roman" w:hint="eastAsia"/>
          <w:sz w:val="24"/>
          <w:szCs w:val="24"/>
        </w:rPr>
        <w:t>恤且地址</w:t>
      </w:r>
      <w:proofErr w:type="gramEnd"/>
      <w:r w:rsidR="0096742A" w:rsidRPr="00747131">
        <w:rPr>
          <w:rFonts w:ascii="Times New Roman" w:hAnsi="Times New Roman" w:cs="Times New Roman" w:hint="eastAsia"/>
          <w:sz w:val="24"/>
          <w:szCs w:val="24"/>
        </w:rPr>
        <w:t>选为</w:t>
      </w:r>
      <w:r w:rsidR="0096742A" w:rsidRPr="00747131">
        <w:rPr>
          <w:rFonts w:ascii="Times New Roman" w:hAnsi="Times New Roman" w:cs="Times New Roman" w:hint="eastAsia"/>
          <w:sz w:val="24"/>
          <w:szCs w:val="24"/>
        </w:rPr>
        <w:t>x</w:t>
      </w:r>
      <w:r w:rsidR="0096742A" w:rsidRPr="00747131">
        <w:rPr>
          <w:rFonts w:ascii="Times New Roman" w:hAnsi="Times New Roman" w:cs="Times New Roman"/>
          <w:sz w:val="24"/>
          <w:szCs w:val="24"/>
        </w:rPr>
        <w:t>xxx0</w:t>
      </w:r>
      <w:r w:rsidR="0096742A" w:rsidRPr="00747131">
        <w:rPr>
          <w:rFonts w:ascii="Times New Roman" w:hAnsi="Times New Roman" w:cs="Times New Roman" w:hint="eastAsia"/>
          <w:sz w:val="24"/>
          <w:szCs w:val="24"/>
        </w:rPr>
        <w:t>对应的操作，可以提升用户体验。</w:t>
      </w:r>
    </w:p>
    <w:p w14:paraId="737F6706" w14:textId="75EBD358" w:rsidR="00A4777D" w:rsidRPr="00747131" w:rsidRDefault="00325852" w:rsidP="00D71551">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sz w:val="24"/>
          <w:szCs w:val="24"/>
        </w:rPr>
        <w:t>其中，</w:t>
      </w:r>
      <w:r w:rsidR="00D71551" w:rsidRPr="00747131">
        <w:rPr>
          <w:rFonts w:ascii="Times New Roman" w:hAnsi="Times New Roman" w:cs="Times New Roman" w:hint="eastAsia"/>
          <w:sz w:val="24"/>
          <w:szCs w:val="24"/>
        </w:rPr>
        <w:t>工具可以是应用程序编程接口（</w:t>
      </w:r>
      <w:r w:rsidR="00D71551" w:rsidRPr="00747131">
        <w:rPr>
          <w:rFonts w:ascii="Times New Roman" w:hAnsi="Times New Roman" w:cs="Times New Roman"/>
          <w:sz w:val="24"/>
          <w:szCs w:val="24"/>
        </w:rPr>
        <w:t>application programming interface</w:t>
      </w:r>
      <w:r w:rsidR="00D71551" w:rsidRPr="00747131">
        <w:rPr>
          <w:rFonts w:ascii="Times New Roman" w:hAnsi="Times New Roman" w:cs="Times New Roman" w:hint="eastAsia"/>
          <w:sz w:val="24"/>
          <w:szCs w:val="24"/>
        </w:rPr>
        <w:t>，</w:t>
      </w:r>
      <w:r w:rsidR="00D71551" w:rsidRPr="00747131">
        <w:rPr>
          <w:rFonts w:ascii="Times New Roman" w:hAnsi="Times New Roman" w:cs="Times New Roman" w:hint="eastAsia"/>
          <w:sz w:val="24"/>
          <w:szCs w:val="24"/>
        </w:rPr>
        <w:t>A</w:t>
      </w:r>
      <w:r w:rsidR="00D71551" w:rsidRPr="00747131">
        <w:rPr>
          <w:rFonts w:ascii="Times New Roman" w:hAnsi="Times New Roman" w:cs="Times New Roman"/>
          <w:sz w:val="24"/>
          <w:szCs w:val="24"/>
        </w:rPr>
        <w:t>PI</w:t>
      </w:r>
      <w:r w:rsidR="00D71551" w:rsidRPr="00747131">
        <w:rPr>
          <w:rFonts w:ascii="Times New Roman" w:hAnsi="Times New Roman" w:cs="Times New Roman" w:hint="eastAsia"/>
          <w:sz w:val="24"/>
          <w:szCs w:val="24"/>
        </w:rPr>
        <w:t>）。</w:t>
      </w:r>
      <w:r w:rsidRPr="00747131">
        <w:rPr>
          <w:rFonts w:ascii="Times New Roman" w:hAnsi="Times New Roman" w:cs="Times New Roman"/>
          <w:sz w:val="24"/>
          <w:szCs w:val="24"/>
        </w:rPr>
        <w:t>智能代理应用可以是</w:t>
      </w:r>
      <w:r w:rsidR="002B5130" w:rsidRPr="00747131">
        <w:rPr>
          <w:rFonts w:ascii="Times New Roman" w:hAnsi="Times New Roman" w:cs="Times New Roman" w:hint="eastAsia"/>
          <w:sz w:val="24"/>
          <w:szCs w:val="24"/>
        </w:rPr>
        <w:t>可以与大量工具（</w:t>
      </w:r>
      <w:r w:rsidR="002B5130" w:rsidRPr="00747131">
        <w:rPr>
          <w:rFonts w:ascii="Times New Roman" w:hAnsi="Times New Roman" w:cs="Times New Roman" w:hint="eastAsia"/>
          <w:sz w:val="24"/>
          <w:szCs w:val="24"/>
        </w:rPr>
        <w:t>A</w:t>
      </w:r>
      <w:r w:rsidR="002B5130" w:rsidRPr="00747131">
        <w:rPr>
          <w:rFonts w:ascii="Times New Roman" w:hAnsi="Times New Roman" w:cs="Times New Roman"/>
          <w:sz w:val="24"/>
          <w:szCs w:val="24"/>
        </w:rPr>
        <w:t>PIs</w:t>
      </w:r>
      <w:r w:rsidR="002B5130" w:rsidRPr="00747131">
        <w:rPr>
          <w:rFonts w:ascii="Times New Roman" w:hAnsi="Times New Roman" w:cs="Times New Roman" w:hint="eastAsia"/>
          <w:sz w:val="24"/>
          <w:szCs w:val="24"/>
        </w:rPr>
        <w:t>）进行交互的</w:t>
      </w:r>
      <w:r w:rsidR="00E365FC" w:rsidRPr="00747131">
        <w:rPr>
          <w:rFonts w:ascii="Times New Roman" w:hAnsi="Times New Roman" w:cs="Times New Roman" w:hint="eastAsia"/>
          <w:sz w:val="24"/>
          <w:szCs w:val="24"/>
        </w:rPr>
        <w:t>智能体（</w:t>
      </w:r>
      <w:r w:rsidR="00E365FC" w:rsidRPr="00747131">
        <w:rPr>
          <w:rFonts w:ascii="Times New Roman" w:hAnsi="Times New Roman" w:cs="Times New Roman" w:hint="eastAsia"/>
          <w:sz w:val="24"/>
          <w:szCs w:val="24"/>
        </w:rPr>
        <w:t>agent</w:t>
      </w:r>
      <w:r w:rsidR="00E365FC" w:rsidRPr="00747131">
        <w:rPr>
          <w:rFonts w:ascii="Times New Roman" w:hAnsi="Times New Roman" w:cs="Times New Roman" w:hint="eastAsia"/>
          <w:sz w:val="24"/>
          <w:szCs w:val="24"/>
        </w:rPr>
        <w:t>）、</w:t>
      </w:r>
      <w:r w:rsidR="00E551BD" w:rsidRPr="00747131">
        <w:rPr>
          <w:rFonts w:ascii="Times New Roman" w:hAnsi="Times New Roman" w:cs="Times New Roman"/>
          <w:sz w:val="24"/>
          <w:szCs w:val="24"/>
        </w:rPr>
        <w:t>人工智能代理（</w:t>
      </w:r>
      <w:r w:rsidR="00E551BD" w:rsidRPr="00747131">
        <w:rPr>
          <w:rFonts w:ascii="Times New Roman" w:hAnsi="Times New Roman" w:cs="Times New Roman"/>
          <w:sz w:val="24"/>
          <w:szCs w:val="24"/>
        </w:rPr>
        <w:t xml:space="preserve">AI </w:t>
      </w:r>
      <w:r w:rsidR="00E551BD" w:rsidRPr="00747131">
        <w:rPr>
          <w:rFonts w:ascii="Times New Roman" w:hAnsi="Times New Roman" w:cs="Times New Roman" w:hint="eastAsia"/>
          <w:sz w:val="24"/>
          <w:szCs w:val="24"/>
        </w:rPr>
        <w:t>agent</w:t>
      </w:r>
      <w:r w:rsidR="00E551BD" w:rsidRPr="00747131">
        <w:rPr>
          <w:rFonts w:ascii="Times New Roman" w:hAnsi="Times New Roman" w:cs="Times New Roman"/>
          <w:sz w:val="24"/>
          <w:szCs w:val="24"/>
        </w:rPr>
        <w:t>）</w:t>
      </w:r>
      <w:r w:rsidR="008547A0" w:rsidRPr="00747131">
        <w:rPr>
          <w:rFonts w:ascii="Times New Roman" w:hAnsi="Times New Roman" w:cs="Times New Roman" w:hint="eastAsia"/>
          <w:sz w:val="24"/>
          <w:szCs w:val="24"/>
        </w:rPr>
        <w:t>、</w:t>
      </w:r>
      <w:r w:rsidR="002B5130" w:rsidRPr="00747131">
        <w:rPr>
          <w:rFonts w:ascii="Times New Roman" w:hAnsi="Times New Roman" w:cs="Times New Roman" w:hint="eastAsia"/>
          <w:sz w:val="24"/>
          <w:szCs w:val="24"/>
        </w:rPr>
        <w:t>智能代理、</w:t>
      </w:r>
      <w:r w:rsidRPr="00747131">
        <w:rPr>
          <w:rFonts w:ascii="Times New Roman" w:hAnsi="Times New Roman" w:cs="Times New Roman"/>
          <w:sz w:val="24"/>
          <w:szCs w:val="24"/>
        </w:rPr>
        <w:t>智能助手</w:t>
      </w:r>
      <w:r w:rsidR="008E27CC" w:rsidRPr="00747131">
        <w:rPr>
          <w:rFonts w:ascii="Times New Roman" w:hAnsi="Times New Roman" w:cs="Times New Roman" w:hint="eastAsia"/>
          <w:sz w:val="24"/>
          <w:szCs w:val="24"/>
        </w:rPr>
        <w:t>或</w:t>
      </w:r>
      <w:r w:rsidR="008E27CC" w:rsidRPr="00747131">
        <w:rPr>
          <w:rFonts w:ascii="Times New Roman" w:hAnsi="Times New Roman" w:cs="Times New Roman"/>
          <w:sz w:val="24"/>
          <w:szCs w:val="24"/>
        </w:rPr>
        <w:t>自动化流程机器人</w:t>
      </w:r>
      <w:r w:rsidRPr="00747131">
        <w:rPr>
          <w:rFonts w:ascii="Times New Roman" w:hAnsi="Times New Roman" w:cs="Times New Roman"/>
          <w:sz w:val="24"/>
          <w:szCs w:val="24"/>
        </w:rPr>
        <w:t>等</w:t>
      </w:r>
      <w:r w:rsidR="006636CA" w:rsidRPr="00747131">
        <w:rPr>
          <w:rFonts w:ascii="Times New Roman" w:hAnsi="Times New Roman" w:cs="Times New Roman" w:hint="eastAsia"/>
          <w:sz w:val="24"/>
          <w:szCs w:val="24"/>
        </w:rPr>
        <w:t>。</w:t>
      </w:r>
    </w:p>
    <w:p w14:paraId="6894DC0C" w14:textId="3D5CF7CB" w:rsidR="004F0D7F" w:rsidRPr="00747131" w:rsidRDefault="00952083" w:rsidP="00D71551">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本申请实施例中的输入可以是通过语音输入、按键输入、点击显示屏输入、手势输入或眼动输入。例如，</w:t>
      </w:r>
      <w:r w:rsidR="00325852" w:rsidRPr="00747131">
        <w:rPr>
          <w:rFonts w:ascii="Times New Roman" w:hAnsi="Times New Roman" w:cs="Times New Roman"/>
          <w:sz w:val="24"/>
          <w:szCs w:val="24"/>
        </w:rPr>
        <w:t>输入的请求可以</w:t>
      </w:r>
      <w:r w:rsidRPr="00747131">
        <w:rPr>
          <w:rFonts w:ascii="Times New Roman" w:hAnsi="Times New Roman" w:cs="Times New Roman" w:hint="eastAsia"/>
          <w:sz w:val="24"/>
          <w:szCs w:val="24"/>
        </w:rPr>
        <w:t>是</w:t>
      </w:r>
      <w:r w:rsidR="00325852" w:rsidRPr="00747131">
        <w:rPr>
          <w:rFonts w:ascii="Times New Roman" w:hAnsi="Times New Roman" w:cs="Times New Roman"/>
          <w:sz w:val="24"/>
          <w:szCs w:val="24"/>
        </w:rPr>
        <w:t>通过</w:t>
      </w:r>
      <w:r w:rsidRPr="00747131">
        <w:rPr>
          <w:rFonts w:ascii="Times New Roman" w:hAnsi="Times New Roman" w:cs="Times New Roman" w:hint="eastAsia"/>
          <w:sz w:val="24"/>
          <w:szCs w:val="24"/>
        </w:rPr>
        <w:t>语音输入、按键输入、点击显示屏输入、手势输入或眼动输入</w:t>
      </w:r>
      <w:r w:rsidR="00325852" w:rsidRPr="00747131">
        <w:rPr>
          <w:rFonts w:ascii="Times New Roman" w:hAnsi="Times New Roman" w:cs="Times New Roman"/>
          <w:sz w:val="24"/>
          <w:szCs w:val="24"/>
        </w:rPr>
        <w:t>的方式输入的请求。</w:t>
      </w:r>
    </w:p>
    <w:p w14:paraId="6631E7A8" w14:textId="3A2A6EE7" w:rsidR="003542B4" w:rsidRPr="00747131" w:rsidRDefault="00F41C21" w:rsidP="00F5428D">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一些实现方式中，</w:t>
      </w:r>
      <w:r w:rsidR="003542B4" w:rsidRPr="00747131">
        <w:rPr>
          <w:rFonts w:ascii="Times New Roman" w:hAnsi="Times New Roman" w:cs="Times New Roman" w:hint="eastAsia"/>
          <w:sz w:val="24"/>
          <w:szCs w:val="24"/>
        </w:rPr>
        <w:t>智能代理应用</w:t>
      </w:r>
      <w:r w:rsidR="003542B4" w:rsidRPr="00747131">
        <w:rPr>
          <w:rFonts w:ascii="Times New Roman" w:hAnsi="Times New Roman" w:cs="Times New Roman"/>
          <w:sz w:val="24"/>
          <w:szCs w:val="24"/>
        </w:rPr>
        <w:t>采用规划</w:t>
      </w:r>
      <w:r w:rsidR="003542B4" w:rsidRPr="00747131">
        <w:rPr>
          <w:rFonts w:ascii="Times New Roman" w:hAnsi="Times New Roman" w:cs="Times New Roman"/>
          <w:sz w:val="24"/>
          <w:szCs w:val="24"/>
        </w:rPr>
        <w:t>-</w:t>
      </w:r>
      <w:r w:rsidR="003542B4" w:rsidRPr="00747131">
        <w:rPr>
          <w:rFonts w:ascii="Times New Roman" w:hAnsi="Times New Roman" w:cs="Times New Roman"/>
          <w:sz w:val="24"/>
          <w:szCs w:val="24"/>
        </w:rPr>
        <w:t>执行（</w:t>
      </w:r>
      <w:r w:rsidR="003542B4" w:rsidRPr="00747131">
        <w:rPr>
          <w:rFonts w:ascii="Times New Roman" w:hAnsi="Times New Roman" w:cs="Times New Roman"/>
          <w:sz w:val="24"/>
          <w:szCs w:val="24"/>
        </w:rPr>
        <w:t>plan-execute</w:t>
      </w:r>
      <w:r w:rsidR="003542B4" w:rsidRPr="00747131">
        <w:rPr>
          <w:rFonts w:ascii="Times New Roman" w:hAnsi="Times New Roman" w:cs="Times New Roman"/>
          <w:sz w:val="24"/>
          <w:szCs w:val="24"/>
        </w:rPr>
        <w:t>）架构</w:t>
      </w:r>
      <w:r w:rsidR="003542B4" w:rsidRPr="00747131">
        <w:rPr>
          <w:rFonts w:ascii="Times New Roman" w:hAnsi="Times New Roman" w:cs="Times New Roman" w:hint="eastAsia"/>
          <w:sz w:val="24"/>
          <w:szCs w:val="24"/>
        </w:rPr>
        <w:t>，该架构中的</w:t>
      </w:r>
      <w:r w:rsidR="00087349" w:rsidRPr="00747131">
        <w:rPr>
          <w:rFonts w:ascii="Times New Roman" w:hAnsi="Times New Roman" w:cs="Times New Roman"/>
          <w:sz w:val="24"/>
          <w:szCs w:val="24"/>
        </w:rPr>
        <w:t>规划模型</w:t>
      </w:r>
      <w:bookmarkStart w:id="18" w:name="_Hlk209448189"/>
      <w:r w:rsidR="00087349" w:rsidRPr="00747131">
        <w:rPr>
          <w:rFonts w:ascii="Times New Roman" w:hAnsi="Times New Roman" w:cs="Times New Roman"/>
          <w:sz w:val="24"/>
          <w:szCs w:val="24"/>
        </w:rPr>
        <w:t>（</w:t>
      </w:r>
      <w:r w:rsidR="00087349" w:rsidRPr="00747131">
        <w:rPr>
          <w:rFonts w:ascii="Times New Roman" w:hAnsi="Times New Roman" w:cs="Times New Roman"/>
          <w:sz w:val="24"/>
          <w:szCs w:val="24"/>
        </w:rPr>
        <w:t>planner</w:t>
      </w:r>
      <w:r w:rsidR="00087349" w:rsidRPr="00747131">
        <w:rPr>
          <w:rFonts w:ascii="Times New Roman" w:hAnsi="Times New Roman" w:cs="Times New Roman"/>
          <w:sz w:val="24"/>
          <w:szCs w:val="24"/>
        </w:rPr>
        <w:t>）</w:t>
      </w:r>
      <w:bookmarkEnd w:id="18"/>
      <w:r w:rsidR="003542B4" w:rsidRPr="00747131">
        <w:rPr>
          <w:rFonts w:ascii="Times New Roman" w:hAnsi="Times New Roman" w:cs="Times New Roman" w:hint="eastAsia"/>
          <w:sz w:val="24"/>
          <w:szCs w:val="24"/>
        </w:rPr>
        <w:t>可以</w:t>
      </w:r>
      <w:r w:rsidR="003542B4" w:rsidRPr="00747131">
        <w:rPr>
          <w:rFonts w:ascii="Times New Roman" w:hAnsi="Times New Roman" w:cs="Times New Roman"/>
          <w:sz w:val="24"/>
          <w:szCs w:val="24"/>
        </w:rPr>
        <w:t>根据用户意图，从一个庞大的工具库中选择合适的工具</w:t>
      </w:r>
      <w:r w:rsidR="00087349" w:rsidRPr="00747131">
        <w:rPr>
          <w:rFonts w:ascii="Times New Roman" w:hAnsi="Times New Roman" w:cs="Times New Roman" w:hint="eastAsia"/>
          <w:sz w:val="24"/>
          <w:szCs w:val="24"/>
        </w:rPr>
        <w:t>，以便于智能代理应用的执行模块调用</w:t>
      </w:r>
      <w:r w:rsidR="00087349" w:rsidRPr="00747131">
        <w:rPr>
          <w:rFonts w:ascii="Times New Roman" w:hAnsi="Times New Roman" w:cs="Times New Roman"/>
          <w:sz w:val="24"/>
          <w:szCs w:val="24"/>
        </w:rPr>
        <w:t>规划模型</w:t>
      </w:r>
      <w:r w:rsidR="00087349" w:rsidRPr="00747131">
        <w:rPr>
          <w:rFonts w:ascii="Times New Roman" w:hAnsi="Times New Roman" w:cs="Times New Roman" w:hint="eastAsia"/>
          <w:sz w:val="24"/>
          <w:szCs w:val="24"/>
        </w:rPr>
        <w:t>选择的工具</w:t>
      </w:r>
      <w:r w:rsidR="003542B4" w:rsidRPr="00747131">
        <w:rPr>
          <w:rFonts w:ascii="Times New Roman" w:hAnsi="Times New Roman" w:cs="Times New Roman"/>
          <w:sz w:val="24"/>
          <w:szCs w:val="24"/>
        </w:rPr>
        <w:t>来完成任务。</w:t>
      </w:r>
    </w:p>
    <w:p w14:paraId="2917DBD6" w14:textId="0D1B8BF3" w:rsidR="00765189" w:rsidRPr="00747131" w:rsidRDefault="003542B4" w:rsidP="00F5428D">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为了使得智能代理应用具备强大的能力，</w:t>
      </w:r>
      <w:r w:rsidR="00FA0A11" w:rsidRPr="00747131">
        <w:rPr>
          <w:rFonts w:ascii="Times New Roman" w:hAnsi="Times New Roman" w:cs="Times New Roman"/>
          <w:sz w:val="24"/>
          <w:szCs w:val="24"/>
        </w:rPr>
        <w:t>智能代理应用</w:t>
      </w:r>
      <w:r w:rsidR="00FA0A11" w:rsidRPr="00747131">
        <w:rPr>
          <w:rFonts w:ascii="Times New Roman" w:hAnsi="Times New Roman" w:cs="Times New Roman" w:hint="eastAsia"/>
          <w:sz w:val="24"/>
          <w:szCs w:val="24"/>
        </w:rPr>
        <w:t>对应</w:t>
      </w:r>
      <w:r w:rsidRPr="00747131">
        <w:rPr>
          <w:rFonts w:ascii="Times New Roman" w:hAnsi="Times New Roman" w:cs="Times New Roman" w:hint="eastAsia"/>
          <w:sz w:val="24"/>
          <w:szCs w:val="24"/>
        </w:rPr>
        <w:t>配备有包含海量工具的</w:t>
      </w:r>
      <w:r w:rsidR="00087349" w:rsidRPr="00747131">
        <w:rPr>
          <w:rFonts w:ascii="Times New Roman" w:hAnsi="Times New Roman" w:cs="Times New Roman" w:hint="eastAsia"/>
          <w:sz w:val="24"/>
          <w:szCs w:val="24"/>
        </w:rPr>
        <w:t>工具库</w:t>
      </w:r>
      <w:r w:rsidR="00FA0A11" w:rsidRPr="00747131">
        <w:rPr>
          <w:rFonts w:ascii="Times New Roman" w:hAnsi="Times New Roman" w:cs="Times New Roman" w:hint="eastAsia"/>
          <w:sz w:val="24"/>
          <w:szCs w:val="24"/>
        </w:rPr>
        <w:t>。</w:t>
      </w:r>
      <w:r w:rsidR="00087349" w:rsidRPr="00747131">
        <w:rPr>
          <w:rFonts w:ascii="Times New Roman" w:hAnsi="Times New Roman" w:cs="Times New Roman" w:hint="eastAsia"/>
          <w:sz w:val="24"/>
          <w:szCs w:val="24"/>
        </w:rPr>
        <w:t>工具库</w:t>
      </w:r>
      <w:r w:rsidR="00FA0A11" w:rsidRPr="00747131">
        <w:rPr>
          <w:rFonts w:ascii="Times New Roman" w:hAnsi="Times New Roman" w:cs="Times New Roman" w:hint="eastAsia"/>
          <w:sz w:val="24"/>
          <w:szCs w:val="24"/>
        </w:rPr>
        <w:t>可以包含</w:t>
      </w:r>
      <w:r w:rsidR="00F5428D" w:rsidRPr="00747131">
        <w:rPr>
          <w:rFonts w:ascii="Times New Roman" w:hAnsi="Times New Roman" w:cs="Times New Roman" w:hint="eastAsia"/>
          <w:sz w:val="24"/>
          <w:szCs w:val="24"/>
        </w:rPr>
        <w:t>数百至数千</w:t>
      </w:r>
      <w:r w:rsidR="00FA0A11" w:rsidRPr="00747131">
        <w:rPr>
          <w:rFonts w:ascii="Times New Roman" w:hAnsi="Times New Roman" w:cs="Times New Roman" w:hint="eastAsia"/>
          <w:sz w:val="24"/>
          <w:szCs w:val="24"/>
        </w:rPr>
        <w:t>个工具</w:t>
      </w:r>
      <w:r w:rsidR="00087349" w:rsidRPr="00747131">
        <w:rPr>
          <w:rFonts w:ascii="Times New Roman" w:hAnsi="Times New Roman" w:cs="Times New Roman" w:hint="eastAsia"/>
          <w:sz w:val="24"/>
          <w:szCs w:val="24"/>
        </w:rPr>
        <w:t>和</w:t>
      </w:r>
      <w:proofErr w:type="gramStart"/>
      <w:r w:rsidR="00087349" w:rsidRPr="00747131">
        <w:rPr>
          <w:rFonts w:ascii="Times New Roman" w:hAnsi="Times New Roman" w:cs="Times New Roman" w:hint="eastAsia"/>
          <w:sz w:val="24"/>
          <w:szCs w:val="24"/>
        </w:rPr>
        <w:t>各工具</w:t>
      </w:r>
      <w:proofErr w:type="gramEnd"/>
      <w:r w:rsidR="00087349" w:rsidRPr="00747131">
        <w:rPr>
          <w:rFonts w:ascii="Times New Roman" w:hAnsi="Times New Roman" w:cs="Times New Roman" w:hint="eastAsia"/>
          <w:sz w:val="24"/>
          <w:szCs w:val="24"/>
        </w:rPr>
        <w:t>的描述信息</w:t>
      </w:r>
      <w:r w:rsidR="00FA0A11" w:rsidRPr="00747131">
        <w:rPr>
          <w:rFonts w:ascii="Times New Roman" w:hAnsi="Times New Roman" w:cs="Times New Roman" w:hint="eastAsia"/>
          <w:sz w:val="24"/>
          <w:szCs w:val="24"/>
        </w:rPr>
        <w:t>。</w:t>
      </w:r>
      <w:r w:rsidR="00765189" w:rsidRPr="00747131">
        <w:rPr>
          <w:rFonts w:ascii="Times New Roman" w:hAnsi="Times New Roman" w:cs="Times New Roman" w:hint="eastAsia"/>
          <w:sz w:val="24"/>
          <w:szCs w:val="24"/>
        </w:rPr>
        <w:t>工具的描述信息可以包括函数签名和功能描述等信息。</w:t>
      </w:r>
      <w:r w:rsidR="00087349" w:rsidRPr="00747131">
        <w:rPr>
          <w:rFonts w:ascii="Times New Roman" w:hAnsi="Times New Roman" w:cs="Times New Roman" w:hint="eastAsia"/>
          <w:sz w:val="24"/>
          <w:szCs w:val="24"/>
        </w:rPr>
        <w:t>工具库可以称为工具集。</w:t>
      </w:r>
    </w:p>
    <w:p w14:paraId="44617A0B" w14:textId="4DAE1B5C" w:rsidR="00060EB4" w:rsidRPr="00747131" w:rsidRDefault="00765189" w:rsidP="00F5428D">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以智能代理应用的规划模型</w:t>
      </w:r>
      <w:r w:rsidRPr="00747131">
        <w:rPr>
          <w:rFonts w:ascii="Times New Roman" w:hAnsi="Times New Roman" w:cs="Times New Roman"/>
          <w:sz w:val="24"/>
          <w:szCs w:val="24"/>
        </w:rPr>
        <w:t>（</w:t>
      </w:r>
      <w:r w:rsidRPr="00747131">
        <w:rPr>
          <w:rFonts w:ascii="Times New Roman" w:hAnsi="Times New Roman" w:cs="Times New Roman"/>
          <w:sz w:val="24"/>
          <w:szCs w:val="24"/>
        </w:rPr>
        <w:t>planner</w:t>
      </w:r>
      <w:r w:rsidRPr="00747131">
        <w:rPr>
          <w:rFonts w:ascii="Times New Roman" w:hAnsi="Times New Roman" w:cs="Times New Roman"/>
          <w:sz w:val="24"/>
          <w:szCs w:val="24"/>
        </w:rPr>
        <w:t>）</w:t>
      </w:r>
      <w:r w:rsidRPr="00747131">
        <w:rPr>
          <w:rFonts w:ascii="Times New Roman" w:hAnsi="Times New Roman" w:cs="Times New Roman" w:hint="eastAsia"/>
          <w:sz w:val="24"/>
          <w:szCs w:val="24"/>
        </w:rPr>
        <w:t>为</w:t>
      </w:r>
      <w:r w:rsidRPr="00747131">
        <w:rPr>
          <w:rFonts w:ascii="Times New Roman" w:hAnsi="Times New Roman" w:cs="Times New Roman" w:hint="eastAsia"/>
          <w:sz w:val="24"/>
          <w:szCs w:val="24"/>
        </w:rPr>
        <w:t>L</w:t>
      </w:r>
      <w:r w:rsidRPr="00747131">
        <w:rPr>
          <w:rFonts w:ascii="Times New Roman" w:hAnsi="Times New Roman" w:cs="Times New Roman"/>
          <w:sz w:val="24"/>
          <w:szCs w:val="24"/>
        </w:rPr>
        <w:t>LM</w:t>
      </w:r>
      <w:r w:rsidR="00087349" w:rsidRPr="00747131">
        <w:rPr>
          <w:rFonts w:ascii="Times New Roman" w:hAnsi="Times New Roman" w:cs="Times New Roman" w:hint="eastAsia"/>
          <w:sz w:val="24"/>
          <w:szCs w:val="24"/>
        </w:rPr>
        <w:t>，用户请求为用户查询，用户请求对应的操作为用户查询对应的任务</w:t>
      </w:r>
      <w:r w:rsidRPr="00747131">
        <w:rPr>
          <w:rFonts w:ascii="Times New Roman" w:hAnsi="Times New Roman" w:cs="Times New Roman" w:hint="eastAsia"/>
          <w:sz w:val="24"/>
          <w:szCs w:val="24"/>
        </w:rPr>
        <w:t>为例，</w:t>
      </w:r>
      <w:r w:rsidR="00087349" w:rsidRPr="00747131">
        <w:rPr>
          <w:rFonts w:ascii="Times New Roman" w:hAnsi="Times New Roman" w:cs="Times New Roman" w:hint="eastAsia"/>
          <w:sz w:val="24"/>
          <w:szCs w:val="24"/>
        </w:rPr>
        <w:t>一些实现中</w:t>
      </w:r>
      <w:r w:rsidR="00087349" w:rsidRPr="00747131">
        <w:rPr>
          <w:rFonts w:ascii="Times New Roman" w:hAnsi="Times New Roman" w:cs="Times New Roman" w:hint="eastAsia"/>
          <w:sz w:val="24"/>
          <w:szCs w:val="24"/>
        </w:rPr>
        <w:t>L</w:t>
      </w:r>
      <w:r w:rsidR="00087349" w:rsidRPr="00747131">
        <w:rPr>
          <w:rFonts w:ascii="Times New Roman" w:hAnsi="Times New Roman" w:cs="Times New Roman"/>
          <w:sz w:val="24"/>
          <w:szCs w:val="24"/>
        </w:rPr>
        <w:t>LM</w:t>
      </w:r>
      <w:r w:rsidR="00087349" w:rsidRPr="00747131">
        <w:rPr>
          <w:rFonts w:hint="eastAsia"/>
          <w:sz w:val="24"/>
          <w:szCs w:val="24"/>
        </w:rPr>
        <w:t>采用</w:t>
      </w:r>
      <w:r w:rsidR="00087349" w:rsidRPr="00747131">
        <w:rPr>
          <w:sz w:val="24"/>
          <w:szCs w:val="24"/>
        </w:rPr>
        <w:t>上</w:t>
      </w:r>
      <w:r w:rsidR="00087349" w:rsidRPr="00747131">
        <w:rPr>
          <w:rFonts w:ascii="Times New Roman" w:hAnsi="Times New Roman" w:cs="Times New Roman"/>
          <w:sz w:val="24"/>
          <w:szCs w:val="24"/>
        </w:rPr>
        <w:t>下文注入</w:t>
      </w:r>
      <w:r w:rsidR="00087349" w:rsidRPr="00747131">
        <w:rPr>
          <w:rFonts w:ascii="Times New Roman" w:hAnsi="Times New Roman" w:cs="Times New Roman" w:hint="eastAsia"/>
          <w:sz w:val="24"/>
          <w:szCs w:val="24"/>
        </w:rPr>
        <w:t>（</w:t>
      </w:r>
      <w:r w:rsidR="00087349" w:rsidRPr="00747131">
        <w:rPr>
          <w:rFonts w:ascii="Times New Roman" w:hAnsi="Times New Roman" w:cs="Times New Roman"/>
          <w:sz w:val="24"/>
          <w:szCs w:val="24"/>
        </w:rPr>
        <w:t>all-in-context</w:t>
      </w:r>
      <w:r w:rsidR="00087349" w:rsidRPr="00747131">
        <w:rPr>
          <w:rFonts w:ascii="Times New Roman" w:hAnsi="Times New Roman" w:cs="Times New Roman" w:hint="eastAsia"/>
          <w:sz w:val="24"/>
          <w:szCs w:val="24"/>
        </w:rPr>
        <w:t>）</w:t>
      </w:r>
      <w:r w:rsidR="00087349" w:rsidRPr="00747131">
        <w:rPr>
          <w:rFonts w:ascii="Times New Roman" w:hAnsi="Times New Roman" w:cs="Times New Roman"/>
          <w:sz w:val="24"/>
          <w:szCs w:val="24"/>
        </w:rPr>
        <w:t>或暴力检索</w:t>
      </w:r>
      <w:r w:rsidR="00087349" w:rsidRPr="00747131">
        <w:rPr>
          <w:rFonts w:ascii="Times New Roman" w:hAnsi="Times New Roman" w:cs="Times New Roman" w:hint="eastAsia"/>
          <w:sz w:val="24"/>
          <w:szCs w:val="24"/>
        </w:rPr>
        <w:t>（</w:t>
      </w:r>
      <w:r w:rsidR="00087349" w:rsidRPr="00747131">
        <w:rPr>
          <w:rFonts w:ascii="Times New Roman" w:hAnsi="Times New Roman" w:cs="Times New Roman"/>
          <w:sz w:val="24"/>
          <w:szCs w:val="24"/>
        </w:rPr>
        <w:t>brute-force</w:t>
      </w:r>
      <w:r w:rsidR="00087349" w:rsidRPr="00747131">
        <w:rPr>
          <w:rFonts w:ascii="Times New Roman" w:hAnsi="Times New Roman" w:cs="Times New Roman" w:hint="eastAsia"/>
          <w:sz w:val="24"/>
          <w:szCs w:val="24"/>
        </w:rPr>
        <w:t>）的方式检索用户查询对应的工具，以便于智能代理应用的执行模块调用</w:t>
      </w:r>
      <w:r w:rsidR="00087349" w:rsidRPr="00747131">
        <w:rPr>
          <w:rFonts w:ascii="Times New Roman" w:hAnsi="Times New Roman" w:cs="Times New Roman" w:hint="eastAsia"/>
          <w:sz w:val="24"/>
          <w:szCs w:val="24"/>
        </w:rPr>
        <w:t>L</w:t>
      </w:r>
      <w:r w:rsidR="00087349" w:rsidRPr="00747131">
        <w:rPr>
          <w:rFonts w:ascii="Times New Roman" w:hAnsi="Times New Roman" w:cs="Times New Roman"/>
          <w:sz w:val="24"/>
          <w:szCs w:val="24"/>
        </w:rPr>
        <w:t>LM</w:t>
      </w:r>
      <w:r w:rsidR="00087349" w:rsidRPr="00747131">
        <w:rPr>
          <w:rFonts w:ascii="Times New Roman" w:hAnsi="Times New Roman" w:cs="Times New Roman" w:hint="eastAsia"/>
          <w:sz w:val="24"/>
          <w:szCs w:val="24"/>
        </w:rPr>
        <w:t>选择的工具</w:t>
      </w:r>
      <w:r w:rsidR="00087349" w:rsidRPr="00747131">
        <w:rPr>
          <w:rFonts w:ascii="Times New Roman" w:hAnsi="Times New Roman" w:cs="Times New Roman"/>
          <w:sz w:val="24"/>
          <w:szCs w:val="24"/>
        </w:rPr>
        <w:t>来完成</w:t>
      </w:r>
      <w:r w:rsidR="00087349" w:rsidRPr="00747131">
        <w:rPr>
          <w:rFonts w:ascii="Times New Roman" w:hAnsi="Times New Roman" w:cs="Times New Roman" w:hint="eastAsia"/>
          <w:sz w:val="24"/>
          <w:szCs w:val="24"/>
        </w:rPr>
        <w:t>用户查询对应的</w:t>
      </w:r>
      <w:r w:rsidR="00087349" w:rsidRPr="00747131">
        <w:rPr>
          <w:rFonts w:ascii="Times New Roman" w:hAnsi="Times New Roman" w:cs="Times New Roman"/>
          <w:sz w:val="24"/>
          <w:szCs w:val="24"/>
        </w:rPr>
        <w:t>任务</w:t>
      </w:r>
      <w:r w:rsidR="00087349" w:rsidRPr="00747131">
        <w:rPr>
          <w:rFonts w:ascii="Times New Roman" w:hAnsi="Times New Roman" w:cs="Times New Roman" w:hint="eastAsia"/>
          <w:sz w:val="24"/>
          <w:szCs w:val="24"/>
        </w:rPr>
        <w:t>。</w:t>
      </w:r>
    </w:p>
    <w:p w14:paraId="3CC83454" w14:textId="2894DA67" w:rsidR="00787D45" w:rsidRPr="00747131" w:rsidRDefault="00060EB4" w:rsidP="00F5428D">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示例性地，</w:t>
      </w:r>
      <w:r w:rsidR="007A082D" w:rsidRPr="00747131">
        <w:rPr>
          <w:rFonts w:ascii="Times New Roman" w:hAnsi="Times New Roman" w:cs="Times New Roman" w:hint="eastAsia"/>
          <w:sz w:val="24"/>
          <w:szCs w:val="24"/>
        </w:rPr>
        <w:t>智能代理应用</w:t>
      </w:r>
      <w:r w:rsidR="00FA0A11" w:rsidRPr="00747131">
        <w:rPr>
          <w:rFonts w:ascii="Times New Roman" w:hAnsi="Times New Roman" w:cs="Times New Roman" w:hint="eastAsia"/>
          <w:sz w:val="24"/>
          <w:szCs w:val="24"/>
        </w:rPr>
        <w:t>可以</w:t>
      </w:r>
      <w:r w:rsidR="007A082D" w:rsidRPr="00747131">
        <w:rPr>
          <w:rFonts w:ascii="Times New Roman" w:hAnsi="Times New Roman" w:cs="Times New Roman" w:hint="eastAsia"/>
          <w:sz w:val="24"/>
          <w:szCs w:val="24"/>
        </w:rPr>
        <w:t>将</w:t>
      </w:r>
      <w:r w:rsidRPr="00747131">
        <w:rPr>
          <w:rFonts w:ascii="Times New Roman" w:hAnsi="Times New Roman" w:cs="Times New Roman" w:hint="eastAsia"/>
          <w:sz w:val="24"/>
          <w:szCs w:val="24"/>
        </w:rPr>
        <w:t>工具库</w:t>
      </w:r>
      <w:r w:rsidR="007A082D" w:rsidRPr="00747131">
        <w:rPr>
          <w:rFonts w:ascii="Times New Roman" w:hAnsi="Times New Roman" w:cs="Times New Roman" w:hint="eastAsia"/>
          <w:sz w:val="24"/>
          <w:szCs w:val="24"/>
        </w:rPr>
        <w:t>中全部工具的描述信息</w:t>
      </w:r>
      <w:r w:rsidR="00765189" w:rsidRPr="00747131">
        <w:rPr>
          <w:rFonts w:ascii="Times New Roman" w:hAnsi="Times New Roman" w:cs="Times New Roman" w:hint="eastAsia"/>
          <w:sz w:val="24"/>
          <w:szCs w:val="24"/>
        </w:rPr>
        <w:t>不加筛选地</w:t>
      </w:r>
      <w:r w:rsidR="007A082D" w:rsidRPr="00747131">
        <w:rPr>
          <w:rFonts w:ascii="Times New Roman" w:hAnsi="Times New Roman" w:cs="Times New Roman"/>
          <w:sz w:val="24"/>
          <w:szCs w:val="24"/>
        </w:rPr>
        <w:t>一次性</w:t>
      </w:r>
      <w:r w:rsidR="00765189" w:rsidRPr="00747131">
        <w:rPr>
          <w:rFonts w:ascii="Times New Roman" w:hAnsi="Times New Roman" w:cs="Times New Roman" w:hint="eastAsia"/>
          <w:sz w:val="24"/>
          <w:szCs w:val="24"/>
        </w:rPr>
        <w:t>注入</w:t>
      </w:r>
      <w:r w:rsidR="00765189" w:rsidRPr="00747131">
        <w:rPr>
          <w:rFonts w:ascii="Times New Roman" w:hAnsi="Times New Roman" w:cs="Times New Roman" w:hint="eastAsia"/>
          <w:sz w:val="24"/>
          <w:szCs w:val="24"/>
        </w:rPr>
        <w:t>L</w:t>
      </w:r>
      <w:r w:rsidR="00765189" w:rsidRPr="00747131">
        <w:rPr>
          <w:rFonts w:ascii="Times New Roman" w:hAnsi="Times New Roman" w:cs="Times New Roman"/>
          <w:sz w:val="24"/>
          <w:szCs w:val="24"/>
        </w:rPr>
        <w:t>LM</w:t>
      </w:r>
      <w:r w:rsidR="00765189" w:rsidRPr="00747131">
        <w:rPr>
          <w:rFonts w:ascii="Times New Roman" w:hAnsi="Times New Roman" w:cs="Times New Roman" w:hint="eastAsia"/>
          <w:sz w:val="24"/>
          <w:szCs w:val="24"/>
        </w:rPr>
        <w:t>的上下文窗口中，作为一段冗长的系统提示（</w:t>
      </w:r>
      <w:r w:rsidR="00765189" w:rsidRPr="00747131">
        <w:rPr>
          <w:rFonts w:ascii="Times New Roman" w:hAnsi="Times New Roman" w:cs="Times New Roman"/>
          <w:sz w:val="24"/>
          <w:szCs w:val="24"/>
        </w:rPr>
        <w:t>system prompt</w:t>
      </w:r>
      <w:r w:rsidR="00765189" w:rsidRPr="00747131">
        <w:rPr>
          <w:rFonts w:ascii="Times New Roman" w:hAnsi="Times New Roman" w:cs="Times New Roman" w:hint="eastAsia"/>
          <w:sz w:val="24"/>
          <w:szCs w:val="24"/>
        </w:rPr>
        <w:t>）。</w:t>
      </w:r>
      <w:r w:rsidR="00765189" w:rsidRPr="00747131">
        <w:rPr>
          <w:rFonts w:ascii="Times New Roman" w:hAnsi="Times New Roman" w:cs="Times New Roman" w:hint="eastAsia"/>
          <w:sz w:val="24"/>
          <w:szCs w:val="24"/>
        </w:rPr>
        <w:t>L</w:t>
      </w:r>
      <w:r w:rsidR="00765189" w:rsidRPr="00747131">
        <w:rPr>
          <w:rFonts w:ascii="Times New Roman" w:hAnsi="Times New Roman" w:cs="Times New Roman"/>
          <w:sz w:val="24"/>
          <w:szCs w:val="24"/>
        </w:rPr>
        <w:t>LM</w:t>
      </w:r>
      <w:r w:rsidR="007A082D" w:rsidRPr="00747131">
        <w:rPr>
          <w:rFonts w:ascii="Times New Roman" w:hAnsi="Times New Roman" w:cs="Times New Roman" w:hint="eastAsia"/>
          <w:sz w:val="24"/>
          <w:szCs w:val="24"/>
        </w:rPr>
        <w:t>基于</w:t>
      </w:r>
      <w:r w:rsidR="005A0551" w:rsidRPr="00747131">
        <w:rPr>
          <w:rFonts w:ascii="Times New Roman" w:hAnsi="Times New Roman" w:cs="Times New Roman" w:hint="eastAsia"/>
          <w:sz w:val="24"/>
          <w:szCs w:val="24"/>
        </w:rPr>
        <w:t>用户查询</w:t>
      </w:r>
      <w:r w:rsidR="007A082D" w:rsidRPr="00747131">
        <w:rPr>
          <w:rFonts w:ascii="Times New Roman" w:hAnsi="Times New Roman" w:cs="Times New Roman" w:hint="eastAsia"/>
          <w:sz w:val="24"/>
          <w:szCs w:val="24"/>
        </w:rPr>
        <w:t>，从</w:t>
      </w:r>
      <w:proofErr w:type="gramStart"/>
      <w:r w:rsidR="00765189" w:rsidRPr="00747131">
        <w:rPr>
          <w:rFonts w:ascii="Times New Roman" w:hAnsi="Times New Roman" w:cs="Times New Roman" w:hint="eastAsia"/>
          <w:sz w:val="24"/>
          <w:szCs w:val="24"/>
        </w:rPr>
        <w:t>该一段</w:t>
      </w:r>
      <w:proofErr w:type="gramEnd"/>
      <w:r w:rsidR="00765189" w:rsidRPr="00747131">
        <w:rPr>
          <w:rFonts w:ascii="Times New Roman" w:hAnsi="Times New Roman" w:cs="Times New Roman" w:hint="eastAsia"/>
          <w:sz w:val="24"/>
          <w:szCs w:val="24"/>
        </w:rPr>
        <w:t>冗长的系统提示</w:t>
      </w:r>
      <w:r w:rsidR="007A082D" w:rsidRPr="00747131">
        <w:rPr>
          <w:rFonts w:ascii="Times New Roman" w:hAnsi="Times New Roman" w:cs="Times New Roman" w:hint="eastAsia"/>
          <w:sz w:val="24"/>
          <w:szCs w:val="24"/>
        </w:rPr>
        <w:t>中</w:t>
      </w:r>
      <w:r w:rsidR="00765189" w:rsidRPr="00747131">
        <w:rPr>
          <w:rFonts w:ascii="Times New Roman" w:hAnsi="Times New Roman" w:cs="Times New Roman" w:hint="eastAsia"/>
          <w:sz w:val="24"/>
          <w:szCs w:val="24"/>
        </w:rPr>
        <w:t>自行检索并选择一个与</w:t>
      </w:r>
      <w:r w:rsidR="00DE6C6D" w:rsidRPr="00747131">
        <w:rPr>
          <w:rFonts w:ascii="Times New Roman" w:hAnsi="Times New Roman" w:cs="Times New Roman" w:hint="eastAsia"/>
          <w:sz w:val="24"/>
          <w:szCs w:val="24"/>
        </w:rPr>
        <w:t>用户请求</w:t>
      </w:r>
      <w:r w:rsidR="00765189" w:rsidRPr="00747131">
        <w:rPr>
          <w:rFonts w:ascii="Times New Roman" w:hAnsi="Times New Roman" w:cs="Times New Roman" w:hint="eastAsia"/>
          <w:sz w:val="24"/>
          <w:szCs w:val="24"/>
        </w:rPr>
        <w:t>最匹配的工具</w:t>
      </w:r>
      <w:r w:rsidR="00DE6C6D" w:rsidRPr="00747131">
        <w:rPr>
          <w:rFonts w:ascii="Times New Roman" w:hAnsi="Times New Roman" w:cs="Times New Roman" w:hint="eastAsia"/>
          <w:sz w:val="24"/>
          <w:szCs w:val="24"/>
        </w:rPr>
        <w:t>。</w:t>
      </w:r>
      <w:r w:rsidR="00DE6C6D" w:rsidRPr="00747131">
        <w:rPr>
          <w:rFonts w:ascii="Times New Roman" w:hAnsi="Times New Roman" w:cs="Times New Roman" w:hint="eastAsia"/>
          <w:sz w:val="24"/>
          <w:szCs w:val="24"/>
        </w:rPr>
        <w:t>L</w:t>
      </w:r>
      <w:r w:rsidR="00DE6C6D" w:rsidRPr="00747131">
        <w:rPr>
          <w:rFonts w:ascii="Times New Roman" w:hAnsi="Times New Roman" w:cs="Times New Roman"/>
          <w:sz w:val="24"/>
          <w:szCs w:val="24"/>
        </w:rPr>
        <w:t>LM</w:t>
      </w:r>
      <w:r w:rsidR="00DE6C6D" w:rsidRPr="00747131">
        <w:rPr>
          <w:rFonts w:ascii="Times New Roman" w:hAnsi="Times New Roman" w:cs="Times New Roman" w:hint="eastAsia"/>
          <w:sz w:val="24"/>
          <w:szCs w:val="24"/>
        </w:rPr>
        <w:t>模型可以输出与</w:t>
      </w:r>
      <w:r w:rsidR="005A0551" w:rsidRPr="00747131">
        <w:rPr>
          <w:rFonts w:ascii="Times New Roman" w:hAnsi="Times New Roman" w:cs="Times New Roman" w:hint="eastAsia"/>
          <w:sz w:val="24"/>
          <w:szCs w:val="24"/>
        </w:rPr>
        <w:t>用户查询</w:t>
      </w:r>
      <w:r w:rsidR="00DE6C6D" w:rsidRPr="00747131">
        <w:rPr>
          <w:rFonts w:ascii="Times New Roman" w:hAnsi="Times New Roman" w:cs="Times New Roman" w:hint="eastAsia"/>
          <w:sz w:val="24"/>
          <w:szCs w:val="24"/>
        </w:rPr>
        <w:t>最匹配的工具</w:t>
      </w:r>
      <w:r w:rsidR="00565DE5" w:rsidRPr="00747131">
        <w:rPr>
          <w:rFonts w:ascii="Times New Roman" w:hAnsi="Times New Roman" w:cs="Times New Roman" w:hint="eastAsia"/>
          <w:sz w:val="24"/>
          <w:szCs w:val="24"/>
        </w:rPr>
        <w:t>，以便于智能代理应用</w:t>
      </w:r>
      <w:r w:rsidR="00765189" w:rsidRPr="00747131">
        <w:rPr>
          <w:rFonts w:ascii="Times New Roman" w:hAnsi="Times New Roman" w:cs="Times New Roman" w:hint="eastAsia"/>
          <w:sz w:val="24"/>
          <w:szCs w:val="24"/>
        </w:rPr>
        <w:t>的执行模块</w:t>
      </w:r>
      <w:r w:rsidR="00565DE5" w:rsidRPr="00747131">
        <w:rPr>
          <w:rFonts w:ascii="Times New Roman" w:hAnsi="Times New Roman" w:cs="Times New Roman" w:hint="eastAsia"/>
          <w:sz w:val="24"/>
          <w:szCs w:val="24"/>
        </w:rPr>
        <w:t>调用</w:t>
      </w:r>
      <w:r w:rsidR="00DE6C6D" w:rsidRPr="00747131">
        <w:rPr>
          <w:rFonts w:ascii="Times New Roman" w:hAnsi="Times New Roman" w:cs="Times New Roman" w:hint="eastAsia"/>
          <w:sz w:val="24"/>
          <w:szCs w:val="24"/>
        </w:rPr>
        <w:t>L</w:t>
      </w:r>
      <w:r w:rsidR="00DE6C6D" w:rsidRPr="00747131">
        <w:rPr>
          <w:rFonts w:ascii="Times New Roman" w:hAnsi="Times New Roman" w:cs="Times New Roman"/>
          <w:sz w:val="24"/>
          <w:szCs w:val="24"/>
        </w:rPr>
        <w:t>LM</w:t>
      </w:r>
      <w:r w:rsidR="00DE6C6D" w:rsidRPr="00747131">
        <w:rPr>
          <w:rFonts w:ascii="Times New Roman" w:hAnsi="Times New Roman" w:cs="Times New Roman" w:hint="eastAsia"/>
          <w:sz w:val="24"/>
          <w:szCs w:val="24"/>
        </w:rPr>
        <w:t>模型输出的</w:t>
      </w:r>
      <w:r w:rsidR="00565DE5" w:rsidRPr="00747131">
        <w:rPr>
          <w:rFonts w:ascii="Times New Roman" w:hAnsi="Times New Roman" w:cs="Times New Roman" w:hint="eastAsia"/>
          <w:sz w:val="24"/>
          <w:szCs w:val="24"/>
        </w:rPr>
        <w:t>工具，执行</w:t>
      </w:r>
      <w:r w:rsidR="005A0551" w:rsidRPr="00747131">
        <w:rPr>
          <w:rFonts w:ascii="Times New Roman" w:hAnsi="Times New Roman" w:cs="Times New Roman" w:hint="eastAsia"/>
          <w:sz w:val="24"/>
          <w:szCs w:val="24"/>
        </w:rPr>
        <w:t>用户查询</w:t>
      </w:r>
      <w:r w:rsidR="00565DE5" w:rsidRPr="00747131">
        <w:rPr>
          <w:rFonts w:ascii="Times New Roman" w:hAnsi="Times New Roman" w:cs="Times New Roman" w:hint="eastAsia"/>
          <w:sz w:val="24"/>
          <w:szCs w:val="24"/>
        </w:rPr>
        <w:t>对应的</w:t>
      </w:r>
      <w:r w:rsidR="005A0551" w:rsidRPr="00747131">
        <w:rPr>
          <w:rFonts w:ascii="Times New Roman" w:hAnsi="Times New Roman" w:cs="Times New Roman" w:hint="eastAsia"/>
          <w:sz w:val="24"/>
          <w:szCs w:val="24"/>
        </w:rPr>
        <w:t>任务</w:t>
      </w:r>
      <w:r w:rsidR="00565DE5" w:rsidRPr="00747131">
        <w:rPr>
          <w:rFonts w:ascii="Times New Roman" w:hAnsi="Times New Roman" w:cs="Times New Roman" w:hint="eastAsia"/>
          <w:sz w:val="24"/>
          <w:szCs w:val="24"/>
        </w:rPr>
        <w:t>。</w:t>
      </w:r>
    </w:p>
    <w:p w14:paraId="15BA5A04" w14:textId="6306B613" w:rsidR="00F41C21" w:rsidRPr="00747131" w:rsidRDefault="00F5428D" w:rsidP="006636CA">
      <w:pPr>
        <w:spacing w:line="360" w:lineRule="exact"/>
        <w:ind w:firstLineChars="200" w:firstLine="480"/>
        <w:rPr>
          <w:rFonts w:ascii="宋体" w:eastAsia="宋体" w:hAnsi="宋体" w:cs="宋体"/>
          <w:kern w:val="0"/>
          <w:sz w:val="24"/>
          <w:szCs w:val="24"/>
        </w:rPr>
      </w:pPr>
      <w:r w:rsidRPr="00747131">
        <w:rPr>
          <w:rFonts w:ascii="Times New Roman" w:hAnsi="Times New Roman" w:cs="Times New Roman" w:hint="eastAsia"/>
          <w:sz w:val="24"/>
          <w:szCs w:val="24"/>
        </w:rPr>
        <w:t>由于</w:t>
      </w:r>
      <w:r w:rsidR="00081591" w:rsidRPr="00747131">
        <w:rPr>
          <w:rFonts w:ascii="Times New Roman" w:hAnsi="Times New Roman" w:cs="Times New Roman"/>
          <w:sz w:val="24"/>
          <w:szCs w:val="24"/>
        </w:rPr>
        <w:t>LLM</w:t>
      </w:r>
      <w:r w:rsidRPr="00747131">
        <w:rPr>
          <w:rFonts w:ascii="Times New Roman" w:hAnsi="Times New Roman" w:cs="Times New Roman" w:hint="eastAsia"/>
          <w:sz w:val="24"/>
          <w:szCs w:val="24"/>
        </w:rPr>
        <w:t>的上下文窗口有限，</w:t>
      </w:r>
      <w:r w:rsidR="008779C3" w:rsidRPr="00747131">
        <w:rPr>
          <w:rFonts w:ascii="Times New Roman" w:hAnsi="Times New Roman" w:cs="Times New Roman" w:hint="eastAsia"/>
          <w:sz w:val="24"/>
          <w:szCs w:val="24"/>
        </w:rPr>
        <w:t>例如</w:t>
      </w:r>
      <w:r w:rsidR="008779C3" w:rsidRPr="00747131">
        <w:rPr>
          <w:rFonts w:ascii="Times New Roman" w:hAnsi="Times New Roman" w:cs="Times New Roman" w:hint="eastAsia"/>
          <w:sz w:val="24"/>
          <w:szCs w:val="24"/>
        </w:rPr>
        <w:t>L</w:t>
      </w:r>
      <w:r w:rsidR="008779C3" w:rsidRPr="00747131">
        <w:rPr>
          <w:rFonts w:ascii="Times New Roman" w:hAnsi="Times New Roman" w:cs="Times New Roman"/>
          <w:sz w:val="24"/>
          <w:szCs w:val="24"/>
        </w:rPr>
        <w:t>LM</w:t>
      </w:r>
      <w:r w:rsidR="008779C3" w:rsidRPr="00747131">
        <w:rPr>
          <w:rFonts w:ascii="Times New Roman" w:hAnsi="Times New Roman" w:cs="Times New Roman" w:hint="eastAsia"/>
          <w:sz w:val="24"/>
          <w:szCs w:val="24"/>
        </w:rPr>
        <w:t>的上下文窗口的硬性上限为</w:t>
      </w:r>
      <w:r w:rsidR="008779C3" w:rsidRPr="00747131">
        <w:rPr>
          <w:rFonts w:ascii="Times New Roman" w:hAnsi="Times New Roman" w:cs="Times New Roman"/>
          <w:sz w:val="24"/>
          <w:szCs w:val="24"/>
        </w:rPr>
        <w:t>8k</w:t>
      </w:r>
      <w:r w:rsidR="008779C3" w:rsidRPr="00747131">
        <w:rPr>
          <w:rFonts w:ascii="Times New Roman" w:hAnsi="Times New Roman" w:cs="Times New Roman" w:hint="eastAsia"/>
          <w:sz w:val="24"/>
          <w:szCs w:val="24"/>
        </w:rPr>
        <w:t>、</w:t>
      </w:r>
      <w:r w:rsidR="008779C3" w:rsidRPr="00747131">
        <w:rPr>
          <w:rFonts w:ascii="Times New Roman" w:hAnsi="Times New Roman" w:cs="Times New Roman"/>
          <w:sz w:val="24"/>
          <w:szCs w:val="24"/>
        </w:rPr>
        <w:t>32k</w:t>
      </w:r>
      <w:r w:rsidR="008779C3" w:rsidRPr="00747131">
        <w:rPr>
          <w:rFonts w:ascii="Times New Roman" w:hAnsi="Times New Roman" w:cs="Times New Roman" w:hint="eastAsia"/>
          <w:sz w:val="24"/>
          <w:szCs w:val="24"/>
        </w:rPr>
        <w:t>或</w:t>
      </w:r>
      <w:r w:rsidR="008779C3" w:rsidRPr="00747131">
        <w:rPr>
          <w:rFonts w:ascii="Times New Roman" w:hAnsi="Times New Roman" w:cs="Times New Roman"/>
          <w:sz w:val="24"/>
          <w:szCs w:val="24"/>
        </w:rPr>
        <w:t>128k tokens</w:t>
      </w:r>
      <w:r w:rsidR="008779C3" w:rsidRPr="00747131">
        <w:rPr>
          <w:rFonts w:ascii="Times New Roman" w:hAnsi="Times New Roman" w:cs="Times New Roman" w:hint="eastAsia"/>
          <w:sz w:val="24"/>
          <w:szCs w:val="24"/>
        </w:rPr>
        <w:t>。</w:t>
      </w:r>
      <w:r w:rsidR="00060EB4" w:rsidRPr="00747131">
        <w:rPr>
          <w:rFonts w:ascii="Times New Roman" w:hAnsi="Times New Roman" w:cs="Times New Roman" w:hint="eastAsia"/>
          <w:sz w:val="24"/>
          <w:szCs w:val="24"/>
        </w:rPr>
        <w:t>工具</w:t>
      </w:r>
      <w:proofErr w:type="gramStart"/>
      <w:r w:rsidR="00060EB4" w:rsidRPr="00747131">
        <w:rPr>
          <w:rFonts w:ascii="Times New Roman" w:hAnsi="Times New Roman" w:cs="Times New Roman" w:hint="eastAsia"/>
          <w:sz w:val="24"/>
          <w:szCs w:val="24"/>
        </w:rPr>
        <w:t>库</w:t>
      </w:r>
      <w:r w:rsidRPr="00747131">
        <w:rPr>
          <w:rFonts w:ascii="Times New Roman" w:hAnsi="Times New Roman" w:cs="Times New Roman" w:hint="eastAsia"/>
          <w:sz w:val="24"/>
          <w:szCs w:val="24"/>
        </w:rPr>
        <w:t>规模</w:t>
      </w:r>
      <w:proofErr w:type="gramEnd"/>
      <w:r w:rsidRPr="00747131">
        <w:rPr>
          <w:rFonts w:ascii="Times New Roman" w:hAnsi="Times New Roman" w:cs="Times New Roman" w:hint="eastAsia"/>
          <w:sz w:val="24"/>
          <w:szCs w:val="24"/>
        </w:rPr>
        <w:t>越大，</w:t>
      </w:r>
      <w:r w:rsidR="00060EB4" w:rsidRPr="00747131">
        <w:rPr>
          <w:rFonts w:ascii="Times New Roman" w:hAnsi="Times New Roman" w:cs="Times New Roman" w:hint="eastAsia"/>
          <w:sz w:val="24"/>
          <w:szCs w:val="24"/>
        </w:rPr>
        <w:t>工具库</w:t>
      </w:r>
      <w:r w:rsidRPr="00747131">
        <w:rPr>
          <w:rFonts w:ascii="Times New Roman" w:hAnsi="Times New Roman" w:cs="Times New Roman" w:hint="eastAsia"/>
          <w:sz w:val="24"/>
          <w:szCs w:val="24"/>
        </w:rPr>
        <w:t>中工具数量和</w:t>
      </w:r>
      <w:r w:rsidRPr="00747131">
        <w:rPr>
          <w:rFonts w:ascii="Times New Roman" w:hAnsi="Times New Roman" w:cs="Times New Roman" w:hint="eastAsia"/>
          <w:sz w:val="24"/>
          <w:szCs w:val="24"/>
        </w:rPr>
        <w:t>/</w:t>
      </w:r>
      <w:r w:rsidRPr="00747131">
        <w:rPr>
          <w:rFonts w:ascii="Times New Roman" w:hAnsi="Times New Roman" w:cs="Times New Roman" w:hint="eastAsia"/>
          <w:sz w:val="24"/>
          <w:szCs w:val="24"/>
        </w:rPr>
        <w:t>或工具的描述信息越多，输入</w:t>
      </w:r>
      <w:r w:rsidR="00081591" w:rsidRPr="00747131">
        <w:rPr>
          <w:rFonts w:ascii="Times New Roman" w:hAnsi="Times New Roman" w:cs="Times New Roman"/>
          <w:sz w:val="24"/>
          <w:szCs w:val="24"/>
        </w:rPr>
        <w:t>LLM</w:t>
      </w:r>
      <w:r w:rsidRPr="00747131">
        <w:rPr>
          <w:rFonts w:ascii="Times New Roman" w:hAnsi="Times New Roman" w:cs="Times New Roman" w:hint="eastAsia"/>
          <w:sz w:val="24"/>
          <w:szCs w:val="24"/>
        </w:rPr>
        <w:t>的描述信息越容易超出</w:t>
      </w:r>
      <w:r w:rsidR="00081591" w:rsidRPr="00747131">
        <w:rPr>
          <w:rFonts w:ascii="Times New Roman" w:hAnsi="Times New Roman" w:cs="Times New Roman"/>
          <w:sz w:val="24"/>
          <w:szCs w:val="24"/>
        </w:rPr>
        <w:t>LLM</w:t>
      </w:r>
      <w:r w:rsidR="0080363C" w:rsidRPr="00747131">
        <w:rPr>
          <w:rFonts w:ascii="Times New Roman" w:hAnsi="Times New Roman" w:cs="Times New Roman" w:hint="eastAsia"/>
          <w:sz w:val="24"/>
          <w:szCs w:val="24"/>
        </w:rPr>
        <w:t>的上下文窗口的限制</w:t>
      </w:r>
      <w:r w:rsidR="00081591" w:rsidRPr="00747131">
        <w:rPr>
          <w:rFonts w:ascii="Times New Roman" w:hAnsi="Times New Roman" w:cs="Times New Roman" w:hint="eastAsia"/>
          <w:sz w:val="24"/>
          <w:szCs w:val="24"/>
        </w:rPr>
        <w:t>，</w:t>
      </w:r>
      <w:r w:rsidR="0080363C" w:rsidRPr="00747131">
        <w:rPr>
          <w:rFonts w:ascii="Times New Roman" w:hAnsi="Times New Roman" w:cs="Times New Roman" w:hint="eastAsia"/>
          <w:sz w:val="24"/>
          <w:szCs w:val="24"/>
        </w:rPr>
        <w:t>出现</w:t>
      </w:r>
      <w:r w:rsidR="00D13451" w:rsidRPr="00747131">
        <w:rPr>
          <w:rFonts w:ascii="Times New Roman" w:hAnsi="Times New Roman" w:cs="Times New Roman"/>
          <w:sz w:val="24"/>
          <w:szCs w:val="24"/>
        </w:rPr>
        <w:t>LLM</w:t>
      </w:r>
      <w:r w:rsidR="0080363C" w:rsidRPr="00747131">
        <w:rPr>
          <w:rFonts w:ascii="Times New Roman" w:hAnsi="Times New Roman" w:cs="Times New Roman" w:hint="eastAsia"/>
          <w:sz w:val="24"/>
          <w:szCs w:val="24"/>
        </w:rPr>
        <w:t>上下文超载（</w:t>
      </w:r>
      <w:r w:rsidR="0080363C" w:rsidRPr="00747131">
        <w:rPr>
          <w:rFonts w:ascii="Times New Roman" w:hAnsi="Times New Roman" w:cs="Times New Roman"/>
          <w:sz w:val="24"/>
          <w:szCs w:val="24"/>
        </w:rPr>
        <w:t>context overload</w:t>
      </w:r>
      <w:r w:rsidR="0080363C" w:rsidRPr="00747131">
        <w:rPr>
          <w:rFonts w:ascii="Times New Roman" w:hAnsi="Times New Roman" w:cs="Times New Roman" w:hint="eastAsia"/>
          <w:sz w:val="24"/>
          <w:szCs w:val="24"/>
        </w:rPr>
        <w:t>）。</w:t>
      </w:r>
      <w:r w:rsidR="00081591" w:rsidRPr="00747131">
        <w:rPr>
          <w:rFonts w:ascii="Times New Roman" w:hAnsi="Times New Roman" w:cs="Times New Roman"/>
          <w:sz w:val="24"/>
          <w:szCs w:val="24"/>
        </w:rPr>
        <w:t>LLM</w:t>
      </w:r>
      <w:r w:rsidR="0080363C" w:rsidRPr="00747131">
        <w:rPr>
          <w:rFonts w:ascii="Times New Roman" w:hAnsi="Times New Roman" w:cs="Times New Roman" w:hint="eastAsia"/>
          <w:sz w:val="24"/>
          <w:szCs w:val="24"/>
        </w:rPr>
        <w:t>可能会截断部分输入的内容</w:t>
      </w:r>
      <w:r w:rsidR="00081591" w:rsidRPr="00747131">
        <w:rPr>
          <w:rFonts w:ascii="Times New Roman" w:hAnsi="Times New Roman" w:cs="Times New Roman" w:hint="eastAsia"/>
          <w:sz w:val="24"/>
          <w:szCs w:val="24"/>
        </w:rPr>
        <w:t>，导致输入内容丢失。</w:t>
      </w:r>
      <w:r w:rsidR="0080363C" w:rsidRPr="00747131">
        <w:rPr>
          <w:rFonts w:ascii="Times New Roman" w:hAnsi="Times New Roman" w:cs="Times New Roman" w:hint="eastAsia"/>
          <w:sz w:val="24"/>
          <w:szCs w:val="24"/>
        </w:rPr>
        <w:t>输入内容的丢失可能会导致</w:t>
      </w:r>
      <w:r w:rsidR="00081591" w:rsidRPr="00747131">
        <w:rPr>
          <w:rFonts w:ascii="Times New Roman" w:hAnsi="Times New Roman" w:cs="Times New Roman"/>
          <w:sz w:val="24"/>
          <w:szCs w:val="24"/>
        </w:rPr>
        <w:t>LLM</w:t>
      </w:r>
      <w:r w:rsidR="0080363C" w:rsidRPr="00747131">
        <w:rPr>
          <w:rFonts w:ascii="Times New Roman" w:hAnsi="Times New Roman" w:cs="Times New Roman" w:hint="eastAsia"/>
          <w:sz w:val="24"/>
          <w:szCs w:val="24"/>
        </w:rPr>
        <w:t>确定的工具与</w:t>
      </w:r>
      <w:bookmarkStart w:id="19" w:name="OLE_LINK1"/>
      <w:r w:rsidR="00D13451" w:rsidRPr="00747131">
        <w:rPr>
          <w:rFonts w:ascii="Times New Roman" w:hAnsi="Times New Roman" w:cs="Times New Roman" w:hint="eastAsia"/>
          <w:sz w:val="24"/>
          <w:szCs w:val="24"/>
        </w:rPr>
        <w:t>用户查询</w:t>
      </w:r>
      <w:bookmarkEnd w:id="19"/>
      <w:r w:rsidR="0080363C" w:rsidRPr="00747131">
        <w:rPr>
          <w:rFonts w:ascii="Times New Roman" w:hAnsi="Times New Roman" w:cs="Times New Roman" w:hint="eastAsia"/>
          <w:sz w:val="24"/>
          <w:szCs w:val="24"/>
        </w:rPr>
        <w:t>不匹配。此外，输入</w:t>
      </w:r>
      <w:r w:rsidR="00081591" w:rsidRPr="00747131">
        <w:rPr>
          <w:rFonts w:ascii="Times New Roman" w:hAnsi="Times New Roman" w:cs="Times New Roman"/>
          <w:sz w:val="24"/>
          <w:szCs w:val="24"/>
        </w:rPr>
        <w:t>LLM</w:t>
      </w:r>
      <w:r w:rsidR="0080363C" w:rsidRPr="00747131">
        <w:rPr>
          <w:rFonts w:ascii="Times New Roman" w:hAnsi="Times New Roman" w:cs="Times New Roman" w:hint="eastAsia"/>
          <w:sz w:val="24"/>
          <w:szCs w:val="24"/>
        </w:rPr>
        <w:t>的工具选项过多可能会造成幻觉激增（</w:t>
      </w:r>
      <w:r w:rsidR="0080363C" w:rsidRPr="00747131">
        <w:rPr>
          <w:rFonts w:ascii="Times New Roman" w:hAnsi="Times New Roman" w:cs="Times New Roman"/>
          <w:sz w:val="24"/>
          <w:szCs w:val="24"/>
        </w:rPr>
        <w:t>increased  hallucination</w:t>
      </w:r>
      <w:r w:rsidR="0080363C" w:rsidRPr="00747131">
        <w:rPr>
          <w:rFonts w:ascii="Times New Roman" w:hAnsi="Times New Roman" w:cs="Times New Roman" w:hint="eastAsia"/>
          <w:sz w:val="24"/>
          <w:szCs w:val="24"/>
        </w:rPr>
        <w:t>）和</w:t>
      </w:r>
      <w:r w:rsidR="00D13451" w:rsidRPr="00747131">
        <w:rPr>
          <w:rFonts w:ascii="Times New Roman" w:hAnsi="Times New Roman" w:cs="Times New Roman"/>
          <w:sz w:val="24"/>
          <w:szCs w:val="24"/>
        </w:rPr>
        <w:t>LLM</w:t>
      </w:r>
      <w:r w:rsidR="0080363C" w:rsidRPr="00747131">
        <w:rPr>
          <w:rFonts w:ascii="Times New Roman" w:hAnsi="Times New Roman" w:cs="Times New Roman" w:hint="eastAsia"/>
          <w:sz w:val="24"/>
          <w:szCs w:val="24"/>
        </w:rPr>
        <w:t>模型的精度下降（</w:t>
      </w:r>
      <w:r w:rsidR="0080363C" w:rsidRPr="00747131">
        <w:rPr>
          <w:rFonts w:ascii="Times New Roman" w:hAnsi="Times New Roman" w:cs="Times New Roman"/>
          <w:sz w:val="24"/>
          <w:szCs w:val="24"/>
        </w:rPr>
        <w:t>accuracy drop</w:t>
      </w:r>
      <w:r w:rsidR="0080363C" w:rsidRPr="00747131">
        <w:rPr>
          <w:rFonts w:ascii="Times New Roman" w:hAnsi="Times New Roman" w:cs="Times New Roman" w:hint="eastAsia"/>
          <w:sz w:val="24"/>
          <w:szCs w:val="24"/>
        </w:rPr>
        <w:t>）。例如</w:t>
      </w:r>
      <w:r w:rsidR="0080363C" w:rsidRPr="00747131">
        <w:rPr>
          <w:rFonts w:ascii="宋体" w:eastAsia="宋体" w:hAnsi="宋体" w:cs="宋体" w:hint="eastAsia"/>
          <w:kern w:val="0"/>
          <w:sz w:val="24"/>
          <w:szCs w:val="24"/>
        </w:rPr>
        <w:t>，过多的工具选项可能会干扰</w:t>
      </w:r>
      <w:r w:rsidR="00081591" w:rsidRPr="00747131">
        <w:rPr>
          <w:rFonts w:ascii="Times New Roman" w:hAnsi="Times New Roman" w:cs="Times New Roman"/>
          <w:sz w:val="24"/>
          <w:szCs w:val="24"/>
        </w:rPr>
        <w:t>LLM</w:t>
      </w:r>
      <w:r w:rsidR="0080363C" w:rsidRPr="00747131">
        <w:rPr>
          <w:rFonts w:ascii="宋体" w:eastAsia="宋体" w:hAnsi="宋体" w:cs="宋体" w:hint="eastAsia"/>
          <w:kern w:val="0"/>
          <w:sz w:val="24"/>
          <w:szCs w:val="24"/>
        </w:rPr>
        <w:t>，使得</w:t>
      </w:r>
      <w:r w:rsidR="00081591" w:rsidRPr="00747131">
        <w:rPr>
          <w:rFonts w:ascii="Times New Roman" w:hAnsi="Times New Roman" w:cs="Times New Roman"/>
          <w:sz w:val="24"/>
          <w:szCs w:val="24"/>
        </w:rPr>
        <w:t>LLM</w:t>
      </w:r>
      <w:r w:rsidR="0080363C" w:rsidRPr="00747131">
        <w:rPr>
          <w:rFonts w:ascii="宋体" w:eastAsia="宋体" w:hAnsi="宋体" w:cs="宋体" w:hint="eastAsia"/>
          <w:kern w:val="0"/>
          <w:sz w:val="24"/>
          <w:szCs w:val="24"/>
        </w:rPr>
        <w:t>难以聚焦于与请求最匹配的工具选项，进而导致</w:t>
      </w:r>
      <w:r w:rsidR="00081591" w:rsidRPr="00747131">
        <w:rPr>
          <w:rFonts w:ascii="Times New Roman" w:hAnsi="Times New Roman" w:cs="Times New Roman"/>
          <w:sz w:val="24"/>
          <w:szCs w:val="24"/>
        </w:rPr>
        <w:t>LLM</w:t>
      </w:r>
      <w:r w:rsidR="0080363C" w:rsidRPr="00747131">
        <w:rPr>
          <w:rFonts w:ascii="宋体" w:eastAsia="宋体" w:hAnsi="宋体" w:cs="宋体" w:hint="eastAsia"/>
          <w:kern w:val="0"/>
          <w:sz w:val="24"/>
          <w:szCs w:val="24"/>
        </w:rPr>
        <w:t>选择的工具与</w:t>
      </w:r>
      <w:r w:rsidR="00D13451" w:rsidRPr="00747131">
        <w:rPr>
          <w:rFonts w:ascii="Times New Roman" w:hAnsi="Times New Roman" w:cs="Times New Roman" w:hint="eastAsia"/>
          <w:sz w:val="24"/>
          <w:szCs w:val="24"/>
        </w:rPr>
        <w:t>用户查询</w:t>
      </w:r>
      <w:r w:rsidR="0080363C" w:rsidRPr="00747131">
        <w:rPr>
          <w:rFonts w:ascii="宋体" w:eastAsia="宋体" w:hAnsi="宋体" w:cs="宋体" w:hint="eastAsia"/>
          <w:kern w:val="0"/>
          <w:sz w:val="24"/>
          <w:szCs w:val="24"/>
        </w:rPr>
        <w:t>不匹配，还可能会导致</w:t>
      </w:r>
      <w:r w:rsidR="00081591" w:rsidRPr="00747131">
        <w:rPr>
          <w:rFonts w:ascii="Times New Roman" w:hAnsi="Times New Roman" w:cs="Times New Roman"/>
          <w:sz w:val="24"/>
          <w:szCs w:val="24"/>
        </w:rPr>
        <w:t>LLM</w:t>
      </w:r>
      <w:r w:rsidR="0080363C" w:rsidRPr="00747131">
        <w:rPr>
          <w:rFonts w:ascii="宋体" w:eastAsia="宋体" w:hAnsi="宋体" w:cs="宋体" w:hint="eastAsia"/>
          <w:kern w:val="0"/>
          <w:sz w:val="24"/>
          <w:szCs w:val="24"/>
        </w:rPr>
        <w:t>编造错误的参数。</w:t>
      </w:r>
      <w:r w:rsidR="00DE4BD6" w:rsidRPr="00747131">
        <w:rPr>
          <w:rFonts w:ascii="宋体" w:eastAsia="宋体" w:hAnsi="宋体" w:cs="宋体" w:hint="eastAsia"/>
          <w:kern w:val="0"/>
          <w:sz w:val="24"/>
          <w:szCs w:val="24"/>
        </w:rPr>
        <w:t>在大量无关工具的</w:t>
      </w:r>
      <w:r w:rsidR="00DE4BD6" w:rsidRPr="00747131">
        <w:rPr>
          <w:rFonts w:ascii="宋体" w:eastAsia="宋体" w:hAnsi="宋体" w:cs="宋体"/>
          <w:kern w:val="0"/>
          <w:sz w:val="24"/>
          <w:szCs w:val="24"/>
        </w:rPr>
        <w:t>噪声干扰下，</w:t>
      </w:r>
      <w:r w:rsidR="00081591" w:rsidRPr="00747131">
        <w:rPr>
          <w:rFonts w:ascii="Times New Roman" w:hAnsi="Times New Roman" w:cs="Times New Roman"/>
          <w:sz w:val="24"/>
          <w:szCs w:val="24"/>
        </w:rPr>
        <w:t>LLM</w:t>
      </w:r>
      <w:r w:rsidR="00DE4BD6" w:rsidRPr="00747131">
        <w:rPr>
          <w:rFonts w:ascii="宋体" w:eastAsia="宋体" w:hAnsi="宋体" w:cs="宋体"/>
          <w:kern w:val="0"/>
          <w:sz w:val="24"/>
          <w:szCs w:val="24"/>
        </w:rPr>
        <w:t>准确选择正确工具的能力</w:t>
      </w:r>
      <w:r w:rsidR="00DE4BD6" w:rsidRPr="00747131">
        <w:rPr>
          <w:rFonts w:ascii="宋体" w:eastAsia="宋体" w:hAnsi="宋体" w:cs="宋体" w:hint="eastAsia"/>
          <w:kern w:val="0"/>
          <w:sz w:val="24"/>
          <w:szCs w:val="24"/>
        </w:rPr>
        <w:t>可能</w:t>
      </w:r>
      <w:r w:rsidR="00DE4BD6" w:rsidRPr="00747131">
        <w:rPr>
          <w:rFonts w:ascii="宋体" w:eastAsia="宋体" w:hAnsi="宋体" w:cs="宋体"/>
          <w:kern w:val="0"/>
          <w:sz w:val="24"/>
          <w:szCs w:val="24"/>
        </w:rPr>
        <w:t>下降</w:t>
      </w:r>
      <w:r w:rsidR="00DE4BD6" w:rsidRPr="00747131">
        <w:rPr>
          <w:rFonts w:ascii="宋体" w:eastAsia="宋体" w:hAnsi="宋体" w:cs="宋体" w:hint="eastAsia"/>
          <w:kern w:val="0"/>
          <w:sz w:val="24"/>
          <w:szCs w:val="24"/>
        </w:rPr>
        <w:t>，进而</w:t>
      </w:r>
      <w:r w:rsidR="00DE4BD6" w:rsidRPr="00747131">
        <w:rPr>
          <w:rFonts w:ascii="宋体" w:eastAsia="宋体" w:hAnsi="宋体" w:cs="宋体" w:hint="eastAsia"/>
          <w:kern w:val="0"/>
          <w:sz w:val="24"/>
          <w:szCs w:val="24"/>
        </w:rPr>
        <w:lastRenderedPageBreak/>
        <w:t>导致出现</w:t>
      </w:r>
      <w:r w:rsidR="00081591" w:rsidRPr="00747131">
        <w:rPr>
          <w:rFonts w:ascii="Times New Roman" w:hAnsi="Times New Roman" w:cs="Times New Roman"/>
          <w:sz w:val="24"/>
          <w:szCs w:val="24"/>
        </w:rPr>
        <w:t>LLM</w:t>
      </w:r>
      <w:r w:rsidR="00DE4BD6" w:rsidRPr="00747131">
        <w:rPr>
          <w:rFonts w:ascii="宋体" w:eastAsia="宋体" w:hAnsi="宋体" w:cs="宋体" w:hint="eastAsia"/>
          <w:kern w:val="0"/>
          <w:sz w:val="24"/>
          <w:szCs w:val="24"/>
        </w:rPr>
        <w:t>选择的工具与</w:t>
      </w:r>
      <w:r w:rsidR="00D13451" w:rsidRPr="00747131">
        <w:rPr>
          <w:rFonts w:ascii="Times New Roman" w:hAnsi="Times New Roman" w:cs="Times New Roman" w:hint="eastAsia"/>
          <w:sz w:val="24"/>
          <w:szCs w:val="24"/>
        </w:rPr>
        <w:t>用户查询</w:t>
      </w:r>
      <w:r w:rsidR="00DE4BD6" w:rsidRPr="00747131">
        <w:rPr>
          <w:rFonts w:ascii="宋体" w:eastAsia="宋体" w:hAnsi="宋体" w:cs="宋体" w:hint="eastAsia"/>
          <w:kern w:val="0"/>
          <w:sz w:val="24"/>
          <w:szCs w:val="24"/>
        </w:rPr>
        <w:t>不匹配</w:t>
      </w:r>
      <w:r w:rsidR="00DE4BD6" w:rsidRPr="00747131">
        <w:rPr>
          <w:rFonts w:ascii="宋体" w:eastAsia="宋体" w:hAnsi="宋体" w:cs="宋体"/>
          <w:kern w:val="0"/>
          <w:sz w:val="24"/>
          <w:szCs w:val="24"/>
        </w:rPr>
        <w:t>。</w:t>
      </w:r>
    </w:p>
    <w:p w14:paraId="2FC77C7B" w14:textId="7C18D24F" w:rsidR="00565DE5" w:rsidRPr="00747131" w:rsidRDefault="00565DE5" w:rsidP="006636CA">
      <w:pPr>
        <w:spacing w:line="360" w:lineRule="exact"/>
        <w:ind w:firstLineChars="200" w:firstLine="480"/>
        <w:rPr>
          <w:rFonts w:ascii="宋体" w:eastAsia="宋体" w:hAnsi="宋体" w:cs="宋体"/>
          <w:kern w:val="0"/>
          <w:sz w:val="24"/>
          <w:szCs w:val="24"/>
        </w:rPr>
      </w:pPr>
      <w:r w:rsidRPr="00747131">
        <w:rPr>
          <w:rFonts w:ascii="宋体" w:eastAsia="宋体" w:hAnsi="宋体" w:cs="宋体" w:hint="eastAsia"/>
          <w:kern w:val="0"/>
          <w:sz w:val="24"/>
          <w:szCs w:val="24"/>
        </w:rPr>
        <w:t>由于</w:t>
      </w:r>
      <w:r w:rsidRPr="00747131">
        <w:rPr>
          <w:rFonts w:ascii="Times New Roman" w:hAnsi="Times New Roman" w:cs="Times New Roman"/>
          <w:sz w:val="24"/>
          <w:szCs w:val="24"/>
        </w:rPr>
        <w:t>LLM</w:t>
      </w:r>
      <w:r w:rsidRPr="00747131">
        <w:rPr>
          <w:rFonts w:ascii="宋体" w:eastAsia="宋体" w:hAnsi="宋体" w:cs="宋体" w:hint="eastAsia"/>
          <w:kern w:val="0"/>
          <w:sz w:val="24"/>
          <w:szCs w:val="24"/>
        </w:rPr>
        <w:t>选择的工具与</w:t>
      </w:r>
      <w:r w:rsidR="00D13451" w:rsidRPr="00747131">
        <w:rPr>
          <w:rFonts w:ascii="Times New Roman" w:hAnsi="Times New Roman" w:cs="Times New Roman" w:hint="eastAsia"/>
          <w:sz w:val="24"/>
          <w:szCs w:val="24"/>
        </w:rPr>
        <w:t>用户查询</w:t>
      </w:r>
      <w:r w:rsidRPr="00747131">
        <w:rPr>
          <w:rFonts w:ascii="宋体" w:eastAsia="宋体" w:hAnsi="宋体" w:cs="宋体" w:hint="eastAsia"/>
          <w:kern w:val="0"/>
          <w:sz w:val="24"/>
          <w:szCs w:val="24"/>
        </w:rPr>
        <w:t>不匹配，导致出现</w:t>
      </w:r>
      <w:r w:rsidRPr="00747131">
        <w:rPr>
          <w:rFonts w:ascii="Times New Roman" w:hAnsi="Times New Roman" w:cs="Times New Roman" w:hint="eastAsia"/>
          <w:sz w:val="24"/>
          <w:szCs w:val="24"/>
        </w:rPr>
        <w:t>智能代理应用调用的工具与</w:t>
      </w:r>
      <w:r w:rsidR="00D13451" w:rsidRPr="00747131">
        <w:rPr>
          <w:rFonts w:ascii="Times New Roman" w:hAnsi="Times New Roman" w:cs="Times New Roman" w:hint="eastAsia"/>
          <w:sz w:val="24"/>
          <w:szCs w:val="24"/>
        </w:rPr>
        <w:t>用户查询</w:t>
      </w:r>
      <w:r w:rsidRPr="00747131">
        <w:rPr>
          <w:rFonts w:ascii="Times New Roman" w:hAnsi="Times New Roman" w:cs="Times New Roman" w:hint="eastAsia"/>
          <w:sz w:val="24"/>
          <w:szCs w:val="24"/>
        </w:rPr>
        <w:t>不匹配，进而导致智能代理应用执行的操作与</w:t>
      </w:r>
      <w:r w:rsidR="00D13451" w:rsidRPr="00747131">
        <w:rPr>
          <w:rFonts w:ascii="Times New Roman" w:hAnsi="Times New Roman" w:cs="Times New Roman" w:hint="eastAsia"/>
          <w:sz w:val="24"/>
          <w:szCs w:val="24"/>
        </w:rPr>
        <w:t>用户查询（或用户请求）</w:t>
      </w:r>
      <w:r w:rsidRPr="00747131">
        <w:rPr>
          <w:rFonts w:ascii="Times New Roman" w:hAnsi="Times New Roman" w:cs="Times New Roman" w:hint="eastAsia"/>
          <w:sz w:val="24"/>
          <w:szCs w:val="24"/>
        </w:rPr>
        <w:t>不匹配的情形。</w:t>
      </w:r>
    </w:p>
    <w:p w14:paraId="55C14BB0" w14:textId="3653B476" w:rsidR="006F5274" w:rsidRPr="00747131" w:rsidRDefault="0096742A" w:rsidP="006636CA">
      <w:pPr>
        <w:spacing w:line="360" w:lineRule="exact"/>
        <w:ind w:firstLineChars="200" w:firstLine="480"/>
        <w:rPr>
          <w:rFonts w:ascii="宋体" w:eastAsia="宋体" w:hAnsi="宋体" w:cs="宋体"/>
          <w:kern w:val="0"/>
          <w:sz w:val="24"/>
          <w:szCs w:val="24"/>
        </w:rPr>
      </w:pPr>
      <w:commentRangeStart w:id="20"/>
      <w:r w:rsidRPr="00747131">
        <w:rPr>
          <w:rFonts w:ascii="Times New Roman" w:hAnsi="Times New Roman" w:cs="Times New Roman" w:hint="eastAsia"/>
          <w:sz w:val="24"/>
          <w:szCs w:val="24"/>
        </w:rPr>
        <w:t>有鉴于此，</w:t>
      </w:r>
      <w:commentRangeEnd w:id="20"/>
      <w:r w:rsidR="002D6FA4" w:rsidRPr="00747131">
        <w:rPr>
          <w:rStyle w:val="af1"/>
        </w:rPr>
        <w:commentReference w:id="20"/>
      </w:r>
      <w:r w:rsidRPr="00747131">
        <w:rPr>
          <w:rFonts w:ascii="Times New Roman" w:hAnsi="Times New Roman" w:cs="Times New Roman" w:hint="eastAsia"/>
          <w:sz w:val="24"/>
          <w:szCs w:val="24"/>
        </w:rPr>
        <w:t>本申请实施</w:t>
      </w:r>
      <w:proofErr w:type="gramStart"/>
      <w:r w:rsidRPr="00747131">
        <w:rPr>
          <w:rFonts w:ascii="Times New Roman" w:hAnsi="Times New Roman" w:cs="Times New Roman" w:hint="eastAsia"/>
          <w:sz w:val="24"/>
          <w:szCs w:val="24"/>
        </w:rPr>
        <w:t>例提供</w:t>
      </w:r>
      <w:proofErr w:type="gramEnd"/>
      <w:r w:rsidRPr="00747131">
        <w:rPr>
          <w:rFonts w:ascii="Times New Roman" w:hAnsi="Times New Roman" w:cs="Times New Roman" w:hint="eastAsia"/>
          <w:sz w:val="24"/>
          <w:szCs w:val="24"/>
        </w:rPr>
        <w:t>一种</w:t>
      </w:r>
      <w:r w:rsidRPr="00747131">
        <w:rPr>
          <w:rFonts w:ascii="宋体" w:eastAsia="宋体" w:hAnsi="宋体" w:cs="宋体" w:hint="eastAsia"/>
          <w:kern w:val="0"/>
          <w:sz w:val="24"/>
          <w:szCs w:val="24"/>
        </w:rPr>
        <w:t>召回方法，</w:t>
      </w:r>
      <w:r w:rsidR="006F5274" w:rsidRPr="00747131">
        <w:rPr>
          <w:rFonts w:ascii="宋体" w:eastAsia="宋体" w:hAnsi="宋体" w:cs="宋体" w:hint="eastAsia"/>
          <w:kern w:val="0"/>
          <w:sz w:val="24"/>
          <w:szCs w:val="24"/>
        </w:rPr>
        <w:t>基于指令与工具的对应关系和接收的用户查询，确定出包含</w:t>
      </w:r>
      <w:r w:rsidR="00F15FE7" w:rsidRPr="00747131">
        <w:rPr>
          <w:rFonts w:ascii="宋体" w:eastAsia="宋体" w:hAnsi="宋体" w:cs="宋体" w:hint="eastAsia"/>
          <w:kern w:val="0"/>
          <w:sz w:val="24"/>
          <w:szCs w:val="24"/>
        </w:rPr>
        <w:t>工具库中</w:t>
      </w:r>
      <w:r w:rsidR="006F5274" w:rsidRPr="00747131">
        <w:rPr>
          <w:rFonts w:ascii="宋体" w:eastAsia="宋体" w:hAnsi="宋体" w:cs="宋体" w:hint="eastAsia"/>
          <w:kern w:val="0"/>
          <w:sz w:val="24"/>
          <w:szCs w:val="24"/>
        </w:rPr>
        <w:t>多个工具各自的第一分数的第一数组，工具的第一分数是基于用户查询与工具对应指令的语义向量的相关性分数确定的</w:t>
      </w:r>
      <w:r w:rsidR="00F15FE7" w:rsidRPr="00747131">
        <w:rPr>
          <w:rFonts w:ascii="宋体" w:eastAsia="宋体" w:hAnsi="宋体" w:cs="宋体" w:hint="eastAsia"/>
          <w:kern w:val="0"/>
          <w:sz w:val="24"/>
          <w:szCs w:val="24"/>
        </w:rPr>
        <w:t>，实现从语义维度确定出用户查询分别与多个工具各自的相似度</w:t>
      </w:r>
      <w:r w:rsidR="006F5274" w:rsidRPr="00747131">
        <w:rPr>
          <w:rFonts w:ascii="宋体" w:eastAsia="宋体" w:hAnsi="宋体" w:cs="宋体" w:hint="eastAsia"/>
          <w:kern w:val="0"/>
          <w:sz w:val="24"/>
          <w:szCs w:val="24"/>
        </w:rPr>
        <w:t>。还基于用户查询与多个工具各自的工具文档包含的关键词，确定包含多个工具各自的第二分数的第二数组，工具的第二分数为用户查询与该工具的工具文档的相关性分数</w:t>
      </w:r>
      <w:r w:rsidR="00F15FE7" w:rsidRPr="00747131">
        <w:rPr>
          <w:rFonts w:ascii="宋体" w:eastAsia="宋体" w:hAnsi="宋体" w:cs="宋体" w:hint="eastAsia"/>
          <w:kern w:val="0"/>
          <w:sz w:val="24"/>
          <w:szCs w:val="24"/>
        </w:rPr>
        <w:t>，实现从关键词维度确定用户查询分别与多个工具各自的相似度</w:t>
      </w:r>
      <w:r w:rsidR="006F5274" w:rsidRPr="00747131">
        <w:rPr>
          <w:rFonts w:ascii="宋体" w:eastAsia="宋体" w:hAnsi="宋体" w:cs="宋体" w:hint="eastAsia"/>
          <w:kern w:val="0"/>
          <w:sz w:val="24"/>
          <w:szCs w:val="24"/>
        </w:rPr>
        <w:t>。</w:t>
      </w:r>
      <w:r w:rsidR="00F15FE7" w:rsidRPr="00747131">
        <w:rPr>
          <w:rFonts w:ascii="宋体" w:eastAsia="宋体" w:hAnsi="宋体" w:cs="宋体" w:hint="eastAsia"/>
          <w:kern w:val="0"/>
          <w:sz w:val="24"/>
          <w:szCs w:val="24"/>
        </w:rPr>
        <w:t>对第一数组和第二数组中对应工具的分数进行融合，得到多个工具各自的最终分数。基于最终分数从多个工具中选出与用户查询相关性较高的部分工具，以便于从部分工具中选出目标工具，目标工具用于执行用户查询对应的操作。这样，实现从工具库的多个工具中选出部分工具。</w:t>
      </w:r>
      <w:r w:rsidR="00CD5EEC" w:rsidRPr="00747131">
        <w:rPr>
          <w:rFonts w:ascii="宋体" w:eastAsia="宋体" w:hAnsi="宋体" w:cs="宋体" w:hint="eastAsia"/>
          <w:kern w:val="0"/>
          <w:sz w:val="24"/>
          <w:szCs w:val="24"/>
        </w:rPr>
        <w:t>在将</w:t>
      </w:r>
      <w:r w:rsidR="00F15FE7" w:rsidRPr="00747131">
        <w:rPr>
          <w:rFonts w:ascii="宋体" w:eastAsia="宋体" w:hAnsi="宋体" w:cs="宋体" w:hint="eastAsia"/>
          <w:kern w:val="0"/>
          <w:sz w:val="24"/>
          <w:szCs w:val="24"/>
        </w:rPr>
        <w:t>部分工具输入</w:t>
      </w:r>
      <w:r w:rsidR="00CD5EEC" w:rsidRPr="00747131">
        <w:rPr>
          <w:rFonts w:ascii="Times New Roman" w:hAnsi="Times New Roman" w:cs="Times New Roman" w:hint="eastAsia"/>
          <w:sz w:val="24"/>
          <w:szCs w:val="24"/>
        </w:rPr>
        <w:t>智能代理应用的规划模型</w:t>
      </w:r>
      <w:r w:rsidR="00CD5EEC" w:rsidRPr="00747131">
        <w:rPr>
          <w:rFonts w:ascii="Times New Roman" w:hAnsi="Times New Roman" w:cs="Times New Roman"/>
          <w:sz w:val="24"/>
          <w:szCs w:val="24"/>
        </w:rPr>
        <w:t>（</w:t>
      </w:r>
      <w:r w:rsidR="00CD5EEC" w:rsidRPr="00747131">
        <w:rPr>
          <w:rFonts w:ascii="Times New Roman" w:hAnsi="Times New Roman" w:cs="Times New Roman" w:hint="eastAsia"/>
          <w:sz w:val="24"/>
          <w:szCs w:val="24"/>
        </w:rPr>
        <w:t>如</w:t>
      </w:r>
      <w:r w:rsidR="00CD5EEC" w:rsidRPr="00747131">
        <w:rPr>
          <w:rFonts w:ascii="宋体" w:eastAsia="宋体" w:hAnsi="宋体" w:cs="宋体" w:hint="eastAsia"/>
          <w:kern w:val="0"/>
          <w:sz w:val="24"/>
          <w:szCs w:val="24"/>
        </w:rPr>
        <w:t>L</w:t>
      </w:r>
      <w:r w:rsidR="00CD5EEC" w:rsidRPr="00747131">
        <w:rPr>
          <w:rFonts w:ascii="宋体" w:eastAsia="宋体" w:hAnsi="宋体" w:cs="宋体"/>
          <w:kern w:val="0"/>
          <w:sz w:val="24"/>
          <w:szCs w:val="24"/>
        </w:rPr>
        <w:t>LM</w:t>
      </w:r>
      <w:r w:rsidR="00CD5EEC" w:rsidRPr="00747131">
        <w:rPr>
          <w:rFonts w:ascii="宋体" w:eastAsia="宋体" w:hAnsi="宋体" w:cs="宋体" w:hint="eastAsia"/>
          <w:kern w:val="0"/>
          <w:sz w:val="24"/>
          <w:szCs w:val="24"/>
        </w:rPr>
        <w:t>模型</w:t>
      </w:r>
      <w:r w:rsidR="00CD5EEC" w:rsidRPr="00747131">
        <w:rPr>
          <w:rFonts w:ascii="Times New Roman" w:hAnsi="Times New Roman" w:cs="Times New Roman"/>
          <w:sz w:val="24"/>
          <w:szCs w:val="24"/>
        </w:rPr>
        <w:t>）</w:t>
      </w:r>
      <w:r w:rsidR="00CD5EEC" w:rsidRPr="00747131">
        <w:rPr>
          <w:rFonts w:ascii="Times New Roman" w:hAnsi="Times New Roman" w:cs="Times New Roman" w:hint="eastAsia"/>
          <w:sz w:val="24"/>
          <w:szCs w:val="24"/>
        </w:rPr>
        <w:t>以选出目标工具的场景中，</w:t>
      </w:r>
      <w:r w:rsidR="00F15FE7" w:rsidRPr="00747131">
        <w:rPr>
          <w:rFonts w:ascii="宋体" w:eastAsia="宋体" w:hAnsi="宋体" w:cs="宋体" w:hint="eastAsia"/>
          <w:kern w:val="0"/>
          <w:sz w:val="24"/>
          <w:szCs w:val="24"/>
        </w:rPr>
        <w:t>由于输入L</w:t>
      </w:r>
      <w:r w:rsidR="00F15FE7" w:rsidRPr="00747131">
        <w:rPr>
          <w:rFonts w:ascii="宋体" w:eastAsia="宋体" w:hAnsi="宋体" w:cs="宋体"/>
          <w:kern w:val="0"/>
          <w:sz w:val="24"/>
          <w:szCs w:val="24"/>
        </w:rPr>
        <w:t>LM</w:t>
      </w:r>
      <w:r w:rsidR="00F15FE7" w:rsidRPr="00747131">
        <w:rPr>
          <w:rFonts w:ascii="宋体" w:eastAsia="宋体" w:hAnsi="宋体" w:cs="宋体" w:hint="eastAsia"/>
          <w:kern w:val="0"/>
          <w:sz w:val="24"/>
          <w:szCs w:val="24"/>
        </w:rPr>
        <w:t>模型的是工具库中的部分工具，不是工具库中的全部工具，可以减少L</w:t>
      </w:r>
      <w:r w:rsidR="00F15FE7" w:rsidRPr="00747131">
        <w:rPr>
          <w:rFonts w:ascii="宋体" w:eastAsia="宋体" w:hAnsi="宋体" w:cs="宋体"/>
          <w:kern w:val="0"/>
          <w:sz w:val="24"/>
          <w:szCs w:val="24"/>
        </w:rPr>
        <w:t>LM</w:t>
      </w:r>
      <w:r w:rsidR="00F15FE7" w:rsidRPr="00747131">
        <w:rPr>
          <w:rFonts w:ascii="宋体" w:eastAsia="宋体" w:hAnsi="宋体" w:cs="宋体" w:hint="eastAsia"/>
          <w:kern w:val="0"/>
          <w:sz w:val="24"/>
          <w:szCs w:val="24"/>
        </w:rPr>
        <w:t>上下文超载的发生概率，进而可以减少上下文超载导致L</w:t>
      </w:r>
      <w:r w:rsidR="00F15FE7" w:rsidRPr="00747131">
        <w:rPr>
          <w:rFonts w:ascii="宋体" w:eastAsia="宋体" w:hAnsi="宋体" w:cs="宋体"/>
          <w:kern w:val="0"/>
          <w:sz w:val="24"/>
          <w:szCs w:val="24"/>
        </w:rPr>
        <w:t>LM</w:t>
      </w:r>
      <w:r w:rsidR="00F15FE7" w:rsidRPr="00747131">
        <w:rPr>
          <w:rFonts w:ascii="宋体" w:eastAsia="宋体" w:hAnsi="宋体" w:cs="宋体" w:hint="eastAsia"/>
          <w:kern w:val="0"/>
          <w:sz w:val="24"/>
          <w:szCs w:val="24"/>
        </w:rPr>
        <w:t>选出的工具与用户查询不匹配的发生概率，以减少智能代理应用基于L</w:t>
      </w:r>
      <w:r w:rsidR="00F15FE7" w:rsidRPr="00747131">
        <w:rPr>
          <w:rFonts w:ascii="宋体" w:eastAsia="宋体" w:hAnsi="宋体" w:cs="宋体"/>
          <w:kern w:val="0"/>
          <w:sz w:val="24"/>
          <w:szCs w:val="24"/>
        </w:rPr>
        <w:t>LM</w:t>
      </w:r>
      <w:r w:rsidR="00F15FE7" w:rsidRPr="00747131">
        <w:rPr>
          <w:rFonts w:ascii="宋体" w:eastAsia="宋体" w:hAnsi="宋体" w:cs="宋体" w:hint="eastAsia"/>
          <w:kern w:val="0"/>
          <w:sz w:val="24"/>
          <w:szCs w:val="24"/>
        </w:rPr>
        <w:t>选出的工具执行的操作与用户查询不匹配的发生概率。此外，输入L</w:t>
      </w:r>
      <w:r w:rsidR="00F15FE7" w:rsidRPr="00747131">
        <w:rPr>
          <w:rFonts w:ascii="宋体" w:eastAsia="宋体" w:hAnsi="宋体" w:cs="宋体"/>
          <w:kern w:val="0"/>
          <w:sz w:val="24"/>
          <w:szCs w:val="24"/>
        </w:rPr>
        <w:t>LM</w:t>
      </w:r>
      <w:r w:rsidR="00F15FE7" w:rsidRPr="00747131">
        <w:rPr>
          <w:rFonts w:ascii="宋体" w:eastAsia="宋体" w:hAnsi="宋体" w:cs="宋体" w:hint="eastAsia"/>
          <w:kern w:val="0"/>
          <w:sz w:val="24"/>
          <w:szCs w:val="24"/>
        </w:rPr>
        <w:t>模型的工具是</w:t>
      </w:r>
      <w:r w:rsidR="00CD5EEC" w:rsidRPr="00747131">
        <w:rPr>
          <w:rFonts w:ascii="宋体" w:eastAsia="宋体" w:hAnsi="宋体" w:cs="宋体" w:hint="eastAsia"/>
          <w:kern w:val="0"/>
          <w:sz w:val="24"/>
          <w:szCs w:val="24"/>
        </w:rPr>
        <w:t>基于语义维度和关键词维度</w:t>
      </w:r>
      <w:r w:rsidR="00F15FE7" w:rsidRPr="00747131">
        <w:rPr>
          <w:rFonts w:ascii="宋体" w:eastAsia="宋体" w:hAnsi="宋体" w:cs="宋体" w:hint="eastAsia"/>
          <w:kern w:val="0"/>
          <w:sz w:val="24"/>
          <w:szCs w:val="24"/>
        </w:rPr>
        <w:t>从工具库中筛选出的与用户查询相关性较高的部分工具，</w:t>
      </w:r>
      <w:r w:rsidR="00AD1B3F" w:rsidRPr="00747131">
        <w:rPr>
          <w:rFonts w:ascii="宋体" w:eastAsia="宋体" w:hAnsi="宋体" w:cs="宋体" w:hint="eastAsia"/>
          <w:kern w:val="0"/>
          <w:sz w:val="24"/>
          <w:szCs w:val="24"/>
        </w:rPr>
        <w:t>可以</w:t>
      </w:r>
      <w:r w:rsidR="00CD5EEC" w:rsidRPr="00747131">
        <w:rPr>
          <w:rFonts w:ascii="宋体" w:eastAsia="宋体" w:hAnsi="宋体" w:cs="宋体" w:hint="eastAsia"/>
          <w:kern w:val="0"/>
          <w:sz w:val="24"/>
          <w:szCs w:val="24"/>
        </w:rPr>
        <w:t>进一步</w:t>
      </w:r>
      <w:r w:rsidR="00AD1B3F" w:rsidRPr="00747131">
        <w:rPr>
          <w:rFonts w:ascii="宋体" w:eastAsia="宋体" w:hAnsi="宋体" w:cs="宋体" w:hint="eastAsia"/>
          <w:kern w:val="0"/>
          <w:sz w:val="24"/>
          <w:szCs w:val="24"/>
        </w:rPr>
        <w:t>提升L</w:t>
      </w:r>
      <w:r w:rsidR="00AD1B3F" w:rsidRPr="00747131">
        <w:rPr>
          <w:rFonts w:ascii="宋体" w:eastAsia="宋体" w:hAnsi="宋体" w:cs="宋体"/>
          <w:kern w:val="0"/>
          <w:sz w:val="24"/>
          <w:szCs w:val="24"/>
        </w:rPr>
        <w:t>LM</w:t>
      </w:r>
      <w:r w:rsidR="00AD1B3F" w:rsidRPr="00747131">
        <w:rPr>
          <w:rFonts w:ascii="宋体" w:eastAsia="宋体" w:hAnsi="宋体" w:cs="宋体" w:hint="eastAsia"/>
          <w:kern w:val="0"/>
          <w:sz w:val="24"/>
          <w:szCs w:val="24"/>
        </w:rPr>
        <w:t>模型确定目标工具的精准性。</w:t>
      </w:r>
      <w:r w:rsidR="00294D4C" w:rsidRPr="00747131">
        <w:rPr>
          <w:rFonts w:ascii="宋体" w:eastAsia="宋体" w:hAnsi="宋体" w:cs="宋体" w:hint="eastAsia"/>
          <w:kern w:val="0"/>
          <w:sz w:val="24"/>
          <w:szCs w:val="24"/>
        </w:rPr>
        <w:t>其中，用户查询可以理解为用户输入的查询内容。</w:t>
      </w:r>
    </w:p>
    <w:p w14:paraId="34BC53A6" w14:textId="01034AE2" w:rsidR="006F7200" w:rsidRPr="00747131" w:rsidRDefault="008547A0"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以终端设备为手机，</w:t>
      </w:r>
      <w:r w:rsidRPr="00747131">
        <w:rPr>
          <w:rFonts w:ascii="Times New Roman" w:hAnsi="Times New Roman" w:cs="Times New Roman"/>
          <w:sz w:val="24"/>
          <w:szCs w:val="24"/>
        </w:rPr>
        <w:t>智能代理应用</w:t>
      </w:r>
      <w:r w:rsidRPr="00747131">
        <w:rPr>
          <w:rFonts w:ascii="Times New Roman" w:hAnsi="Times New Roman" w:cs="Times New Roman" w:hint="eastAsia"/>
          <w:sz w:val="24"/>
          <w:szCs w:val="24"/>
        </w:rPr>
        <w:t>为</w:t>
      </w:r>
      <w:r w:rsidR="00312760" w:rsidRPr="00747131">
        <w:rPr>
          <w:rFonts w:ascii="Times New Roman" w:hAnsi="Times New Roman" w:cs="Times New Roman" w:hint="eastAsia"/>
          <w:sz w:val="24"/>
          <w:szCs w:val="24"/>
        </w:rPr>
        <w:t>智能体</w:t>
      </w:r>
      <w:r w:rsidRPr="00747131">
        <w:rPr>
          <w:rFonts w:ascii="Times New Roman" w:hAnsi="Times New Roman" w:cs="Times New Roman" w:hint="eastAsia"/>
          <w:sz w:val="24"/>
          <w:szCs w:val="24"/>
        </w:rPr>
        <w:t>为例，</w:t>
      </w:r>
      <w:commentRangeStart w:id="21"/>
      <w:r w:rsidR="006F7200" w:rsidRPr="00747131">
        <w:rPr>
          <w:rFonts w:ascii="Times New Roman" w:hAnsi="Times New Roman" w:cs="Times New Roman" w:hint="eastAsia"/>
          <w:sz w:val="24"/>
          <w:szCs w:val="24"/>
        </w:rPr>
        <w:t>图</w:t>
      </w:r>
      <w:r w:rsidR="006F7200" w:rsidRPr="00747131">
        <w:rPr>
          <w:rFonts w:ascii="Times New Roman" w:hAnsi="Times New Roman" w:cs="Times New Roman" w:hint="eastAsia"/>
          <w:sz w:val="24"/>
          <w:szCs w:val="24"/>
        </w:rPr>
        <w:t>1</w:t>
      </w:r>
      <w:commentRangeEnd w:id="21"/>
      <w:r w:rsidR="00747131" w:rsidRPr="00747131">
        <w:rPr>
          <w:rStyle w:val="af1"/>
        </w:rPr>
        <w:commentReference w:id="21"/>
      </w:r>
      <w:r w:rsidR="006F7200" w:rsidRPr="00747131">
        <w:rPr>
          <w:rFonts w:ascii="Times New Roman" w:hAnsi="Times New Roman" w:cs="Times New Roman" w:hint="eastAsia"/>
          <w:sz w:val="24"/>
          <w:szCs w:val="24"/>
        </w:rPr>
        <w:t>示出了本申请实施</w:t>
      </w:r>
      <w:proofErr w:type="gramStart"/>
      <w:r w:rsidR="006F7200" w:rsidRPr="00747131">
        <w:rPr>
          <w:rFonts w:ascii="Times New Roman" w:hAnsi="Times New Roman" w:cs="Times New Roman" w:hint="eastAsia"/>
          <w:sz w:val="24"/>
          <w:szCs w:val="24"/>
        </w:rPr>
        <w:t>例提供</w:t>
      </w:r>
      <w:proofErr w:type="gramEnd"/>
      <w:r w:rsidR="006F7200" w:rsidRPr="00747131">
        <w:rPr>
          <w:rFonts w:ascii="Times New Roman" w:hAnsi="Times New Roman" w:cs="Times New Roman" w:hint="eastAsia"/>
          <w:sz w:val="24"/>
          <w:szCs w:val="24"/>
        </w:rPr>
        <w:t>的</w:t>
      </w:r>
      <w:r w:rsidR="00C67572" w:rsidRPr="00747131">
        <w:rPr>
          <w:rFonts w:ascii="Times New Roman" w:hAnsi="Times New Roman" w:cs="Times New Roman" w:hint="eastAsia"/>
          <w:sz w:val="24"/>
          <w:szCs w:val="24"/>
        </w:rPr>
        <w:t>智能</w:t>
      </w:r>
      <w:proofErr w:type="gramStart"/>
      <w:r w:rsidR="00C67572" w:rsidRPr="00747131">
        <w:rPr>
          <w:rFonts w:ascii="Times New Roman" w:hAnsi="Times New Roman" w:cs="Times New Roman" w:hint="eastAsia"/>
          <w:sz w:val="24"/>
          <w:szCs w:val="24"/>
        </w:rPr>
        <w:t>体</w:t>
      </w:r>
      <w:r w:rsidR="006F7200" w:rsidRPr="00747131">
        <w:rPr>
          <w:rFonts w:ascii="Times New Roman" w:hAnsi="Times New Roman" w:cs="Times New Roman" w:hint="eastAsia"/>
          <w:sz w:val="24"/>
          <w:szCs w:val="24"/>
        </w:rPr>
        <w:t>执行</w:t>
      </w:r>
      <w:proofErr w:type="gramEnd"/>
      <w:r w:rsidR="00C67572" w:rsidRPr="00747131">
        <w:rPr>
          <w:rFonts w:ascii="Times New Roman" w:hAnsi="Times New Roman" w:cs="Times New Roman" w:hint="eastAsia"/>
          <w:sz w:val="24"/>
          <w:szCs w:val="24"/>
        </w:rPr>
        <w:t>查询</w:t>
      </w:r>
      <w:r w:rsidR="006F7200" w:rsidRPr="00747131">
        <w:rPr>
          <w:rFonts w:ascii="Times New Roman" w:hAnsi="Times New Roman" w:cs="Times New Roman" w:hint="eastAsia"/>
          <w:sz w:val="24"/>
          <w:szCs w:val="24"/>
        </w:rPr>
        <w:t>对应</w:t>
      </w:r>
      <w:r w:rsidR="00C67572" w:rsidRPr="00747131">
        <w:rPr>
          <w:rFonts w:ascii="Times New Roman" w:hAnsi="Times New Roman" w:cs="Times New Roman" w:hint="eastAsia"/>
          <w:sz w:val="24"/>
          <w:szCs w:val="24"/>
        </w:rPr>
        <w:t>任务</w:t>
      </w:r>
      <w:r w:rsidR="006F7200" w:rsidRPr="00747131">
        <w:rPr>
          <w:rFonts w:ascii="Times New Roman" w:hAnsi="Times New Roman" w:cs="Times New Roman" w:hint="eastAsia"/>
          <w:sz w:val="24"/>
          <w:szCs w:val="24"/>
        </w:rPr>
        <w:t>的一种</w:t>
      </w:r>
      <w:r w:rsidR="00F24408" w:rsidRPr="00747131">
        <w:rPr>
          <w:rFonts w:ascii="Times New Roman" w:hAnsi="Times New Roman" w:cs="Times New Roman" w:hint="eastAsia"/>
          <w:sz w:val="24"/>
          <w:szCs w:val="24"/>
        </w:rPr>
        <w:t>流程</w:t>
      </w:r>
      <w:r w:rsidR="006F7200" w:rsidRPr="00747131">
        <w:rPr>
          <w:rFonts w:ascii="Times New Roman" w:hAnsi="Times New Roman" w:cs="Times New Roman" w:hint="eastAsia"/>
          <w:sz w:val="24"/>
          <w:szCs w:val="24"/>
        </w:rPr>
        <w:t>示意图。</w:t>
      </w:r>
    </w:p>
    <w:p w14:paraId="6CD023B7" w14:textId="765C77C5" w:rsidR="00063994" w:rsidRPr="00747131" w:rsidRDefault="008547A0"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如图</w:t>
      </w:r>
      <w:r w:rsidRPr="00747131">
        <w:rPr>
          <w:rFonts w:ascii="Times New Roman" w:hAnsi="Times New Roman" w:cs="Times New Roman" w:hint="eastAsia"/>
          <w:sz w:val="24"/>
          <w:szCs w:val="24"/>
        </w:rPr>
        <w:t>1</w:t>
      </w:r>
      <w:r w:rsidRPr="00747131">
        <w:rPr>
          <w:rFonts w:ascii="Times New Roman" w:hAnsi="Times New Roman" w:cs="Times New Roman" w:hint="eastAsia"/>
          <w:sz w:val="24"/>
          <w:szCs w:val="24"/>
        </w:rPr>
        <w:t>所示，</w:t>
      </w:r>
      <w:r w:rsidR="00FC3466" w:rsidRPr="00747131">
        <w:rPr>
          <w:rFonts w:ascii="Times New Roman" w:hAnsi="Times New Roman" w:cs="Times New Roman" w:hint="eastAsia"/>
          <w:sz w:val="24"/>
          <w:szCs w:val="24"/>
        </w:rPr>
        <w:t>智能体</w:t>
      </w:r>
      <w:r w:rsidR="00063994" w:rsidRPr="00747131">
        <w:rPr>
          <w:rFonts w:ascii="Times New Roman" w:hAnsi="Times New Roman" w:cs="Times New Roman" w:hint="eastAsia"/>
          <w:sz w:val="24"/>
          <w:szCs w:val="24"/>
        </w:rPr>
        <w:t>可以包括任务规划模块</w:t>
      </w:r>
      <w:r w:rsidR="005B62D5" w:rsidRPr="00747131">
        <w:rPr>
          <w:rFonts w:ascii="Times New Roman" w:hAnsi="Times New Roman" w:cs="Times New Roman" w:hint="eastAsia"/>
          <w:sz w:val="24"/>
          <w:szCs w:val="24"/>
        </w:rPr>
        <w:t>1</w:t>
      </w:r>
      <w:r w:rsidR="005B62D5" w:rsidRPr="00747131">
        <w:rPr>
          <w:rFonts w:ascii="Times New Roman" w:hAnsi="Times New Roman" w:cs="Times New Roman"/>
          <w:sz w:val="24"/>
          <w:szCs w:val="24"/>
        </w:rPr>
        <w:t>01</w:t>
      </w:r>
      <w:r w:rsidR="005B62D5" w:rsidRPr="00747131">
        <w:rPr>
          <w:rFonts w:ascii="Times New Roman" w:hAnsi="Times New Roman" w:cs="Times New Roman" w:hint="eastAsia"/>
          <w:sz w:val="24"/>
          <w:szCs w:val="24"/>
        </w:rPr>
        <w:t>、工具召回</w:t>
      </w:r>
      <w:r w:rsidR="005B62D5" w:rsidRPr="00747131">
        <w:rPr>
          <w:rFonts w:ascii="Times New Roman" w:hAnsi="Times New Roman" w:cs="Times New Roman" w:hint="eastAsia"/>
          <w:sz w:val="24"/>
          <w:szCs w:val="24"/>
        </w:rPr>
        <w:t>1</w:t>
      </w:r>
      <w:r w:rsidR="005B62D5" w:rsidRPr="00747131">
        <w:rPr>
          <w:rFonts w:ascii="Times New Roman" w:hAnsi="Times New Roman" w:cs="Times New Roman"/>
          <w:sz w:val="24"/>
          <w:szCs w:val="24"/>
        </w:rPr>
        <w:t>02</w:t>
      </w:r>
      <w:r w:rsidR="005B62D5" w:rsidRPr="00747131">
        <w:rPr>
          <w:rFonts w:ascii="Times New Roman" w:hAnsi="Times New Roman" w:cs="Times New Roman" w:hint="eastAsia"/>
          <w:sz w:val="24"/>
          <w:szCs w:val="24"/>
        </w:rPr>
        <w:t>、工具池</w:t>
      </w:r>
      <w:r w:rsidR="005B62D5" w:rsidRPr="00747131">
        <w:rPr>
          <w:rFonts w:ascii="Times New Roman" w:hAnsi="Times New Roman" w:cs="Times New Roman" w:hint="eastAsia"/>
          <w:sz w:val="24"/>
          <w:szCs w:val="24"/>
        </w:rPr>
        <w:t>1</w:t>
      </w:r>
      <w:r w:rsidR="005B62D5" w:rsidRPr="00747131">
        <w:rPr>
          <w:rFonts w:ascii="Times New Roman" w:hAnsi="Times New Roman" w:cs="Times New Roman"/>
          <w:sz w:val="24"/>
          <w:szCs w:val="24"/>
        </w:rPr>
        <w:t>03</w:t>
      </w:r>
      <w:r w:rsidR="005B62D5" w:rsidRPr="00747131">
        <w:rPr>
          <w:rFonts w:ascii="Times New Roman" w:hAnsi="Times New Roman" w:cs="Times New Roman" w:hint="eastAsia"/>
          <w:sz w:val="24"/>
          <w:szCs w:val="24"/>
        </w:rPr>
        <w:t>、工具及参数选择模块</w:t>
      </w:r>
      <w:r w:rsidR="005B62D5" w:rsidRPr="00747131">
        <w:rPr>
          <w:rFonts w:ascii="Times New Roman" w:hAnsi="Times New Roman" w:cs="Times New Roman" w:hint="eastAsia"/>
          <w:sz w:val="24"/>
          <w:szCs w:val="24"/>
        </w:rPr>
        <w:t>1</w:t>
      </w:r>
      <w:r w:rsidR="005B62D5" w:rsidRPr="00747131">
        <w:rPr>
          <w:rFonts w:ascii="Times New Roman" w:hAnsi="Times New Roman" w:cs="Times New Roman"/>
          <w:sz w:val="24"/>
          <w:szCs w:val="24"/>
        </w:rPr>
        <w:t>04</w:t>
      </w:r>
      <w:r w:rsidR="005B62D5" w:rsidRPr="00747131">
        <w:rPr>
          <w:rFonts w:ascii="Times New Roman" w:hAnsi="Times New Roman" w:cs="Times New Roman" w:hint="eastAsia"/>
          <w:sz w:val="24"/>
          <w:szCs w:val="24"/>
        </w:rPr>
        <w:t>和工具执行模块</w:t>
      </w:r>
      <w:r w:rsidR="005B62D5" w:rsidRPr="00747131">
        <w:rPr>
          <w:rFonts w:ascii="Times New Roman" w:hAnsi="Times New Roman" w:cs="Times New Roman" w:hint="eastAsia"/>
          <w:sz w:val="24"/>
          <w:szCs w:val="24"/>
        </w:rPr>
        <w:t>1</w:t>
      </w:r>
      <w:r w:rsidR="005B62D5" w:rsidRPr="00747131">
        <w:rPr>
          <w:rFonts w:ascii="Times New Roman" w:hAnsi="Times New Roman" w:cs="Times New Roman"/>
          <w:sz w:val="24"/>
          <w:szCs w:val="24"/>
        </w:rPr>
        <w:t>05</w:t>
      </w:r>
      <w:r w:rsidR="005B62D5" w:rsidRPr="00747131">
        <w:rPr>
          <w:rFonts w:ascii="Times New Roman" w:hAnsi="Times New Roman" w:cs="Times New Roman" w:hint="eastAsia"/>
          <w:sz w:val="24"/>
          <w:szCs w:val="24"/>
        </w:rPr>
        <w:t>。</w:t>
      </w:r>
    </w:p>
    <w:p w14:paraId="44898516" w14:textId="546BBF32" w:rsidR="005B62D5" w:rsidRPr="00747131" w:rsidRDefault="005B62D5"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任务规划模块</w:t>
      </w:r>
      <w:r w:rsidRPr="00747131">
        <w:rPr>
          <w:rFonts w:ascii="Times New Roman" w:hAnsi="Times New Roman" w:cs="Times New Roman" w:hint="eastAsia"/>
          <w:sz w:val="24"/>
          <w:szCs w:val="24"/>
        </w:rPr>
        <w:t>1</w:t>
      </w:r>
      <w:r w:rsidRPr="00747131">
        <w:rPr>
          <w:rFonts w:ascii="Times New Roman" w:hAnsi="Times New Roman" w:cs="Times New Roman"/>
          <w:sz w:val="24"/>
          <w:szCs w:val="24"/>
        </w:rPr>
        <w:t>01</w:t>
      </w:r>
      <w:r w:rsidRPr="00747131">
        <w:rPr>
          <w:rFonts w:ascii="Times New Roman" w:hAnsi="Times New Roman" w:cs="Times New Roman" w:hint="eastAsia"/>
          <w:sz w:val="24"/>
          <w:szCs w:val="24"/>
        </w:rPr>
        <w:t>，可以用于对用户输入的</w:t>
      </w:r>
      <w:r w:rsidR="006E1C0A" w:rsidRPr="00747131">
        <w:rPr>
          <w:rFonts w:ascii="Times New Roman" w:hAnsi="Times New Roman" w:cs="Times New Roman" w:hint="eastAsia"/>
          <w:sz w:val="24"/>
          <w:szCs w:val="24"/>
        </w:rPr>
        <w:t>用户查询</w:t>
      </w:r>
      <w:r w:rsidRPr="00747131">
        <w:rPr>
          <w:rFonts w:ascii="Times New Roman" w:hAnsi="Times New Roman" w:cs="Times New Roman" w:hint="eastAsia"/>
          <w:sz w:val="24"/>
          <w:szCs w:val="24"/>
        </w:rPr>
        <w:t>进行处理，</w:t>
      </w:r>
      <w:r w:rsidR="00A41B03" w:rsidRPr="00747131">
        <w:rPr>
          <w:rFonts w:ascii="Times New Roman" w:hAnsi="Times New Roman" w:cs="Times New Roman" w:hint="eastAsia"/>
          <w:sz w:val="24"/>
          <w:szCs w:val="24"/>
        </w:rPr>
        <w:t>以</w:t>
      </w:r>
      <w:r w:rsidRPr="00747131">
        <w:rPr>
          <w:rFonts w:ascii="Times New Roman" w:hAnsi="Times New Roman" w:cs="Times New Roman" w:hint="eastAsia"/>
          <w:sz w:val="24"/>
          <w:szCs w:val="24"/>
        </w:rPr>
        <w:t>提取有效的信息并拆解任务，以实现对请求内容的理解。</w:t>
      </w:r>
    </w:p>
    <w:p w14:paraId="43B8A405" w14:textId="4492C57E" w:rsidR="005B62D5" w:rsidRPr="00747131" w:rsidRDefault="005B62D5"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工具召回</w:t>
      </w:r>
      <w:r w:rsidRPr="00747131">
        <w:rPr>
          <w:rFonts w:ascii="Times New Roman" w:hAnsi="Times New Roman" w:cs="Times New Roman" w:hint="eastAsia"/>
          <w:sz w:val="24"/>
          <w:szCs w:val="24"/>
        </w:rPr>
        <w:t>1</w:t>
      </w:r>
      <w:r w:rsidRPr="00747131">
        <w:rPr>
          <w:rFonts w:ascii="Times New Roman" w:hAnsi="Times New Roman" w:cs="Times New Roman"/>
          <w:sz w:val="24"/>
          <w:szCs w:val="24"/>
        </w:rPr>
        <w:t>02</w:t>
      </w:r>
      <w:r w:rsidRPr="00747131">
        <w:rPr>
          <w:rFonts w:ascii="Times New Roman" w:hAnsi="Times New Roman" w:cs="Times New Roman" w:hint="eastAsia"/>
          <w:sz w:val="24"/>
          <w:szCs w:val="24"/>
        </w:rPr>
        <w:t>，可以</w:t>
      </w:r>
      <w:r w:rsidR="00A514E2" w:rsidRPr="00747131">
        <w:rPr>
          <w:rFonts w:ascii="Times New Roman" w:hAnsi="Times New Roman" w:cs="Times New Roman" w:hint="eastAsia"/>
          <w:sz w:val="24"/>
          <w:szCs w:val="24"/>
        </w:rPr>
        <w:t>基于稀疏</w:t>
      </w:r>
      <w:r w:rsidR="00A514E2" w:rsidRPr="00747131">
        <w:rPr>
          <w:rFonts w:ascii="Times New Roman" w:hAnsi="Times New Roman" w:cs="Times New Roman" w:hint="eastAsia"/>
          <w:sz w:val="24"/>
          <w:szCs w:val="24"/>
        </w:rPr>
        <w:t>-</w:t>
      </w:r>
      <w:r w:rsidR="00A514E2" w:rsidRPr="00747131">
        <w:rPr>
          <w:rFonts w:ascii="Times New Roman" w:hAnsi="Times New Roman" w:cs="Times New Roman" w:hint="eastAsia"/>
          <w:sz w:val="24"/>
          <w:szCs w:val="24"/>
        </w:rPr>
        <w:t>稠密融合检索，</w:t>
      </w:r>
      <w:r w:rsidRPr="00747131">
        <w:rPr>
          <w:rFonts w:ascii="Times New Roman" w:hAnsi="Times New Roman" w:cs="Times New Roman" w:hint="eastAsia"/>
          <w:sz w:val="24"/>
          <w:szCs w:val="24"/>
        </w:rPr>
        <w:t>从存储有海量工具的工具池</w:t>
      </w:r>
      <w:r w:rsidRPr="00747131">
        <w:rPr>
          <w:rFonts w:ascii="Times New Roman" w:hAnsi="Times New Roman" w:cs="Times New Roman" w:hint="eastAsia"/>
          <w:sz w:val="24"/>
          <w:szCs w:val="24"/>
        </w:rPr>
        <w:t>1</w:t>
      </w:r>
      <w:r w:rsidRPr="00747131">
        <w:rPr>
          <w:rFonts w:ascii="Times New Roman" w:hAnsi="Times New Roman" w:cs="Times New Roman"/>
          <w:sz w:val="24"/>
          <w:szCs w:val="24"/>
        </w:rPr>
        <w:t>03</w:t>
      </w:r>
      <w:r w:rsidRPr="00747131">
        <w:rPr>
          <w:rFonts w:ascii="Times New Roman" w:hAnsi="Times New Roman" w:cs="Times New Roman" w:hint="eastAsia"/>
          <w:sz w:val="24"/>
          <w:szCs w:val="24"/>
        </w:rPr>
        <w:t>中选择满足</w:t>
      </w:r>
      <w:r w:rsidR="006E1C0A" w:rsidRPr="00747131">
        <w:rPr>
          <w:rFonts w:ascii="Times New Roman" w:hAnsi="Times New Roman" w:cs="Times New Roman" w:hint="eastAsia"/>
          <w:sz w:val="24"/>
          <w:szCs w:val="24"/>
        </w:rPr>
        <w:t>用户查询</w:t>
      </w:r>
      <w:r w:rsidRPr="00747131">
        <w:rPr>
          <w:rFonts w:ascii="Times New Roman" w:hAnsi="Times New Roman" w:cs="Times New Roman" w:hint="eastAsia"/>
          <w:sz w:val="24"/>
          <w:szCs w:val="24"/>
        </w:rPr>
        <w:t>的</w:t>
      </w:r>
      <w:r w:rsidR="00A514E2" w:rsidRPr="00747131">
        <w:rPr>
          <w:rFonts w:ascii="Times New Roman" w:hAnsi="Times New Roman" w:cs="Times New Roman" w:hint="eastAsia"/>
          <w:sz w:val="24"/>
          <w:szCs w:val="24"/>
        </w:rPr>
        <w:t>少量</w:t>
      </w:r>
      <w:r w:rsidRPr="00747131">
        <w:rPr>
          <w:rFonts w:ascii="Times New Roman" w:hAnsi="Times New Roman" w:cs="Times New Roman" w:hint="eastAsia"/>
          <w:sz w:val="24"/>
          <w:szCs w:val="24"/>
        </w:rPr>
        <w:t>工具</w:t>
      </w:r>
      <w:r w:rsidR="009816CA" w:rsidRPr="00747131">
        <w:rPr>
          <w:rFonts w:ascii="Times New Roman" w:hAnsi="Times New Roman" w:cs="Times New Roman" w:hint="eastAsia"/>
          <w:sz w:val="24"/>
          <w:szCs w:val="24"/>
        </w:rPr>
        <w:t>，实现工具召回。</w:t>
      </w:r>
      <w:r w:rsidR="006E1C0A" w:rsidRPr="00747131">
        <w:rPr>
          <w:rFonts w:ascii="Times New Roman" w:hAnsi="Times New Roman" w:cs="Times New Roman" w:hint="eastAsia"/>
          <w:sz w:val="24"/>
          <w:szCs w:val="24"/>
        </w:rPr>
        <w:t>少量工具为海量工具中的部分工具。</w:t>
      </w:r>
    </w:p>
    <w:p w14:paraId="52FA59A1" w14:textId="2CEAFE2B" w:rsidR="005B62D5" w:rsidRPr="00747131" w:rsidRDefault="005B62D5"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工具及参数选择模块</w:t>
      </w:r>
      <w:r w:rsidRPr="00747131">
        <w:rPr>
          <w:rFonts w:ascii="Times New Roman" w:hAnsi="Times New Roman" w:cs="Times New Roman" w:hint="eastAsia"/>
          <w:sz w:val="24"/>
          <w:szCs w:val="24"/>
        </w:rPr>
        <w:t>1</w:t>
      </w:r>
      <w:r w:rsidRPr="00747131">
        <w:rPr>
          <w:rFonts w:ascii="Times New Roman" w:hAnsi="Times New Roman" w:cs="Times New Roman"/>
          <w:sz w:val="24"/>
          <w:szCs w:val="24"/>
        </w:rPr>
        <w:t>04</w:t>
      </w:r>
      <w:r w:rsidRPr="00747131">
        <w:rPr>
          <w:rFonts w:ascii="Times New Roman" w:hAnsi="Times New Roman" w:cs="Times New Roman" w:hint="eastAsia"/>
          <w:sz w:val="24"/>
          <w:szCs w:val="24"/>
        </w:rPr>
        <w:t>，可以根据用户的请求，从工具召回</w:t>
      </w:r>
      <w:r w:rsidRPr="00747131">
        <w:rPr>
          <w:rFonts w:ascii="Times New Roman" w:hAnsi="Times New Roman" w:cs="Times New Roman" w:hint="eastAsia"/>
          <w:sz w:val="24"/>
          <w:szCs w:val="24"/>
        </w:rPr>
        <w:t>1</w:t>
      </w:r>
      <w:r w:rsidRPr="00747131">
        <w:rPr>
          <w:rFonts w:ascii="Times New Roman" w:hAnsi="Times New Roman" w:cs="Times New Roman"/>
          <w:sz w:val="24"/>
          <w:szCs w:val="24"/>
        </w:rPr>
        <w:t>02</w:t>
      </w:r>
      <w:r w:rsidRPr="00747131">
        <w:rPr>
          <w:rFonts w:ascii="Times New Roman" w:hAnsi="Times New Roman" w:cs="Times New Roman" w:hint="eastAsia"/>
          <w:sz w:val="24"/>
          <w:szCs w:val="24"/>
        </w:rPr>
        <w:t>召回的工具中选择最能匹配用户的请求的工具，并提取相应的工具参数。</w:t>
      </w:r>
    </w:p>
    <w:p w14:paraId="4045BB44" w14:textId="4DAF54EE" w:rsidR="005B62D5" w:rsidRPr="00747131" w:rsidRDefault="005B62D5"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工具执行模块</w:t>
      </w:r>
      <w:r w:rsidRPr="00747131">
        <w:rPr>
          <w:rFonts w:ascii="Times New Roman" w:hAnsi="Times New Roman" w:cs="Times New Roman" w:hint="eastAsia"/>
          <w:sz w:val="24"/>
          <w:szCs w:val="24"/>
        </w:rPr>
        <w:t>1</w:t>
      </w:r>
      <w:r w:rsidRPr="00747131">
        <w:rPr>
          <w:rFonts w:ascii="Times New Roman" w:hAnsi="Times New Roman" w:cs="Times New Roman"/>
          <w:sz w:val="24"/>
          <w:szCs w:val="24"/>
        </w:rPr>
        <w:t>05</w:t>
      </w:r>
      <w:r w:rsidRPr="00747131">
        <w:rPr>
          <w:rFonts w:ascii="Times New Roman" w:hAnsi="Times New Roman" w:cs="Times New Roman" w:hint="eastAsia"/>
          <w:sz w:val="24"/>
          <w:szCs w:val="24"/>
        </w:rPr>
        <w:t>，可以基于工具及参数选择模块</w:t>
      </w:r>
      <w:r w:rsidRPr="00747131">
        <w:rPr>
          <w:rFonts w:ascii="Times New Roman" w:hAnsi="Times New Roman" w:cs="Times New Roman" w:hint="eastAsia"/>
          <w:sz w:val="24"/>
          <w:szCs w:val="24"/>
        </w:rPr>
        <w:t>1</w:t>
      </w:r>
      <w:r w:rsidRPr="00747131">
        <w:rPr>
          <w:rFonts w:ascii="Times New Roman" w:hAnsi="Times New Roman" w:cs="Times New Roman"/>
          <w:sz w:val="24"/>
          <w:szCs w:val="24"/>
        </w:rPr>
        <w:t>04</w:t>
      </w:r>
      <w:r w:rsidRPr="00747131">
        <w:rPr>
          <w:rFonts w:ascii="Times New Roman" w:hAnsi="Times New Roman" w:cs="Times New Roman" w:hint="eastAsia"/>
          <w:sz w:val="24"/>
          <w:szCs w:val="24"/>
        </w:rPr>
        <w:t>提取的工具参数，调用对应的工具，执行请求对应的</w:t>
      </w:r>
      <w:r w:rsidR="00FC3466" w:rsidRPr="00747131">
        <w:rPr>
          <w:rFonts w:ascii="Times New Roman" w:hAnsi="Times New Roman" w:cs="Times New Roman" w:hint="eastAsia"/>
          <w:sz w:val="24"/>
          <w:szCs w:val="24"/>
        </w:rPr>
        <w:t>任务</w:t>
      </w:r>
      <w:r w:rsidRPr="00747131">
        <w:rPr>
          <w:rFonts w:ascii="Times New Roman" w:hAnsi="Times New Roman" w:cs="Times New Roman" w:hint="eastAsia"/>
          <w:sz w:val="24"/>
          <w:szCs w:val="24"/>
        </w:rPr>
        <w:t>。</w:t>
      </w:r>
    </w:p>
    <w:p w14:paraId="3EBE555A" w14:textId="4AB28702" w:rsidR="002233B7" w:rsidRPr="00747131" w:rsidRDefault="00FC3466"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智能</w:t>
      </w:r>
      <w:proofErr w:type="gramStart"/>
      <w:r w:rsidRPr="00747131">
        <w:rPr>
          <w:rFonts w:ascii="Times New Roman" w:hAnsi="Times New Roman" w:cs="Times New Roman" w:hint="eastAsia"/>
          <w:sz w:val="24"/>
          <w:szCs w:val="24"/>
        </w:rPr>
        <w:t>体</w:t>
      </w:r>
      <w:r w:rsidR="002233B7" w:rsidRPr="00747131">
        <w:rPr>
          <w:rFonts w:ascii="Times New Roman" w:hAnsi="Times New Roman" w:cs="Times New Roman" w:hint="eastAsia"/>
          <w:sz w:val="24"/>
          <w:szCs w:val="24"/>
        </w:rPr>
        <w:t>执行</w:t>
      </w:r>
      <w:proofErr w:type="gramEnd"/>
      <w:r w:rsidR="002233B7" w:rsidRPr="00747131">
        <w:rPr>
          <w:rFonts w:ascii="Times New Roman" w:hAnsi="Times New Roman" w:cs="Times New Roman" w:hint="eastAsia"/>
          <w:sz w:val="24"/>
          <w:szCs w:val="24"/>
        </w:rPr>
        <w:t>请求对应</w:t>
      </w:r>
      <w:r w:rsidRPr="00747131">
        <w:rPr>
          <w:rFonts w:ascii="Times New Roman" w:hAnsi="Times New Roman" w:cs="Times New Roman" w:hint="eastAsia"/>
          <w:sz w:val="24"/>
          <w:szCs w:val="24"/>
        </w:rPr>
        <w:t>任务</w:t>
      </w:r>
      <w:r w:rsidR="002233B7" w:rsidRPr="00747131">
        <w:rPr>
          <w:rFonts w:ascii="Times New Roman" w:hAnsi="Times New Roman" w:cs="Times New Roman" w:hint="eastAsia"/>
          <w:sz w:val="24"/>
          <w:szCs w:val="24"/>
        </w:rPr>
        <w:t>的流程可以包括：</w:t>
      </w:r>
    </w:p>
    <w:p w14:paraId="79E901BE" w14:textId="5141E3C0" w:rsidR="002233B7" w:rsidRPr="00747131" w:rsidRDefault="002233B7"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S</w:t>
      </w:r>
      <w:r w:rsidRPr="00747131">
        <w:rPr>
          <w:rFonts w:ascii="Times New Roman" w:hAnsi="Times New Roman" w:cs="Times New Roman"/>
          <w:sz w:val="24"/>
          <w:szCs w:val="24"/>
        </w:rPr>
        <w:t>101</w:t>
      </w:r>
      <w:r w:rsidRPr="00747131">
        <w:rPr>
          <w:rFonts w:ascii="Times New Roman" w:hAnsi="Times New Roman" w:cs="Times New Roman" w:hint="eastAsia"/>
          <w:sz w:val="24"/>
          <w:szCs w:val="24"/>
        </w:rPr>
        <w:t>、</w:t>
      </w:r>
      <w:r w:rsidR="008547A0" w:rsidRPr="00747131">
        <w:rPr>
          <w:rFonts w:ascii="Times New Roman" w:hAnsi="Times New Roman" w:cs="Times New Roman" w:hint="eastAsia"/>
          <w:sz w:val="24"/>
          <w:szCs w:val="24"/>
        </w:rPr>
        <w:t>在手机上的</w:t>
      </w:r>
      <w:r w:rsidR="00FC3466" w:rsidRPr="00747131">
        <w:rPr>
          <w:rFonts w:ascii="Times New Roman" w:hAnsi="Times New Roman" w:cs="Times New Roman" w:hint="eastAsia"/>
          <w:sz w:val="24"/>
          <w:szCs w:val="24"/>
        </w:rPr>
        <w:t>智能体</w:t>
      </w:r>
      <w:r w:rsidR="008547A0" w:rsidRPr="00747131">
        <w:rPr>
          <w:rFonts w:ascii="Times New Roman" w:hAnsi="Times New Roman" w:cs="Times New Roman" w:hint="eastAsia"/>
          <w:sz w:val="24"/>
          <w:szCs w:val="24"/>
        </w:rPr>
        <w:t>开启或启动的情况下，用户可以输入</w:t>
      </w:r>
      <w:r w:rsidR="00373187" w:rsidRPr="00747131">
        <w:rPr>
          <w:rFonts w:ascii="Times New Roman" w:hAnsi="Times New Roman" w:cs="Times New Roman" w:hint="eastAsia"/>
          <w:sz w:val="24"/>
          <w:szCs w:val="24"/>
        </w:rPr>
        <w:t>查询（</w:t>
      </w:r>
      <w:r w:rsidR="00373187" w:rsidRPr="00747131">
        <w:rPr>
          <w:rFonts w:ascii="Times New Roman" w:hAnsi="Times New Roman" w:cs="Times New Roman" w:hint="eastAsia"/>
          <w:sz w:val="24"/>
          <w:szCs w:val="24"/>
        </w:rPr>
        <w:t>query</w:t>
      </w:r>
      <w:r w:rsidR="00373187" w:rsidRPr="00747131">
        <w:rPr>
          <w:rFonts w:ascii="Times New Roman" w:hAnsi="Times New Roman" w:cs="Times New Roman" w:hint="eastAsia"/>
          <w:sz w:val="24"/>
          <w:szCs w:val="24"/>
        </w:rPr>
        <w:t>）</w:t>
      </w:r>
      <w:r w:rsidR="008547A0" w:rsidRPr="00747131">
        <w:rPr>
          <w:rFonts w:ascii="Times New Roman" w:hAnsi="Times New Roman" w:cs="Times New Roman" w:hint="eastAsia"/>
          <w:sz w:val="24"/>
          <w:szCs w:val="24"/>
        </w:rPr>
        <w:t>。</w:t>
      </w:r>
      <w:r w:rsidRPr="00747131">
        <w:rPr>
          <w:rFonts w:ascii="Times New Roman" w:hAnsi="Times New Roman" w:cs="Times New Roman" w:hint="eastAsia"/>
          <w:sz w:val="24"/>
          <w:szCs w:val="24"/>
        </w:rPr>
        <w:t>任务规划模块可以获取</w:t>
      </w:r>
      <w:r w:rsidR="00373187" w:rsidRPr="00747131">
        <w:rPr>
          <w:rFonts w:ascii="Times New Roman" w:hAnsi="Times New Roman" w:cs="Times New Roman" w:hint="eastAsia"/>
          <w:sz w:val="24"/>
          <w:szCs w:val="24"/>
        </w:rPr>
        <w:t>用户查询</w:t>
      </w:r>
      <w:r w:rsidRPr="00747131">
        <w:rPr>
          <w:rFonts w:ascii="Times New Roman" w:hAnsi="Times New Roman" w:cs="Times New Roman" w:hint="eastAsia"/>
          <w:sz w:val="24"/>
          <w:szCs w:val="24"/>
        </w:rPr>
        <w:t>。</w:t>
      </w:r>
    </w:p>
    <w:p w14:paraId="51DEBF2D" w14:textId="67CB0ECB" w:rsidR="002233B7" w:rsidRPr="00747131" w:rsidRDefault="002233B7"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S</w:t>
      </w:r>
      <w:r w:rsidRPr="00747131">
        <w:rPr>
          <w:rFonts w:ascii="Times New Roman" w:hAnsi="Times New Roman" w:cs="Times New Roman"/>
          <w:sz w:val="24"/>
          <w:szCs w:val="24"/>
        </w:rPr>
        <w:t>102</w:t>
      </w:r>
      <w:r w:rsidRPr="00747131">
        <w:rPr>
          <w:rFonts w:ascii="Times New Roman" w:hAnsi="Times New Roman" w:cs="Times New Roman" w:hint="eastAsia"/>
          <w:sz w:val="24"/>
          <w:szCs w:val="24"/>
        </w:rPr>
        <w:t>、</w:t>
      </w:r>
      <w:r w:rsidR="00A41B03" w:rsidRPr="00747131">
        <w:rPr>
          <w:rFonts w:ascii="Times New Roman" w:hAnsi="Times New Roman" w:cs="Times New Roman" w:hint="eastAsia"/>
          <w:sz w:val="24"/>
          <w:szCs w:val="24"/>
        </w:rPr>
        <w:t>任务规划模块可以从</w:t>
      </w:r>
      <w:r w:rsidR="00373187" w:rsidRPr="00747131">
        <w:rPr>
          <w:rFonts w:ascii="Times New Roman" w:hAnsi="Times New Roman" w:cs="Times New Roman" w:hint="eastAsia"/>
          <w:sz w:val="24"/>
          <w:szCs w:val="24"/>
        </w:rPr>
        <w:t>用户查询</w:t>
      </w:r>
      <w:r w:rsidR="00A41B03" w:rsidRPr="00747131">
        <w:rPr>
          <w:rFonts w:ascii="Times New Roman" w:hAnsi="Times New Roman" w:cs="Times New Roman" w:hint="eastAsia"/>
          <w:sz w:val="24"/>
          <w:szCs w:val="24"/>
        </w:rPr>
        <w:t>中提取有效的信息</w:t>
      </w:r>
      <w:r w:rsidR="00816D09" w:rsidRPr="00747131">
        <w:rPr>
          <w:rFonts w:ascii="Times New Roman" w:hAnsi="Times New Roman" w:cs="Times New Roman" w:hint="eastAsia"/>
          <w:sz w:val="24"/>
          <w:szCs w:val="24"/>
        </w:rPr>
        <w:t>以实现</w:t>
      </w:r>
      <w:r w:rsidR="00A41B03" w:rsidRPr="00747131">
        <w:rPr>
          <w:rFonts w:ascii="Times New Roman" w:hAnsi="Times New Roman" w:cs="Times New Roman" w:hint="eastAsia"/>
          <w:sz w:val="24"/>
          <w:szCs w:val="24"/>
        </w:rPr>
        <w:t>拆解任务。</w:t>
      </w:r>
      <w:r w:rsidRPr="00747131">
        <w:rPr>
          <w:rFonts w:ascii="Times New Roman" w:hAnsi="Times New Roman" w:cs="Times New Roman" w:hint="eastAsia"/>
          <w:sz w:val="24"/>
          <w:szCs w:val="24"/>
        </w:rPr>
        <w:t>任务规划模块可以向工具召回传输提取的有效信息。</w:t>
      </w:r>
    </w:p>
    <w:p w14:paraId="055E0395" w14:textId="500D25E9" w:rsidR="002233B7" w:rsidRPr="00747131" w:rsidRDefault="002233B7"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lastRenderedPageBreak/>
        <w:t>S</w:t>
      </w:r>
      <w:r w:rsidRPr="00747131">
        <w:rPr>
          <w:rFonts w:ascii="Times New Roman" w:hAnsi="Times New Roman" w:cs="Times New Roman"/>
          <w:sz w:val="24"/>
          <w:szCs w:val="24"/>
        </w:rPr>
        <w:t>103</w:t>
      </w:r>
      <w:r w:rsidRPr="00747131">
        <w:rPr>
          <w:rFonts w:ascii="Times New Roman" w:hAnsi="Times New Roman" w:cs="Times New Roman" w:hint="eastAsia"/>
          <w:sz w:val="24"/>
          <w:szCs w:val="24"/>
        </w:rPr>
        <w:t>、</w:t>
      </w:r>
      <w:r w:rsidR="00A41B03" w:rsidRPr="00747131">
        <w:rPr>
          <w:rFonts w:ascii="Times New Roman" w:hAnsi="Times New Roman" w:cs="Times New Roman" w:hint="eastAsia"/>
          <w:sz w:val="24"/>
          <w:szCs w:val="24"/>
        </w:rPr>
        <w:t>工具召回可以基于有效信息，可以从工具池中选择与有效信息有关的工具。</w:t>
      </w:r>
      <w:r w:rsidRPr="00747131">
        <w:rPr>
          <w:rFonts w:ascii="Times New Roman" w:hAnsi="Times New Roman" w:cs="Times New Roman" w:hint="eastAsia"/>
          <w:sz w:val="24"/>
          <w:szCs w:val="24"/>
        </w:rPr>
        <w:t>工具召回可以向工具及参数选择模块传输从工具池中选择的工具。</w:t>
      </w:r>
    </w:p>
    <w:p w14:paraId="64576C2E" w14:textId="6438B31E" w:rsidR="002233B7" w:rsidRPr="00747131" w:rsidRDefault="002233B7"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S</w:t>
      </w:r>
      <w:r w:rsidRPr="00747131">
        <w:rPr>
          <w:rFonts w:ascii="Times New Roman" w:hAnsi="Times New Roman" w:cs="Times New Roman"/>
          <w:sz w:val="24"/>
          <w:szCs w:val="24"/>
        </w:rPr>
        <w:t>104</w:t>
      </w:r>
      <w:r w:rsidRPr="00747131">
        <w:rPr>
          <w:rFonts w:ascii="Times New Roman" w:hAnsi="Times New Roman" w:cs="Times New Roman" w:hint="eastAsia"/>
          <w:sz w:val="24"/>
          <w:szCs w:val="24"/>
        </w:rPr>
        <w:t>、</w:t>
      </w:r>
      <w:r w:rsidR="00A41B03" w:rsidRPr="00747131">
        <w:rPr>
          <w:rFonts w:ascii="Times New Roman" w:hAnsi="Times New Roman" w:cs="Times New Roman" w:hint="eastAsia"/>
          <w:sz w:val="24"/>
          <w:szCs w:val="24"/>
        </w:rPr>
        <w:t>工具及参数选择模块可以</w:t>
      </w:r>
      <w:r w:rsidR="00723DBD" w:rsidRPr="00747131">
        <w:rPr>
          <w:rFonts w:ascii="Times New Roman" w:hAnsi="Times New Roman" w:cs="Times New Roman" w:hint="eastAsia"/>
          <w:sz w:val="24"/>
          <w:szCs w:val="24"/>
        </w:rPr>
        <w:t>基于有效信息和</w:t>
      </w:r>
      <w:r w:rsidR="00A41B03" w:rsidRPr="00747131">
        <w:rPr>
          <w:rFonts w:ascii="Times New Roman" w:hAnsi="Times New Roman" w:cs="Times New Roman" w:hint="eastAsia"/>
          <w:sz w:val="24"/>
          <w:szCs w:val="24"/>
        </w:rPr>
        <w:t>工具召回传输的工具</w:t>
      </w:r>
      <w:r w:rsidR="00723DBD" w:rsidRPr="00747131">
        <w:rPr>
          <w:rFonts w:ascii="Times New Roman" w:hAnsi="Times New Roman" w:cs="Times New Roman" w:hint="eastAsia"/>
          <w:sz w:val="24"/>
          <w:szCs w:val="24"/>
        </w:rPr>
        <w:t>，</w:t>
      </w:r>
      <w:r w:rsidR="00A41B03" w:rsidRPr="00747131">
        <w:rPr>
          <w:rFonts w:ascii="Times New Roman" w:hAnsi="Times New Roman" w:cs="Times New Roman" w:hint="eastAsia"/>
          <w:sz w:val="24"/>
          <w:szCs w:val="24"/>
        </w:rPr>
        <w:t>输出</w:t>
      </w:r>
      <w:r w:rsidR="00A514E2" w:rsidRPr="00747131">
        <w:rPr>
          <w:rFonts w:ascii="Times New Roman" w:hAnsi="Times New Roman" w:cs="Times New Roman" w:hint="eastAsia"/>
          <w:sz w:val="24"/>
          <w:szCs w:val="24"/>
        </w:rPr>
        <w:t>与请求匹配的</w:t>
      </w:r>
      <w:r w:rsidR="00A41B03" w:rsidRPr="00747131">
        <w:rPr>
          <w:rFonts w:ascii="Times New Roman" w:hAnsi="Times New Roman" w:cs="Times New Roman" w:hint="eastAsia"/>
          <w:sz w:val="24"/>
          <w:szCs w:val="24"/>
        </w:rPr>
        <w:t>工具和工具对应的参数。</w:t>
      </w:r>
      <w:r w:rsidR="00723DBD" w:rsidRPr="00747131">
        <w:rPr>
          <w:rFonts w:ascii="Times New Roman" w:hAnsi="Times New Roman" w:cs="Times New Roman" w:hint="eastAsia"/>
          <w:sz w:val="24"/>
          <w:szCs w:val="24"/>
        </w:rPr>
        <w:t>工具及参数选择模块具有规划模型的功能。工具及参数选择模块获得的有效信息可以是任务规划模块或工具召回传输的。</w:t>
      </w:r>
    </w:p>
    <w:p w14:paraId="556F35EF" w14:textId="5B0768AB" w:rsidR="008547A0" w:rsidRPr="00747131" w:rsidRDefault="002233B7"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S</w:t>
      </w:r>
      <w:r w:rsidRPr="00747131">
        <w:rPr>
          <w:rFonts w:ascii="Times New Roman" w:hAnsi="Times New Roman" w:cs="Times New Roman"/>
          <w:sz w:val="24"/>
          <w:szCs w:val="24"/>
        </w:rPr>
        <w:t>105</w:t>
      </w:r>
      <w:r w:rsidRPr="00747131">
        <w:rPr>
          <w:rFonts w:ascii="Times New Roman" w:hAnsi="Times New Roman" w:cs="Times New Roman" w:hint="eastAsia"/>
          <w:sz w:val="24"/>
          <w:szCs w:val="24"/>
        </w:rPr>
        <w:t>、</w:t>
      </w:r>
      <w:r w:rsidR="00A41B03" w:rsidRPr="00747131">
        <w:rPr>
          <w:rFonts w:ascii="Times New Roman" w:hAnsi="Times New Roman" w:cs="Times New Roman" w:hint="eastAsia"/>
          <w:sz w:val="24"/>
          <w:szCs w:val="24"/>
        </w:rPr>
        <w:t>工具执行模块可以获取</w:t>
      </w:r>
      <w:r w:rsidR="00723DBD" w:rsidRPr="00747131">
        <w:rPr>
          <w:rFonts w:ascii="Times New Roman" w:hAnsi="Times New Roman" w:cs="Times New Roman" w:hint="eastAsia"/>
          <w:sz w:val="24"/>
          <w:szCs w:val="24"/>
        </w:rPr>
        <w:t>工具及参数选择模块</w:t>
      </w:r>
      <w:r w:rsidR="00A41B03" w:rsidRPr="00747131">
        <w:rPr>
          <w:rFonts w:ascii="Times New Roman" w:hAnsi="Times New Roman" w:cs="Times New Roman" w:hint="eastAsia"/>
          <w:sz w:val="24"/>
          <w:szCs w:val="24"/>
        </w:rPr>
        <w:t>输出的工具和工具对应的参数。工具执行模块可以基于</w:t>
      </w:r>
      <w:r w:rsidR="00723DBD" w:rsidRPr="00747131">
        <w:rPr>
          <w:rFonts w:ascii="Times New Roman" w:hAnsi="Times New Roman" w:cs="Times New Roman" w:hint="eastAsia"/>
          <w:sz w:val="24"/>
          <w:szCs w:val="24"/>
        </w:rPr>
        <w:t>工具及参数选择模块</w:t>
      </w:r>
      <w:r w:rsidR="00A41B03" w:rsidRPr="00747131">
        <w:rPr>
          <w:rFonts w:ascii="Times New Roman" w:hAnsi="Times New Roman" w:cs="Times New Roman" w:hint="eastAsia"/>
          <w:sz w:val="24"/>
          <w:szCs w:val="24"/>
        </w:rPr>
        <w:t>输出的工具和工具对应的参数，调用手机上对应的工具，</w:t>
      </w:r>
      <w:r w:rsidR="00373187" w:rsidRPr="00747131">
        <w:rPr>
          <w:rFonts w:ascii="Times New Roman" w:hAnsi="Times New Roman" w:cs="Times New Roman" w:hint="eastAsia"/>
          <w:sz w:val="24"/>
          <w:szCs w:val="24"/>
        </w:rPr>
        <w:t>并基于工具对应参数</w:t>
      </w:r>
      <w:r w:rsidR="00A41B03" w:rsidRPr="00747131">
        <w:rPr>
          <w:rFonts w:ascii="Times New Roman" w:hAnsi="Times New Roman" w:cs="Times New Roman" w:hint="eastAsia"/>
          <w:sz w:val="24"/>
          <w:szCs w:val="24"/>
        </w:rPr>
        <w:t>执行</w:t>
      </w:r>
      <w:r w:rsidR="00373187" w:rsidRPr="00747131">
        <w:rPr>
          <w:rFonts w:ascii="Times New Roman" w:hAnsi="Times New Roman" w:cs="Times New Roman" w:hint="eastAsia"/>
          <w:sz w:val="24"/>
          <w:szCs w:val="24"/>
        </w:rPr>
        <w:t>用户查询</w:t>
      </w:r>
      <w:r w:rsidR="00A41B03" w:rsidRPr="00747131">
        <w:rPr>
          <w:rFonts w:ascii="Times New Roman" w:hAnsi="Times New Roman" w:cs="Times New Roman" w:hint="eastAsia"/>
          <w:sz w:val="24"/>
          <w:szCs w:val="24"/>
        </w:rPr>
        <w:t>对应的</w:t>
      </w:r>
      <w:r w:rsidR="00FC3466" w:rsidRPr="00747131">
        <w:rPr>
          <w:rFonts w:ascii="Times New Roman" w:hAnsi="Times New Roman" w:cs="Times New Roman" w:hint="eastAsia"/>
          <w:sz w:val="24"/>
          <w:szCs w:val="24"/>
        </w:rPr>
        <w:t>任务</w:t>
      </w:r>
      <w:r w:rsidR="00A41B03" w:rsidRPr="00747131">
        <w:rPr>
          <w:rFonts w:ascii="Times New Roman" w:hAnsi="Times New Roman" w:cs="Times New Roman" w:hint="eastAsia"/>
          <w:sz w:val="24"/>
          <w:szCs w:val="24"/>
        </w:rPr>
        <w:t>。</w:t>
      </w:r>
    </w:p>
    <w:p w14:paraId="7B2FEE4C" w14:textId="58F21940" w:rsidR="00DB1241" w:rsidRPr="00747131" w:rsidRDefault="002233B7"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在一种可能的实现方式中，</w:t>
      </w:r>
      <w:r w:rsidR="00DB1241" w:rsidRPr="00747131">
        <w:rPr>
          <w:rFonts w:ascii="Times New Roman" w:hAnsi="Times New Roman" w:cs="Times New Roman" w:hint="eastAsia"/>
          <w:sz w:val="24"/>
          <w:szCs w:val="24"/>
        </w:rPr>
        <w:t>在终端设备的处理能力较弱的场景中，</w:t>
      </w:r>
      <w:r w:rsidR="001068E1" w:rsidRPr="00747131">
        <w:rPr>
          <w:rFonts w:ascii="Times New Roman" w:hAnsi="Times New Roman" w:cs="Times New Roman" w:hint="eastAsia"/>
          <w:sz w:val="24"/>
          <w:szCs w:val="24"/>
        </w:rPr>
        <w:t>S</w:t>
      </w:r>
      <w:r w:rsidR="001068E1" w:rsidRPr="00747131">
        <w:rPr>
          <w:rFonts w:ascii="Times New Roman" w:hAnsi="Times New Roman" w:cs="Times New Roman"/>
          <w:sz w:val="24"/>
          <w:szCs w:val="24"/>
        </w:rPr>
        <w:t>101</w:t>
      </w:r>
      <w:r w:rsidR="001068E1" w:rsidRPr="00747131">
        <w:rPr>
          <w:rFonts w:ascii="Times New Roman" w:hAnsi="Times New Roman" w:cs="Times New Roman" w:hint="eastAsia"/>
          <w:sz w:val="24"/>
          <w:szCs w:val="24"/>
        </w:rPr>
        <w:t>-S</w:t>
      </w:r>
      <w:r w:rsidR="001068E1" w:rsidRPr="00747131">
        <w:rPr>
          <w:rFonts w:ascii="Times New Roman" w:hAnsi="Times New Roman" w:cs="Times New Roman"/>
          <w:sz w:val="24"/>
          <w:szCs w:val="24"/>
        </w:rPr>
        <w:t>105</w:t>
      </w:r>
      <w:r w:rsidR="001068E1" w:rsidRPr="00747131">
        <w:rPr>
          <w:rFonts w:ascii="Times New Roman" w:hAnsi="Times New Roman" w:cs="Times New Roman" w:hint="eastAsia"/>
          <w:sz w:val="24"/>
          <w:szCs w:val="24"/>
        </w:rPr>
        <w:t>所示流程</w:t>
      </w:r>
      <w:r w:rsidR="00DB1241" w:rsidRPr="00747131">
        <w:rPr>
          <w:rFonts w:ascii="Times New Roman" w:hAnsi="Times New Roman" w:cs="Times New Roman" w:hint="eastAsia"/>
          <w:sz w:val="24"/>
          <w:szCs w:val="24"/>
        </w:rPr>
        <w:t>可以由终端设备上的</w:t>
      </w:r>
      <w:r w:rsidR="00373187" w:rsidRPr="00747131">
        <w:rPr>
          <w:rFonts w:ascii="Times New Roman" w:hAnsi="Times New Roman" w:cs="Times New Roman" w:hint="eastAsia"/>
          <w:sz w:val="24"/>
          <w:szCs w:val="24"/>
        </w:rPr>
        <w:t>智能体</w:t>
      </w:r>
      <w:r w:rsidR="00DB1241" w:rsidRPr="00747131">
        <w:rPr>
          <w:rFonts w:ascii="Times New Roman" w:hAnsi="Times New Roman" w:cs="Times New Roman" w:hint="eastAsia"/>
          <w:sz w:val="24"/>
          <w:szCs w:val="24"/>
        </w:rPr>
        <w:t>和云端服务器的</w:t>
      </w:r>
      <w:r w:rsidR="00373187" w:rsidRPr="00747131">
        <w:rPr>
          <w:rFonts w:ascii="Times New Roman" w:hAnsi="Times New Roman" w:cs="Times New Roman" w:hint="eastAsia"/>
          <w:sz w:val="24"/>
          <w:szCs w:val="24"/>
        </w:rPr>
        <w:t>智能体</w:t>
      </w:r>
      <w:r w:rsidR="00DB1241" w:rsidRPr="00747131">
        <w:rPr>
          <w:rFonts w:ascii="Times New Roman" w:hAnsi="Times New Roman" w:cs="Times New Roman" w:hint="eastAsia"/>
          <w:sz w:val="24"/>
          <w:szCs w:val="24"/>
        </w:rPr>
        <w:t>完成，以减少</w:t>
      </w:r>
      <w:r w:rsidR="006E1C0A" w:rsidRPr="00747131">
        <w:rPr>
          <w:rFonts w:ascii="Times New Roman" w:hAnsi="Times New Roman" w:cs="Times New Roman" w:hint="eastAsia"/>
          <w:sz w:val="24"/>
          <w:szCs w:val="24"/>
        </w:rPr>
        <w:t>用户查询</w:t>
      </w:r>
      <w:r w:rsidR="00DB1241" w:rsidRPr="00747131">
        <w:rPr>
          <w:rFonts w:ascii="Times New Roman" w:hAnsi="Times New Roman" w:cs="Times New Roman" w:hint="eastAsia"/>
          <w:sz w:val="24"/>
          <w:szCs w:val="24"/>
        </w:rPr>
        <w:t>对应</w:t>
      </w:r>
      <w:r w:rsidR="00FC3466" w:rsidRPr="00747131">
        <w:rPr>
          <w:rFonts w:ascii="Times New Roman" w:hAnsi="Times New Roman" w:cs="Times New Roman" w:hint="eastAsia"/>
          <w:sz w:val="24"/>
          <w:szCs w:val="24"/>
        </w:rPr>
        <w:t>任务</w:t>
      </w:r>
      <w:r w:rsidR="00DB1241" w:rsidRPr="00747131">
        <w:rPr>
          <w:rFonts w:ascii="Times New Roman" w:hAnsi="Times New Roman" w:cs="Times New Roman" w:hint="eastAsia"/>
          <w:sz w:val="24"/>
          <w:szCs w:val="24"/>
        </w:rPr>
        <w:t>的执行对终端设备的计算资源的占用，进而可以减少终端设备因计算资源占用导致终端设备运行卡顿的发生概率。</w:t>
      </w:r>
    </w:p>
    <w:p w14:paraId="5B22196F" w14:textId="56C527C7" w:rsidR="00DB1241" w:rsidRPr="00747131" w:rsidRDefault="00DB1241"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示例性地，</w:t>
      </w:r>
      <w:r w:rsidR="002233B7" w:rsidRPr="00747131">
        <w:rPr>
          <w:rFonts w:ascii="Times New Roman" w:hAnsi="Times New Roman" w:cs="Times New Roman" w:hint="eastAsia"/>
          <w:sz w:val="24"/>
          <w:szCs w:val="24"/>
        </w:rPr>
        <w:t>S</w:t>
      </w:r>
      <w:r w:rsidR="002233B7" w:rsidRPr="00747131">
        <w:rPr>
          <w:rFonts w:ascii="Times New Roman" w:hAnsi="Times New Roman" w:cs="Times New Roman"/>
          <w:sz w:val="24"/>
          <w:szCs w:val="24"/>
        </w:rPr>
        <w:t>101</w:t>
      </w:r>
      <w:r w:rsidR="002233B7" w:rsidRPr="00747131">
        <w:rPr>
          <w:rFonts w:ascii="Times New Roman" w:hAnsi="Times New Roman" w:cs="Times New Roman" w:hint="eastAsia"/>
          <w:sz w:val="24"/>
          <w:szCs w:val="24"/>
        </w:rPr>
        <w:t>和</w:t>
      </w:r>
      <w:r w:rsidR="002233B7" w:rsidRPr="00747131">
        <w:rPr>
          <w:rFonts w:ascii="Times New Roman" w:hAnsi="Times New Roman" w:cs="Times New Roman" w:hint="eastAsia"/>
          <w:sz w:val="24"/>
          <w:szCs w:val="24"/>
        </w:rPr>
        <w:t>S</w:t>
      </w:r>
      <w:r w:rsidR="002233B7" w:rsidRPr="00747131">
        <w:rPr>
          <w:rFonts w:ascii="Times New Roman" w:hAnsi="Times New Roman" w:cs="Times New Roman"/>
          <w:sz w:val="24"/>
          <w:szCs w:val="24"/>
        </w:rPr>
        <w:t>105</w:t>
      </w:r>
      <w:r w:rsidR="001068E1" w:rsidRPr="00747131">
        <w:rPr>
          <w:rFonts w:ascii="Times New Roman" w:hAnsi="Times New Roman" w:cs="Times New Roman" w:hint="eastAsia"/>
          <w:sz w:val="24"/>
          <w:szCs w:val="24"/>
        </w:rPr>
        <w:t>可以</w:t>
      </w:r>
      <w:r w:rsidR="002233B7" w:rsidRPr="00747131">
        <w:rPr>
          <w:rFonts w:ascii="Times New Roman" w:hAnsi="Times New Roman" w:cs="Times New Roman" w:hint="eastAsia"/>
          <w:sz w:val="24"/>
          <w:szCs w:val="24"/>
        </w:rPr>
        <w:t>是由手机上的</w:t>
      </w:r>
      <w:r w:rsidR="00FC3466" w:rsidRPr="00747131">
        <w:rPr>
          <w:rFonts w:ascii="Times New Roman" w:hAnsi="Times New Roman" w:cs="Times New Roman" w:hint="eastAsia"/>
          <w:sz w:val="24"/>
          <w:szCs w:val="24"/>
        </w:rPr>
        <w:t>智能</w:t>
      </w:r>
      <w:proofErr w:type="gramStart"/>
      <w:r w:rsidR="00FC3466" w:rsidRPr="00747131">
        <w:rPr>
          <w:rFonts w:ascii="Times New Roman" w:hAnsi="Times New Roman" w:cs="Times New Roman" w:hint="eastAsia"/>
          <w:sz w:val="24"/>
          <w:szCs w:val="24"/>
        </w:rPr>
        <w:t>体</w:t>
      </w:r>
      <w:r w:rsidR="002233B7" w:rsidRPr="00747131">
        <w:rPr>
          <w:rFonts w:ascii="Times New Roman" w:hAnsi="Times New Roman" w:cs="Times New Roman" w:hint="eastAsia"/>
          <w:sz w:val="24"/>
          <w:szCs w:val="24"/>
        </w:rPr>
        <w:t>执行</w:t>
      </w:r>
      <w:proofErr w:type="gramEnd"/>
      <w:r w:rsidR="002233B7" w:rsidRPr="00747131">
        <w:rPr>
          <w:rFonts w:ascii="Times New Roman" w:hAnsi="Times New Roman" w:cs="Times New Roman" w:hint="eastAsia"/>
          <w:sz w:val="24"/>
          <w:szCs w:val="24"/>
        </w:rPr>
        <w:t>的，</w:t>
      </w:r>
      <w:r w:rsidR="002233B7" w:rsidRPr="00747131">
        <w:rPr>
          <w:rFonts w:ascii="Times New Roman" w:hAnsi="Times New Roman" w:cs="Times New Roman" w:hint="eastAsia"/>
          <w:sz w:val="24"/>
          <w:szCs w:val="24"/>
        </w:rPr>
        <w:t>S</w:t>
      </w:r>
      <w:r w:rsidR="002233B7" w:rsidRPr="00747131">
        <w:rPr>
          <w:rFonts w:ascii="Times New Roman" w:hAnsi="Times New Roman" w:cs="Times New Roman"/>
          <w:sz w:val="24"/>
          <w:szCs w:val="24"/>
        </w:rPr>
        <w:t>102-</w:t>
      </w:r>
      <w:r w:rsidR="002233B7" w:rsidRPr="00747131">
        <w:rPr>
          <w:rFonts w:ascii="Times New Roman" w:hAnsi="Times New Roman" w:cs="Times New Roman" w:hint="eastAsia"/>
          <w:sz w:val="24"/>
          <w:szCs w:val="24"/>
        </w:rPr>
        <w:t xml:space="preserve"> S</w:t>
      </w:r>
      <w:r w:rsidR="002233B7" w:rsidRPr="00747131">
        <w:rPr>
          <w:rFonts w:ascii="Times New Roman" w:hAnsi="Times New Roman" w:cs="Times New Roman"/>
          <w:sz w:val="24"/>
          <w:szCs w:val="24"/>
        </w:rPr>
        <w:t>104</w:t>
      </w:r>
      <w:r w:rsidR="001068E1" w:rsidRPr="00747131">
        <w:rPr>
          <w:rFonts w:ascii="Times New Roman" w:hAnsi="Times New Roman" w:cs="Times New Roman" w:hint="eastAsia"/>
          <w:sz w:val="24"/>
          <w:szCs w:val="24"/>
        </w:rPr>
        <w:t>可以</w:t>
      </w:r>
      <w:r w:rsidR="002233B7" w:rsidRPr="00747131">
        <w:rPr>
          <w:rFonts w:ascii="Times New Roman" w:hAnsi="Times New Roman" w:cs="Times New Roman" w:hint="eastAsia"/>
          <w:sz w:val="24"/>
          <w:szCs w:val="24"/>
        </w:rPr>
        <w:t>均是由云端服务器上的</w:t>
      </w:r>
      <w:r w:rsidR="00FC3466" w:rsidRPr="00747131">
        <w:rPr>
          <w:rFonts w:ascii="Times New Roman" w:hAnsi="Times New Roman" w:cs="Times New Roman" w:hint="eastAsia"/>
          <w:sz w:val="24"/>
          <w:szCs w:val="24"/>
        </w:rPr>
        <w:t>智能</w:t>
      </w:r>
      <w:proofErr w:type="gramStart"/>
      <w:r w:rsidR="00FC3466" w:rsidRPr="00747131">
        <w:rPr>
          <w:rFonts w:ascii="Times New Roman" w:hAnsi="Times New Roman" w:cs="Times New Roman" w:hint="eastAsia"/>
          <w:sz w:val="24"/>
          <w:szCs w:val="24"/>
        </w:rPr>
        <w:t>体</w:t>
      </w:r>
      <w:r w:rsidR="002233B7" w:rsidRPr="00747131">
        <w:rPr>
          <w:rFonts w:ascii="Times New Roman" w:hAnsi="Times New Roman" w:cs="Times New Roman" w:hint="eastAsia"/>
          <w:sz w:val="24"/>
          <w:szCs w:val="24"/>
        </w:rPr>
        <w:t>执行</w:t>
      </w:r>
      <w:proofErr w:type="gramEnd"/>
      <w:r w:rsidR="002233B7" w:rsidRPr="00747131">
        <w:rPr>
          <w:rFonts w:ascii="Times New Roman" w:hAnsi="Times New Roman" w:cs="Times New Roman" w:hint="eastAsia"/>
          <w:sz w:val="24"/>
          <w:szCs w:val="24"/>
        </w:rPr>
        <w:t>的。</w:t>
      </w:r>
      <w:r w:rsidR="002233B7" w:rsidRPr="00747131">
        <w:rPr>
          <w:rFonts w:ascii="Times New Roman" w:hAnsi="Times New Roman" w:cs="Times New Roman" w:hint="eastAsia"/>
          <w:sz w:val="24"/>
          <w:szCs w:val="24"/>
        </w:rPr>
        <w:t>S</w:t>
      </w:r>
      <w:r w:rsidR="002233B7" w:rsidRPr="00747131">
        <w:rPr>
          <w:rFonts w:ascii="Times New Roman" w:hAnsi="Times New Roman" w:cs="Times New Roman"/>
          <w:sz w:val="24"/>
          <w:szCs w:val="24"/>
        </w:rPr>
        <w:t>101</w:t>
      </w:r>
      <w:r w:rsidR="002233B7" w:rsidRPr="00747131">
        <w:rPr>
          <w:rFonts w:ascii="Times New Roman" w:hAnsi="Times New Roman" w:cs="Times New Roman" w:hint="eastAsia"/>
          <w:sz w:val="24"/>
          <w:szCs w:val="24"/>
        </w:rPr>
        <w:t>中手机的任务规划模块在获取</w:t>
      </w:r>
      <w:r w:rsidR="001068E1" w:rsidRPr="00747131">
        <w:rPr>
          <w:rFonts w:ascii="Times New Roman" w:hAnsi="Times New Roman" w:cs="Times New Roman" w:hint="eastAsia"/>
          <w:sz w:val="24"/>
          <w:szCs w:val="24"/>
        </w:rPr>
        <w:t>用户查询</w:t>
      </w:r>
      <w:r w:rsidR="002233B7" w:rsidRPr="00747131">
        <w:rPr>
          <w:rFonts w:ascii="Times New Roman" w:hAnsi="Times New Roman" w:cs="Times New Roman" w:hint="eastAsia"/>
          <w:sz w:val="24"/>
          <w:szCs w:val="24"/>
        </w:rPr>
        <w:t>的情况下，手机的任务规划模块可以向云端服务器的</w:t>
      </w:r>
      <w:r w:rsidR="00FC3466" w:rsidRPr="00747131">
        <w:rPr>
          <w:rFonts w:ascii="Times New Roman" w:hAnsi="Times New Roman" w:cs="Times New Roman" w:hint="eastAsia"/>
          <w:sz w:val="24"/>
          <w:szCs w:val="24"/>
        </w:rPr>
        <w:t>智能体</w:t>
      </w:r>
      <w:r w:rsidR="002233B7" w:rsidRPr="00747131">
        <w:rPr>
          <w:rFonts w:ascii="Times New Roman" w:hAnsi="Times New Roman" w:cs="Times New Roman" w:hint="eastAsia"/>
          <w:sz w:val="24"/>
          <w:szCs w:val="24"/>
        </w:rPr>
        <w:t>传输</w:t>
      </w:r>
      <w:r w:rsidR="001068E1" w:rsidRPr="00747131">
        <w:rPr>
          <w:rFonts w:ascii="Times New Roman" w:hAnsi="Times New Roman" w:cs="Times New Roman" w:hint="eastAsia"/>
          <w:sz w:val="24"/>
          <w:szCs w:val="24"/>
        </w:rPr>
        <w:t>用户查询</w:t>
      </w:r>
      <w:r w:rsidR="002233B7" w:rsidRPr="00747131">
        <w:rPr>
          <w:rFonts w:ascii="Times New Roman" w:hAnsi="Times New Roman" w:cs="Times New Roman" w:hint="eastAsia"/>
          <w:sz w:val="24"/>
          <w:szCs w:val="24"/>
        </w:rPr>
        <w:t>。</w:t>
      </w:r>
      <w:r w:rsidR="00571652" w:rsidRPr="00747131">
        <w:rPr>
          <w:rFonts w:ascii="Times New Roman" w:hAnsi="Times New Roman" w:cs="Times New Roman" w:hint="eastAsia"/>
          <w:sz w:val="24"/>
          <w:szCs w:val="24"/>
        </w:rPr>
        <w:t>云端服务器的任务规划模块可以执行</w:t>
      </w:r>
      <w:r w:rsidR="00571652" w:rsidRPr="00747131">
        <w:rPr>
          <w:rFonts w:ascii="Times New Roman" w:hAnsi="Times New Roman" w:cs="Times New Roman" w:hint="eastAsia"/>
          <w:sz w:val="24"/>
          <w:szCs w:val="24"/>
        </w:rPr>
        <w:t>S</w:t>
      </w:r>
      <w:r w:rsidR="00571652" w:rsidRPr="00747131">
        <w:rPr>
          <w:rFonts w:ascii="Times New Roman" w:hAnsi="Times New Roman" w:cs="Times New Roman"/>
          <w:sz w:val="24"/>
          <w:szCs w:val="24"/>
        </w:rPr>
        <w:t>102</w:t>
      </w:r>
      <w:r w:rsidR="00571652" w:rsidRPr="00747131">
        <w:rPr>
          <w:rFonts w:ascii="Times New Roman" w:hAnsi="Times New Roman" w:cs="Times New Roman" w:hint="eastAsia"/>
          <w:sz w:val="24"/>
          <w:szCs w:val="24"/>
        </w:rPr>
        <w:t>。云端服务器的工具召回可以执行</w:t>
      </w:r>
      <w:r w:rsidR="00571652" w:rsidRPr="00747131">
        <w:rPr>
          <w:rFonts w:ascii="Times New Roman" w:hAnsi="Times New Roman" w:cs="Times New Roman" w:hint="eastAsia"/>
          <w:sz w:val="24"/>
          <w:szCs w:val="24"/>
        </w:rPr>
        <w:t>S</w:t>
      </w:r>
      <w:r w:rsidR="00571652" w:rsidRPr="00747131">
        <w:rPr>
          <w:rFonts w:ascii="Times New Roman" w:hAnsi="Times New Roman" w:cs="Times New Roman"/>
          <w:sz w:val="24"/>
          <w:szCs w:val="24"/>
        </w:rPr>
        <w:t>103</w:t>
      </w:r>
      <w:r w:rsidR="00571652" w:rsidRPr="00747131">
        <w:rPr>
          <w:rFonts w:ascii="Times New Roman" w:hAnsi="Times New Roman" w:cs="Times New Roman" w:hint="eastAsia"/>
          <w:sz w:val="24"/>
          <w:szCs w:val="24"/>
        </w:rPr>
        <w:t>。云端服务器的工具及参数选择模块可以执行</w:t>
      </w:r>
      <w:r w:rsidR="00571652" w:rsidRPr="00747131">
        <w:rPr>
          <w:rFonts w:ascii="Times New Roman" w:hAnsi="Times New Roman" w:cs="Times New Roman" w:hint="eastAsia"/>
          <w:sz w:val="24"/>
          <w:szCs w:val="24"/>
        </w:rPr>
        <w:t>S</w:t>
      </w:r>
      <w:r w:rsidR="00571652" w:rsidRPr="00747131">
        <w:rPr>
          <w:rFonts w:ascii="Times New Roman" w:hAnsi="Times New Roman" w:cs="Times New Roman"/>
          <w:sz w:val="24"/>
          <w:szCs w:val="24"/>
        </w:rPr>
        <w:t>104</w:t>
      </w:r>
      <w:r w:rsidR="00571652" w:rsidRPr="00747131">
        <w:rPr>
          <w:rFonts w:ascii="Times New Roman" w:hAnsi="Times New Roman" w:cs="Times New Roman" w:hint="eastAsia"/>
          <w:sz w:val="24"/>
          <w:szCs w:val="24"/>
        </w:rPr>
        <w:t>。</w:t>
      </w:r>
      <w:r w:rsidR="00571652" w:rsidRPr="00747131">
        <w:rPr>
          <w:rFonts w:ascii="Times New Roman" w:hAnsi="Times New Roman" w:cs="Times New Roman" w:hint="eastAsia"/>
          <w:sz w:val="24"/>
          <w:szCs w:val="24"/>
        </w:rPr>
        <w:t>S</w:t>
      </w:r>
      <w:r w:rsidR="00571652" w:rsidRPr="00747131">
        <w:rPr>
          <w:rFonts w:ascii="Times New Roman" w:hAnsi="Times New Roman" w:cs="Times New Roman"/>
          <w:sz w:val="24"/>
          <w:szCs w:val="24"/>
        </w:rPr>
        <w:t>104</w:t>
      </w:r>
      <w:r w:rsidR="00571652" w:rsidRPr="00747131">
        <w:rPr>
          <w:rFonts w:ascii="Times New Roman" w:hAnsi="Times New Roman" w:cs="Times New Roman" w:hint="eastAsia"/>
          <w:sz w:val="24"/>
          <w:szCs w:val="24"/>
        </w:rPr>
        <w:t>中云端服务器的工具及参数选择模块可以向手机的</w:t>
      </w:r>
      <w:r w:rsidR="00FC3466" w:rsidRPr="00747131">
        <w:rPr>
          <w:rFonts w:ascii="Times New Roman" w:hAnsi="Times New Roman" w:cs="Times New Roman" w:hint="eastAsia"/>
          <w:sz w:val="24"/>
          <w:szCs w:val="24"/>
        </w:rPr>
        <w:t>智能体</w:t>
      </w:r>
      <w:r w:rsidR="00571652" w:rsidRPr="00747131">
        <w:rPr>
          <w:rFonts w:ascii="Times New Roman" w:hAnsi="Times New Roman" w:cs="Times New Roman" w:hint="eastAsia"/>
          <w:sz w:val="24"/>
          <w:szCs w:val="24"/>
        </w:rPr>
        <w:t>传输</w:t>
      </w:r>
      <w:r w:rsidR="001068E1" w:rsidRPr="00747131">
        <w:rPr>
          <w:rFonts w:ascii="Times New Roman" w:hAnsi="Times New Roman" w:cs="Times New Roman" w:hint="eastAsia"/>
          <w:sz w:val="24"/>
          <w:szCs w:val="24"/>
        </w:rPr>
        <w:t>规划模型</w:t>
      </w:r>
      <w:r w:rsidR="00571652" w:rsidRPr="00747131">
        <w:rPr>
          <w:rFonts w:ascii="Times New Roman" w:hAnsi="Times New Roman" w:cs="Times New Roman" w:hint="eastAsia"/>
          <w:sz w:val="24"/>
          <w:szCs w:val="24"/>
        </w:rPr>
        <w:t>输出的工具和工具对应的参数。手机的</w:t>
      </w:r>
      <w:r w:rsidR="00FC3466" w:rsidRPr="00747131">
        <w:rPr>
          <w:rFonts w:ascii="Times New Roman" w:hAnsi="Times New Roman" w:cs="Times New Roman" w:hint="eastAsia"/>
          <w:sz w:val="24"/>
          <w:szCs w:val="24"/>
        </w:rPr>
        <w:t>智能体</w:t>
      </w:r>
      <w:r w:rsidR="00571652" w:rsidRPr="00747131">
        <w:rPr>
          <w:rFonts w:ascii="Times New Roman" w:hAnsi="Times New Roman" w:cs="Times New Roman" w:hint="eastAsia"/>
          <w:sz w:val="24"/>
          <w:szCs w:val="24"/>
        </w:rPr>
        <w:t>中的工具执行模块可以执行</w:t>
      </w:r>
      <w:r w:rsidR="00571652" w:rsidRPr="00747131">
        <w:rPr>
          <w:rFonts w:ascii="Times New Roman" w:hAnsi="Times New Roman" w:cs="Times New Roman" w:hint="eastAsia"/>
          <w:sz w:val="24"/>
          <w:szCs w:val="24"/>
        </w:rPr>
        <w:t>S</w:t>
      </w:r>
      <w:r w:rsidR="00571652" w:rsidRPr="00747131">
        <w:rPr>
          <w:rFonts w:ascii="Times New Roman" w:hAnsi="Times New Roman" w:cs="Times New Roman"/>
          <w:sz w:val="24"/>
          <w:szCs w:val="24"/>
        </w:rPr>
        <w:t>105</w:t>
      </w:r>
      <w:r w:rsidR="00571652" w:rsidRPr="00747131">
        <w:rPr>
          <w:rFonts w:ascii="Times New Roman" w:hAnsi="Times New Roman" w:cs="Times New Roman" w:hint="eastAsia"/>
          <w:sz w:val="24"/>
          <w:szCs w:val="24"/>
        </w:rPr>
        <w:t>。</w:t>
      </w:r>
    </w:p>
    <w:p w14:paraId="6214D6A0" w14:textId="6493D58E" w:rsidR="002233B7" w:rsidRPr="00747131" w:rsidRDefault="00571652"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这样，</w:t>
      </w:r>
      <w:r w:rsidR="001068E1" w:rsidRPr="00747131">
        <w:rPr>
          <w:rFonts w:ascii="Times New Roman" w:hAnsi="Times New Roman" w:cs="Times New Roman" w:hint="eastAsia"/>
          <w:sz w:val="24"/>
          <w:szCs w:val="24"/>
        </w:rPr>
        <w:t>在</w:t>
      </w:r>
      <w:r w:rsidRPr="00747131">
        <w:rPr>
          <w:rFonts w:ascii="Times New Roman" w:hAnsi="Times New Roman" w:cs="Times New Roman" w:hint="eastAsia"/>
          <w:sz w:val="24"/>
          <w:szCs w:val="24"/>
        </w:rPr>
        <w:t>信息提取和任务拆解、工具召回和工具及参数选择可能占用较多计算资源</w:t>
      </w:r>
      <w:r w:rsidR="001068E1" w:rsidRPr="00747131">
        <w:rPr>
          <w:rFonts w:ascii="Times New Roman" w:hAnsi="Times New Roman" w:cs="Times New Roman" w:hint="eastAsia"/>
          <w:sz w:val="24"/>
          <w:szCs w:val="24"/>
        </w:rPr>
        <w:t>，且</w:t>
      </w:r>
      <w:r w:rsidRPr="00747131">
        <w:rPr>
          <w:rFonts w:ascii="Times New Roman" w:hAnsi="Times New Roman" w:cs="Times New Roman" w:hint="eastAsia"/>
          <w:sz w:val="24"/>
          <w:szCs w:val="24"/>
        </w:rPr>
        <w:t>手机的处理能力较弱的场景中，将信息提取和任务拆解、工具召回和工具及参数选择放在云端服务器执行，可以减少对手机计算资源的占用，进而可以减少手机因计算资源占用导致手机运行卡顿的发生概率。</w:t>
      </w:r>
    </w:p>
    <w:p w14:paraId="2AB86274" w14:textId="34C74CF7" w:rsidR="00DB1241" w:rsidRPr="00747131" w:rsidRDefault="001C67B3" w:rsidP="001C67B3">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在另一种可能的实现方式中，</w:t>
      </w:r>
      <w:r w:rsidR="00DB1241" w:rsidRPr="00747131">
        <w:rPr>
          <w:rFonts w:ascii="Times New Roman" w:hAnsi="Times New Roman" w:cs="Times New Roman" w:hint="eastAsia"/>
          <w:sz w:val="24"/>
          <w:szCs w:val="24"/>
        </w:rPr>
        <w:t>在终端设备的处理能力较强的场景中，</w:t>
      </w:r>
      <w:r w:rsidR="001068E1" w:rsidRPr="00747131">
        <w:rPr>
          <w:rFonts w:ascii="Times New Roman" w:hAnsi="Times New Roman" w:cs="Times New Roman" w:hint="eastAsia"/>
          <w:sz w:val="24"/>
          <w:szCs w:val="24"/>
        </w:rPr>
        <w:t>S</w:t>
      </w:r>
      <w:r w:rsidR="001068E1" w:rsidRPr="00747131">
        <w:rPr>
          <w:rFonts w:ascii="Times New Roman" w:hAnsi="Times New Roman" w:cs="Times New Roman"/>
          <w:sz w:val="24"/>
          <w:szCs w:val="24"/>
        </w:rPr>
        <w:t>101</w:t>
      </w:r>
      <w:r w:rsidR="001068E1" w:rsidRPr="00747131">
        <w:rPr>
          <w:rFonts w:ascii="Times New Roman" w:hAnsi="Times New Roman" w:cs="Times New Roman" w:hint="eastAsia"/>
          <w:sz w:val="24"/>
          <w:szCs w:val="24"/>
        </w:rPr>
        <w:t>-S</w:t>
      </w:r>
      <w:r w:rsidR="001068E1" w:rsidRPr="00747131">
        <w:rPr>
          <w:rFonts w:ascii="Times New Roman" w:hAnsi="Times New Roman" w:cs="Times New Roman"/>
          <w:sz w:val="24"/>
          <w:szCs w:val="24"/>
        </w:rPr>
        <w:t>105</w:t>
      </w:r>
      <w:r w:rsidR="001068E1" w:rsidRPr="00747131">
        <w:rPr>
          <w:rFonts w:ascii="Times New Roman" w:hAnsi="Times New Roman" w:cs="Times New Roman" w:hint="eastAsia"/>
          <w:sz w:val="24"/>
          <w:szCs w:val="24"/>
        </w:rPr>
        <w:t>所示流程可以</w:t>
      </w:r>
      <w:r w:rsidR="00DB1241" w:rsidRPr="00747131">
        <w:rPr>
          <w:rFonts w:ascii="Times New Roman" w:hAnsi="Times New Roman" w:cs="Times New Roman" w:hint="eastAsia"/>
          <w:sz w:val="24"/>
          <w:szCs w:val="24"/>
        </w:rPr>
        <w:t>由终端设备上的</w:t>
      </w:r>
      <w:r w:rsidR="001068E1" w:rsidRPr="00747131">
        <w:rPr>
          <w:rFonts w:ascii="Times New Roman" w:hAnsi="Times New Roman" w:cs="Times New Roman" w:hint="eastAsia"/>
          <w:sz w:val="24"/>
          <w:szCs w:val="24"/>
        </w:rPr>
        <w:t>智能体</w:t>
      </w:r>
      <w:r w:rsidR="00DB1241" w:rsidRPr="00747131">
        <w:rPr>
          <w:rFonts w:ascii="Times New Roman" w:hAnsi="Times New Roman" w:cs="Times New Roman" w:hint="eastAsia"/>
          <w:sz w:val="24"/>
          <w:szCs w:val="24"/>
        </w:rPr>
        <w:t>完成，可以减少</w:t>
      </w:r>
      <w:r w:rsidR="001068E1" w:rsidRPr="00747131">
        <w:rPr>
          <w:rFonts w:ascii="Times New Roman" w:hAnsi="Times New Roman" w:cs="Times New Roman" w:hint="eastAsia"/>
          <w:sz w:val="24"/>
          <w:szCs w:val="24"/>
        </w:rPr>
        <w:t>终端设备与云端服务器的交互</w:t>
      </w:r>
      <w:r w:rsidR="00DB1241" w:rsidRPr="00747131">
        <w:rPr>
          <w:rFonts w:ascii="Times New Roman" w:hAnsi="Times New Roman" w:cs="Times New Roman" w:hint="eastAsia"/>
          <w:sz w:val="24"/>
          <w:szCs w:val="24"/>
        </w:rPr>
        <w:t>。</w:t>
      </w:r>
    </w:p>
    <w:p w14:paraId="2008F7B5" w14:textId="62CC7489" w:rsidR="001C67B3" w:rsidRPr="00747131" w:rsidRDefault="00DB1241" w:rsidP="001C67B3">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示例性地，</w:t>
      </w:r>
      <w:r w:rsidR="001C67B3" w:rsidRPr="00747131">
        <w:rPr>
          <w:rFonts w:ascii="Times New Roman" w:hAnsi="Times New Roman" w:cs="Times New Roman" w:hint="eastAsia"/>
          <w:sz w:val="24"/>
          <w:szCs w:val="24"/>
        </w:rPr>
        <w:t>S</w:t>
      </w:r>
      <w:r w:rsidR="001C67B3" w:rsidRPr="00747131">
        <w:rPr>
          <w:rFonts w:ascii="Times New Roman" w:hAnsi="Times New Roman" w:cs="Times New Roman"/>
          <w:sz w:val="24"/>
          <w:szCs w:val="24"/>
        </w:rPr>
        <w:t>101-</w:t>
      </w:r>
      <w:r w:rsidR="001C67B3" w:rsidRPr="00747131">
        <w:rPr>
          <w:rFonts w:ascii="Times New Roman" w:hAnsi="Times New Roman" w:cs="Times New Roman" w:hint="eastAsia"/>
          <w:sz w:val="24"/>
          <w:szCs w:val="24"/>
        </w:rPr>
        <w:t>S</w:t>
      </w:r>
      <w:r w:rsidR="001C67B3" w:rsidRPr="00747131">
        <w:rPr>
          <w:rFonts w:ascii="Times New Roman" w:hAnsi="Times New Roman" w:cs="Times New Roman"/>
          <w:sz w:val="24"/>
          <w:szCs w:val="24"/>
        </w:rPr>
        <w:t>105</w:t>
      </w:r>
      <w:r w:rsidR="001C67B3" w:rsidRPr="00747131">
        <w:rPr>
          <w:rFonts w:ascii="Times New Roman" w:hAnsi="Times New Roman" w:cs="Times New Roman" w:hint="eastAsia"/>
          <w:sz w:val="24"/>
          <w:szCs w:val="24"/>
        </w:rPr>
        <w:t>均</w:t>
      </w:r>
      <w:r w:rsidR="001068E1" w:rsidRPr="00747131">
        <w:rPr>
          <w:rFonts w:ascii="Times New Roman" w:hAnsi="Times New Roman" w:cs="Times New Roman" w:hint="eastAsia"/>
          <w:sz w:val="24"/>
          <w:szCs w:val="24"/>
        </w:rPr>
        <w:t>可以</w:t>
      </w:r>
      <w:r w:rsidR="001C67B3" w:rsidRPr="00747131">
        <w:rPr>
          <w:rFonts w:ascii="Times New Roman" w:hAnsi="Times New Roman" w:cs="Times New Roman" w:hint="eastAsia"/>
          <w:sz w:val="24"/>
          <w:szCs w:val="24"/>
        </w:rPr>
        <w:t>是由手机上的</w:t>
      </w:r>
      <w:r w:rsidR="00FC3466" w:rsidRPr="00747131">
        <w:rPr>
          <w:rFonts w:ascii="Times New Roman" w:hAnsi="Times New Roman" w:cs="Times New Roman" w:hint="eastAsia"/>
          <w:sz w:val="24"/>
          <w:szCs w:val="24"/>
        </w:rPr>
        <w:t>智能</w:t>
      </w:r>
      <w:proofErr w:type="gramStart"/>
      <w:r w:rsidR="00FC3466" w:rsidRPr="00747131">
        <w:rPr>
          <w:rFonts w:ascii="Times New Roman" w:hAnsi="Times New Roman" w:cs="Times New Roman" w:hint="eastAsia"/>
          <w:sz w:val="24"/>
          <w:szCs w:val="24"/>
        </w:rPr>
        <w:t>体</w:t>
      </w:r>
      <w:r w:rsidR="001C67B3" w:rsidRPr="00747131">
        <w:rPr>
          <w:rFonts w:ascii="Times New Roman" w:hAnsi="Times New Roman" w:cs="Times New Roman" w:hint="eastAsia"/>
          <w:sz w:val="24"/>
          <w:szCs w:val="24"/>
        </w:rPr>
        <w:t>执行</w:t>
      </w:r>
      <w:proofErr w:type="gramEnd"/>
      <w:r w:rsidR="001C67B3" w:rsidRPr="00747131">
        <w:rPr>
          <w:rFonts w:ascii="Times New Roman" w:hAnsi="Times New Roman" w:cs="Times New Roman" w:hint="eastAsia"/>
          <w:sz w:val="24"/>
          <w:szCs w:val="24"/>
        </w:rPr>
        <w:t>的。这样，在手机的处理能力较强的场景中，</w:t>
      </w:r>
      <w:r w:rsidR="001C67B3" w:rsidRPr="00747131">
        <w:rPr>
          <w:rFonts w:ascii="Times New Roman" w:hAnsi="Times New Roman" w:cs="Times New Roman" w:hint="eastAsia"/>
          <w:sz w:val="24"/>
          <w:szCs w:val="24"/>
        </w:rPr>
        <w:t>S</w:t>
      </w:r>
      <w:r w:rsidR="001C67B3" w:rsidRPr="00747131">
        <w:rPr>
          <w:rFonts w:ascii="Times New Roman" w:hAnsi="Times New Roman" w:cs="Times New Roman"/>
          <w:sz w:val="24"/>
          <w:szCs w:val="24"/>
        </w:rPr>
        <w:t>101-</w:t>
      </w:r>
      <w:r w:rsidR="001C67B3" w:rsidRPr="00747131">
        <w:rPr>
          <w:rFonts w:ascii="Times New Roman" w:hAnsi="Times New Roman" w:cs="Times New Roman" w:hint="eastAsia"/>
          <w:sz w:val="24"/>
          <w:szCs w:val="24"/>
        </w:rPr>
        <w:t xml:space="preserve"> S</w:t>
      </w:r>
      <w:r w:rsidR="001C67B3" w:rsidRPr="00747131">
        <w:rPr>
          <w:rFonts w:ascii="Times New Roman" w:hAnsi="Times New Roman" w:cs="Times New Roman"/>
          <w:sz w:val="24"/>
          <w:szCs w:val="24"/>
        </w:rPr>
        <w:t>105</w:t>
      </w:r>
      <w:r w:rsidR="001C67B3" w:rsidRPr="00747131">
        <w:rPr>
          <w:rFonts w:ascii="Times New Roman" w:hAnsi="Times New Roman" w:cs="Times New Roman" w:hint="eastAsia"/>
          <w:sz w:val="24"/>
          <w:szCs w:val="24"/>
        </w:rPr>
        <w:t>均由手机上的</w:t>
      </w:r>
      <w:r w:rsidR="00FC3466" w:rsidRPr="00747131">
        <w:rPr>
          <w:rFonts w:ascii="Times New Roman" w:hAnsi="Times New Roman" w:cs="Times New Roman" w:hint="eastAsia"/>
          <w:sz w:val="24"/>
          <w:szCs w:val="24"/>
        </w:rPr>
        <w:t>智能体</w:t>
      </w:r>
      <w:r w:rsidR="001C67B3" w:rsidRPr="00747131">
        <w:rPr>
          <w:rFonts w:ascii="Times New Roman" w:hAnsi="Times New Roman" w:cs="Times New Roman" w:hint="eastAsia"/>
          <w:sz w:val="24"/>
          <w:szCs w:val="24"/>
        </w:rPr>
        <w:t>执行，手机无需与云端服务器进行交互，可以减少</w:t>
      </w:r>
      <w:r w:rsidR="00FC3466" w:rsidRPr="00747131">
        <w:rPr>
          <w:rFonts w:ascii="Times New Roman" w:hAnsi="Times New Roman" w:cs="Times New Roman" w:hint="eastAsia"/>
          <w:sz w:val="24"/>
          <w:szCs w:val="24"/>
        </w:rPr>
        <w:t>智能</w:t>
      </w:r>
      <w:proofErr w:type="gramStart"/>
      <w:r w:rsidR="00FC3466" w:rsidRPr="00747131">
        <w:rPr>
          <w:rFonts w:ascii="Times New Roman" w:hAnsi="Times New Roman" w:cs="Times New Roman" w:hint="eastAsia"/>
          <w:sz w:val="24"/>
          <w:szCs w:val="24"/>
        </w:rPr>
        <w:t>体</w:t>
      </w:r>
      <w:r w:rsidR="001C67B3" w:rsidRPr="00747131">
        <w:rPr>
          <w:rFonts w:ascii="Times New Roman" w:hAnsi="Times New Roman" w:cs="Times New Roman" w:hint="eastAsia"/>
          <w:sz w:val="24"/>
          <w:szCs w:val="24"/>
        </w:rPr>
        <w:t>执行</w:t>
      </w:r>
      <w:proofErr w:type="gramEnd"/>
      <w:r w:rsidR="001068E1" w:rsidRPr="00747131">
        <w:rPr>
          <w:rFonts w:ascii="Times New Roman" w:hAnsi="Times New Roman" w:cs="Times New Roman" w:hint="eastAsia"/>
          <w:sz w:val="24"/>
          <w:szCs w:val="24"/>
        </w:rPr>
        <w:t>用户查询</w:t>
      </w:r>
      <w:r w:rsidR="001C67B3" w:rsidRPr="00747131">
        <w:rPr>
          <w:rFonts w:ascii="Times New Roman" w:hAnsi="Times New Roman" w:cs="Times New Roman" w:hint="eastAsia"/>
          <w:sz w:val="24"/>
          <w:szCs w:val="24"/>
        </w:rPr>
        <w:t>对应</w:t>
      </w:r>
      <w:r w:rsidR="00FC3466" w:rsidRPr="00747131">
        <w:rPr>
          <w:rFonts w:ascii="Times New Roman" w:hAnsi="Times New Roman" w:cs="Times New Roman" w:hint="eastAsia"/>
          <w:sz w:val="24"/>
          <w:szCs w:val="24"/>
        </w:rPr>
        <w:t>任务</w:t>
      </w:r>
      <w:r w:rsidR="001C67B3" w:rsidRPr="00747131">
        <w:rPr>
          <w:rFonts w:ascii="Times New Roman" w:hAnsi="Times New Roman" w:cs="Times New Roman" w:hint="eastAsia"/>
          <w:sz w:val="24"/>
          <w:szCs w:val="24"/>
        </w:rPr>
        <w:t>的耗时。</w:t>
      </w:r>
    </w:p>
    <w:p w14:paraId="74FB8AF9" w14:textId="6FA30D8B" w:rsidR="006F7200" w:rsidRPr="00747131" w:rsidRDefault="009816CA"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如图</w:t>
      </w:r>
      <w:r w:rsidRPr="00747131">
        <w:rPr>
          <w:rFonts w:ascii="Times New Roman" w:hAnsi="Times New Roman" w:cs="Times New Roman" w:hint="eastAsia"/>
          <w:sz w:val="24"/>
          <w:szCs w:val="24"/>
        </w:rPr>
        <w:t>1</w:t>
      </w:r>
      <w:r w:rsidRPr="00747131">
        <w:rPr>
          <w:rFonts w:ascii="Times New Roman" w:hAnsi="Times New Roman" w:cs="Times New Roman" w:hint="eastAsia"/>
          <w:sz w:val="24"/>
          <w:szCs w:val="24"/>
        </w:rPr>
        <w:t>所示实施例，</w:t>
      </w:r>
      <w:r w:rsidR="001068E1" w:rsidRPr="00747131">
        <w:rPr>
          <w:rFonts w:ascii="Times New Roman" w:hAnsi="Times New Roman" w:cs="Times New Roman" w:hint="eastAsia"/>
          <w:sz w:val="24"/>
          <w:szCs w:val="24"/>
        </w:rPr>
        <w:t>在将工具输入智能体的规划模型之前，</w:t>
      </w:r>
      <w:proofErr w:type="gramStart"/>
      <w:r w:rsidRPr="00747131">
        <w:rPr>
          <w:rFonts w:ascii="Times New Roman" w:hAnsi="Times New Roman" w:cs="Times New Roman" w:hint="eastAsia"/>
          <w:sz w:val="24"/>
          <w:szCs w:val="24"/>
        </w:rPr>
        <w:t>基于从</w:t>
      </w:r>
      <w:proofErr w:type="gramEnd"/>
      <w:r w:rsidRPr="00747131">
        <w:rPr>
          <w:rFonts w:ascii="Times New Roman" w:hAnsi="Times New Roman" w:cs="Times New Roman" w:hint="eastAsia"/>
          <w:sz w:val="24"/>
          <w:szCs w:val="24"/>
        </w:rPr>
        <w:t>用户输入的</w:t>
      </w:r>
      <w:r w:rsidR="001068E1" w:rsidRPr="00747131">
        <w:rPr>
          <w:rFonts w:ascii="Times New Roman" w:hAnsi="Times New Roman" w:cs="Times New Roman" w:hint="eastAsia"/>
          <w:sz w:val="24"/>
          <w:szCs w:val="24"/>
        </w:rPr>
        <w:t>用户查询</w:t>
      </w:r>
      <w:r w:rsidRPr="00747131">
        <w:rPr>
          <w:rFonts w:ascii="Times New Roman" w:hAnsi="Times New Roman" w:cs="Times New Roman" w:hint="eastAsia"/>
          <w:sz w:val="24"/>
          <w:szCs w:val="24"/>
        </w:rPr>
        <w:t>中提取的有效信息，</w:t>
      </w:r>
      <w:r w:rsidRPr="00747131">
        <w:rPr>
          <w:rFonts w:ascii="宋体" w:eastAsia="宋体" w:hAnsi="宋体" w:cs="宋体" w:hint="eastAsia"/>
          <w:kern w:val="0"/>
          <w:sz w:val="24"/>
          <w:szCs w:val="24"/>
        </w:rPr>
        <w:t>从工具池中选择与</w:t>
      </w:r>
      <w:r w:rsidR="00B42527" w:rsidRPr="00747131">
        <w:rPr>
          <w:rFonts w:ascii="Times New Roman" w:hAnsi="Times New Roman" w:cs="Times New Roman" w:hint="eastAsia"/>
          <w:sz w:val="24"/>
          <w:szCs w:val="24"/>
        </w:rPr>
        <w:t>用户查询</w:t>
      </w:r>
      <w:r w:rsidRPr="00747131">
        <w:rPr>
          <w:rFonts w:ascii="宋体" w:eastAsia="宋体" w:hAnsi="宋体" w:cs="宋体" w:hint="eastAsia"/>
          <w:kern w:val="0"/>
          <w:sz w:val="24"/>
          <w:szCs w:val="24"/>
        </w:rPr>
        <w:t>有关的少量工具</w:t>
      </w:r>
      <w:r w:rsidR="00B42527" w:rsidRPr="00747131">
        <w:rPr>
          <w:rFonts w:ascii="宋体" w:eastAsia="宋体" w:hAnsi="宋体" w:cs="宋体" w:hint="eastAsia"/>
          <w:kern w:val="0"/>
          <w:sz w:val="24"/>
          <w:szCs w:val="24"/>
        </w:rPr>
        <w:t>。</w:t>
      </w:r>
      <w:r w:rsidRPr="00747131">
        <w:rPr>
          <w:rFonts w:ascii="宋体" w:eastAsia="宋体" w:hAnsi="宋体" w:cs="宋体" w:hint="eastAsia"/>
          <w:kern w:val="0"/>
          <w:sz w:val="24"/>
          <w:szCs w:val="24"/>
        </w:rPr>
        <w:t>将所选择的少量工具输入</w:t>
      </w:r>
      <w:r w:rsidR="00B42527" w:rsidRPr="00747131">
        <w:rPr>
          <w:rFonts w:ascii="Times New Roman" w:hAnsi="Times New Roman" w:cs="Times New Roman" w:hint="eastAsia"/>
          <w:sz w:val="24"/>
          <w:szCs w:val="24"/>
        </w:rPr>
        <w:t>智能体的规划模型</w:t>
      </w:r>
      <w:r w:rsidR="00163722" w:rsidRPr="00747131">
        <w:rPr>
          <w:rFonts w:ascii="Times New Roman" w:hAnsi="Times New Roman" w:cs="Times New Roman" w:hint="eastAsia"/>
          <w:sz w:val="24"/>
          <w:szCs w:val="24"/>
        </w:rPr>
        <w:t>。规划模型例如</w:t>
      </w:r>
      <w:r w:rsidR="00723DBD" w:rsidRPr="00747131">
        <w:rPr>
          <w:rFonts w:ascii="Times New Roman" w:hAnsi="Times New Roman" w:cs="Times New Roman" w:hint="eastAsia"/>
          <w:sz w:val="24"/>
          <w:szCs w:val="24"/>
        </w:rPr>
        <w:t>工具及参数选择模块</w:t>
      </w:r>
      <w:r w:rsidR="00163722" w:rsidRPr="00747131">
        <w:rPr>
          <w:rFonts w:ascii="Times New Roman" w:hAnsi="Times New Roman" w:cs="Times New Roman" w:hint="eastAsia"/>
          <w:sz w:val="24"/>
          <w:szCs w:val="24"/>
        </w:rPr>
        <w:t>。</w:t>
      </w:r>
      <w:r w:rsidR="00B42527" w:rsidRPr="00747131">
        <w:rPr>
          <w:rFonts w:ascii="Times New Roman" w:hAnsi="Times New Roman" w:cs="Times New Roman" w:hint="eastAsia"/>
          <w:sz w:val="24"/>
          <w:szCs w:val="24"/>
        </w:rPr>
        <w:t>规划模型</w:t>
      </w:r>
      <w:r w:rsidRPr="00747131">
        <w:rPr>
          <w:rFonts w:ascii="Times New Roman" w:hAnsi="Times New Roman" w:cs="Times New Roman" w:hint="eastAsia"/>
          <w:sz w:val="24"/>
          <w:szCs w:val="24"/>
        </w:rPr>
        <w:t>输出</w:t>
      </w:r>
      <w:r w:rsidRPr="00747131">
        <w:rPr>
          <w:rFonts w:ascii="宋体" w:eastAsia="宋体" w:hAnsi="宋体" w:cs="宋体" w:hint="eastAsia"/>
          <w:kern w:val="0"/>
          <w:sz w:val="24"/>
          <w:szCs w:val="24"/>
        </w:rPr>
        <w:t>与</w:t>
      </w:r>
      <w:r w:rsidR="006E1C0A" w:rsidRPr="00747131">
        <w:rPr>
          <w:rFonts w:ascii="宋体" w:eastAsia="宋体" w:hAnsi="宋体" w:cs="宋体" w:hint="eastAsia"/>
          <w:kern w:val="0"/>
          <w:sz w:val="24"/>
          <w:szCs w:val="24"/>
        </w:rPr>
        <w:t>用户查询</w:t>
      </w:r>
      <w:r w:rsidRPr="00747131">
        <w:rPr>
          <w:rFonts w:ascii="宋体" w:eastAsia="宋体" w:hAnsi="宋体" w:cs="宋体" w:hint="eastAsia"/>
          <w:kern w:val="0"/>
          <w:sz w:val="24"/>
          <w:szCs w:val="24"/>
        </w:rPr>
        <w:t>匹配的工具</w:t>
      </w:r>
      <w:r w:rsidR="00B42527" w:rsidRPr="00747131">
        <w:rPr>
          <w:rFonts w:ascii="宋体" w:eastAsia="宋体" w:hAnsi="宋体" w:cs="宋体" w:hint="eastAsia"/>
          <w:kern w:val="0"/>
          <w:sz w:val="24"/>
          <w:szCs w:val="24"/>
        </w:rPr>
        <w:t>和工具的参数</w:t>
      </w:r>
      <w:r w:rsidRPr="00747131">
        <w:rPr>
          <w:rFonts w:ascii="宋体" w:eastAsia="宋体" w:hAnsi="宋体" w:cs="宋体" w:hint="eastAsia"/>
          <w:kern w:val="0"/>
          <w:sz w:val="24"/>
          <w:szCs w:val="24"/>
        </w:rPr>
        <w:t>。由于输入</w:t>
      </w:r>
      <w:r w:rsidR="00B42527" w:rsidRPr="00747131">
        <w:rPr>
          <w:rFonts w:ascii="Times New Roman" w:hAnsi="Times New Roman" w:cs="Times New Roman" w:hint="eastAsia"/>
          <w:sz w:val="24"/>
          <w:szCs w:val="24"/>
        </w:rPr>
        <w:t>规划模型</w:t>
      </w:r>
      <w:r w:rsidRPr="00747131">
        <w:rPr>
          <w:rFonts w:ascii="Times New Roman" w:hAnsi="Times New Roman" w:cs="Times New Roman" w:hint="eastAsia"/>
          <w:sz w:val="24"/>
          <w:szCs w:val="24"/>
        </w:rPr>
        <w:t>的工具</w:t>
      </w:r>
      <w:r w:rsidR="00B42527" w:rsidRPr="00747131">
        <w:rPr>
          <w:rFonts w:ascii="Times New Roman" w:hAnsi="Times New Roman" w:cs="Times New Roman" w:hint="eastAsia"/>
          <w:sz w:val="24"/>
          <w:szCs w:val="24"/>
        </w:rPr>
        <w:t>是工具池中的部分工具，不是工具池中的全部工具，可以减少工具池的规模扩大导致规划模型</w:t>
      </w:r>
      <w:r w:rsidRPr="00747131">
        <w:rPr>
          <w:rFonts w:ascii="Times New Roman" w:hAnsi="Times New Roman" w:cs="Times New Roman" w:hint="eastAsia"/>
          <w:sz w:val="24"/>
          <w:szCs w:val="24"/>
        </w:rPr>
        <w:t>上下文超载的发生概率，</w:t>
      </w:r>
      <w:r w:rsidR="00B42527" w:rsidRPr="00747131">
        <w:rPr>
          <w:rFonts w:ascii="Times New Roman" w:hAnsi="Times New Roman" w:cs="Times New Roman" w:hint="eastAsia"/>
          <w:sz w:val="24"/>
          <w:szCs w:val="24"/>
        </w:rPr>
        <w:t>还可以</w:t>
      </w:r>
      <w:r w:rsidRPr="00747131">
        <w:rPr>
          <w:rFonts w:ascii="Times New Roman" w:hAnsi="Times New Roman" w:cs="Times New Roman" w:hint="eastAsia"/>
          <w:sz w:val="24"/>
          <w:szCs w:val="24"/>
        </w:rPr>
        <w:t>减少输入</w:t>
      </w:r>
      <w:r w:rsidR="00B42527" w:rsidRPr="00747131">
        <w:rPr>
          <w:rFonts w:ascii="Times New Roman" w:hAnsi="Times New Roman" w:cs="Times New Roman" w:hint="eastAsia"/>
          <w:sz w:val="24"/>
          <w:szCs w:val="24"/>
        </w:rPr>
        <w:t>规划模型</w:t>
      </w:r>
      <w:r w:rsidRPr="00747131">
        <w:rPr>
          <w:rFonts w:ascii="Times New Roman" w:hAnsi="Times New Roman" w:cs="Times New Roman" w:hint="eastAsia"/>
          <w:sz w:val="24"/>
          <w:szCs w:val="24"/>
        </w:rPr>
        <w:t>的工具过多造成幻觉激增和</w:t>
      </w:r>
      <w:r w:rsidR="00B42527" w:rsidRPr="00747131">
        <w:rPr>
          <w:rFonts w:ascii="Times New Roman" w:hAnsi="Times New Roman" w:cs="Times New Roman" w:hint="eastAsia"/>
          <w:sz w:val="24"/>
          <w:szCs w:val="24"/>
        </w:rPr>
        <w:t>规划模型</w:t>
      </w:r>
      <w:r w:rsidRPr="00747131">
        <w:rPr>
          <w:rFonts w:ascii="Times New Roman" w:hAnsi="Times New Roman" w:cs="Times New Roman" w:hint="eastAsia"/>
          <w:sz w:val="24"/>
          <w:szCs w:val="24"/>
        </w:rPr>
        <w:t>的精度下降的发生概率，进而可以减少</w:t>
      </w:r>
      <w:r w:rsidR="00B42527" w:rsidRPr="00747131">
        <w:rPr>
          <w:rFonts w:ascii="Times New Roman" w:hAnsi="Times New Roman" w:cs="Times New Roman" w:hint="eastAsia"/>
          <w:sz w:val="24"/>
          <w:szCs w:val="24"/>
        </w:rPr>
        <w:t>规划模型</w:t>
      </w:r>
      <w:r w:rsidRPr="00747131">
        <w:rPr>
          <w:rFonts w:ascii="Times New Roman" w:hAnsi="Times New Roman" w:cs="Times New Roman" w:hint="eastAsia"/>
          <w:sz w:val="24"/>
          <w:szCs w:val="24"/>
        </w:rPr>
        <w:t>输出的工具与</w:t>
      </w:r>
      <w:r w:rsidR="006E1C0A" w:rsidRPr="00747131">
        <w:rPr>
          <w:rFonts w:ascii="Times New Roman" w:hAnsi="Times New Roman" w:cs="Times New Roman" w:hint="eastAsia"/>
          <w:sz w:val="24"/>
          <w:szCs w:val="24"/>
        </w:rPr>
        <w:t>用户查询</w:t>
      </w:r>
      <w:r w:rsidRPr="00747131">
        <w:rPr>
          <w:rFonts w:ascii="Times New Roman" w:hAnsi="Times New Roman" w:cs="Times New Roman" w:hint="eastAsia"/>
          <w:sz w:val="24"/>
          <w:szCs w:val="24"/>
        </w:rPr>
        <w:t>不匹配的发生概率。</w:t>
      </w:r>
    </w:p>
    <w:p w14:paraId="69AC0FC2" w14:textId="45318BDB" w:rsidR="00DF6B19" w:rsidRPr="00747131" w:rsidRDefault="00F42582"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下面</w:t>
      </w:r>
      <w:commentRangeStart w:id="22"/>
      <w:r w:rsidR="00866875" w:rsidRPr="00747131">
        <w:rPr>
          <w:rFonts w:ascii="Times New Roman" w:hAnsi="Times New Roman" w:cs="Times New Roman" w:hint="eastAsia"/>
          <w:sz w:val="24"/>
          <w:szCs w:val="24"/>
        </w:rPr>
        <w:t>以智能体可以包括智能助理、任务拆解（</w:t>
      </w:r>
      <w:r w:rsidR="00866875" w:rsidRPr="00747131">
        <w:rPr>
          <w:rFonts w:ascii="Times New Roman" w:hAnsi="Times New Roman" w:cs="Times New Roman"/>
          <w:sz w:val="24"/>
          <w:szCs w:val="24"/>
        </w:rPr>
        <w:t>plan actuation</w:t>
      </w:r>
      <w:r w:rsidR="00866875" w:rsidRPr="00747131">
        <w:rPr>
          <w:rFonts w:ascii="Times New Roman" w:hAnsi="Times New Roman" w:cs="Times New Roman"/>
          <w:sz w:val="24"/>
          <w:szCs w:val="24"/>
        </w:rPr>
        <w:t>，</w:t>
      </w:r>
      <w:r w:rsidR="00866875" w:rsidRPr="00747131">
        <w:rPr>
          <w:rFonts w:ascii="Times New Roman" w:hAnsi="Times New Roman" w:cs="Times New Roman"/>
          <w:sz w:val="24"/>
          <w:szCs w:val="24"/>
        </w:rPr>
        <w:t>PA</w:t>
      </w:r>
      <w:r w:rsidR="00866875" w:rsidRPr="00747131">
        <w:rPr>
          <w:rFonts w:ascii="Times New Roman" w:hAnsi="Times New Roman" w:cs="Times New Roman"/>
          <w:sz w:val="24"/>
          <w:szCs w:val="24"/>
        </w:rPr>
        <w:t>）</w:t>
      </w:r>
      <w:r w:rsidR="00866875" w:rsidRPr="00747131">
        <w:rPr>
          <w:rFonts w:ascii="Times New Roman" w:hAnsi="Times New Roman" w:cs="Times New Roman" w:hint="eastAsia"/>
          <w:sz w:val="24"/>
          <w:szCs w:val="24"/>
        </w:rPr>
        <w:t>模型</w:t>
      </w:r>
      <w:r w:rsidR="00CB1DFC" w:rsidRPr="00747131">
        <w:rPr>
          <w:rFonts w:ascii="Times New Roman" w:hAnsi="Times New Roman" w:cs="Times New Roman" w:hint="eastAsia"/>
          <w:sz w:val="24"/>
          <w:szCs w:val="24"/>
        </w:rPr>
        <w:t>、</w:t>
      </w:r>
      <w:r w:rsidR="00CB1DFC" w:rsidRPr="00747131">
        <w:rPr>
          <w:rFonts w:ascii="Times New Roman" w:hAnsi="Times New Roman" w:cs="Times New Roman" w:hint="eastAsia"/>
          <w:sz w:val="24"/>
          <w:szCs w:val="24"/>
        </w:rPr>
        <w:t>P</w:t>
      </w:r>
      <w:r w:rsidR="00CB1DFC" w:rsidRPr="00747131">
        <w:rPr>
          <w:rFonts w:ascii="Times New Roman" w:hAnsi="Times New Roman" w:cs="Times New Roman"/>
          <w:sz w:val="24"/>
          <w:szCs w:val="24"/>
        </w:rPr>
        <w:t>A</w:t>
      </w:r>
      <w:r w:rsidR="00CB1DFC" w:rsidRPr="00747131">
        <w:rPr>
          <w:rFonts w:ascii="Times New Roman" w:hAnsi="Times New Roman" w:cs="Times New Roman" w:hint="eastAsia"/>
          <w:sz w:val="24"/>
          <w:szCs w:val="24"/>
        </w:rPr>
        <w:t>框架</w:t>
      </w:r>
      <w:r w:rsidR="00866875" w:rsidRPr="00747131">
        <w:rPr>
          <w:rFonts w:ascii="Times New Roman" w:hAnsi="Times New Roman" w:cs="Times New Roman" w:hint="eastAsia"/>
          <w:sz w:val="24"/>
          <w:szCs w:val="24"/>
        </w:rPr>
        <w:t>和感知应用</w:t>
      </w:r>
      <w:r w:rsidR="00CB1DFC" w:rsidRPr="00747131">
        <w:rPr>
          <w:rFonts w:ascii="Times New Roman" w:hAnsi="Times New Roman" w:cs="Times New Roman" w:hint="eastAsia"/>
          <w:sz w:val="24"/>
          <w:szCs w:val="24"/>
        </w:rPr>
        <w:t>中的至少一项</w:t>
      </w:r>
      <w:r w:rsidR="00866875" w:rsidRPr="00747131">
        <w:rPr>
          <w:rFonts w:ascii="Times New Roman" w:hAnsi="Times New Roman" w:cs="Times New Roman" w:hint="eastAsia"/>
          <w:sz w:val="24"/>
          <w:szCs w:val="24"/>
        </w:rPr>
        <w:t>，智能助理</w:t>
      </w:r>
      <w:r w:rsidR="00C5679D" w:rsidRPr="00747131">
        <w:rPr>
          <w:rFonts w:ascii="Times New Roman" w:hAnsi="Times New Roman" w:cs="Times New Roman" w:hint="eastAsia"/>
          <w:sz w:val="24"/>
          <w:szCs w:val="24"/>
        </w:rPr>
        <w:t>可以</w:t>
      </w:r>
      <w:r w:rsidR="00866875" w:rsidRPr="00747131">
        <w:rPr>
          <w:rFonts w:ascii="Times New Roman" w:hAnsi="Times New Roman" w:cs="Times New Roman" w:hint="eastAsia"/>
          <w:sz w:val="24"/>
          <w:szCs w:val="24"/>
        </w:rPr>
        <w:t>包括意图中控</w:t>
      </w:r>
      <w:r w:rsidR="00C5679D" w:rsidRPr="00747131">
        <w:rPr>
          <w:rFonts w:ascii="Times New Roman" w:hAnsi="Times New Roman" w:cs="Times New Roman" w:hint="eastAsia"/>
          <w:sz w:val="24"/>
          <w:szCs w:val="24"/>
        </w:rPr>
        <w:t>模型和</w:t>
      </w:r>
      <w:r w:rsidR="00866875" w:rsidRPr="00747131">
        <w:rPr>
          <w:rFonts w:ascii="Times New Roman" w:hAnsi="Times New Roman" w:cs="Times New Roman" w:hint="eastAsia"/>
          <w:sz w:val="24"/>
          <w:szCs w:val="24"/>
        </w:rPr>
        <w:t>意图分类接口（即</w:t>
      </w:r>
      <w:r w:rsidR="00866875" w:rsidRPr="00747131">
        <w:rPr>
          <w:rFonts w:ascii="Times New Roman" w:hAnsi="Times New Roman" w:cs="Times New Roman" w:hint="eastAsia"/>
          <w:sz w:val="24"/>
          <w:szCs w:val="24"/>
        </w:rPr>
        <w:t>I</w:t>
      </w:r>
      <w:r w:rsidR="00866875" w:rsidRPr="00747131">
        <w:rPr>
          <w:rFonts w:ascii="Times New Roman" w:hAnsi="Times New Roman" w:cs="Times New Roman"/>
          <w:sz w:val="24"/>
          <w:szCs w:val="24"/>
        </w:rPr>
        <w:t>F1</w:t>
      </w:r>
      <w:r w:rsidR="00866875" w:rsidRPr="00747131">
        <w:rPr>
          <w:rFonts w:ascii="Times New Roman" w:hAnsi="Times New Roman" w:cs="Times New Roman" w:hint="eastAsia"/>
          <w:sz w:val="24"/>
          <w:szCs w:val="24"/>
        </w:rPr>
        <w:t>接口），</w:t>
      </w:r>
      <w:r w:rsidR="00C5679D" w:rsidRPr="00747131">
        <w:rPr>
          <w:rFonts w:ascii="Times New Roman" w:hAnsi="Times New Roman" w:cs="Times New Roman" w:hint="eastAsia"/>
          <w:sz w:val="24"/>
          <w:szCs w:val="24"/>
        </w:rPr>
        <w:t>智能体还可以</w:t>
      </w:r>
      <w:r w:rsidR="00866875" w:rsidRPr="00747131">
        <w:rPr>
          <w:rFonts w:ascii="Times New Roman" w:hAnsi="Times New Roman" w:cs="Times New Roman" w:hint="eastAsia"/>
          <w:sz w:val="24"/>
          <w:szCs w:val="24"/>
        </w:rPr>
        <w:t>包括</w:t>
      </w:r>
      <w:r w:rsidR="00866875" w:rsidRPr="00747131">
        <w:rPr>
          <w:rFonts w:ascii="Times New Roman" w:hAnsi="Times New Roman" w:cs="Times New Roman"/>
          <w:sz w:val="24"/>
          <w:szCs w:val="24"/>
        </w:rPr>
        <w:t>PA</w:t>
      </w:r>
      <w:r w:rsidR="00866875" w:rsidRPr="00747131">
        <w:rPr>
          <w:rFonts w:ascii="Times New Roman" w:hAnsi="Times New Roman" w:cs="Times New Roman" w:hint="eastAsia"/>
          <w:sz w:val="24"/>
          <w:szCs w:val="24"/>
        </w:rPr>
        <w:t>接口（即</w:t>
      </w:r>
      <w:r w:rsidR="00866875" w:rsidRPr="00747131">
        <w:rPr>
          <w:rFonts w:ascii="Times New Roman" w:hAnsi="Times New Roman" w:cs="Times New Roman" w:hint="eastAsia"/>
          <w:sz w:val="24"/>
          <w:szCs w:val="24"/>
        </w:rPr>
        <w:t>I</w:t>
      </w:r>
      <w:r w:rsidR="00866875" w:rsidRPr="00747131">
        <w:rPr>
          <w:rFonts w:ascii="Times New Roman" w:hAnsi="Times New Roman" w:cs="Times New Roman"/>
          <w:sz w:val="24"/>
          <w:szCs w:val="24"/>
        </w:rPr>
        <w:t>F2</w:t>
      </w:r>
      <w:r w:rsidR="00866875" w:rsidRPr="00747131">
        <w:rPr>
          <w:rFonts w:ascii="Times New Roman" w:hAnsi="Times New Roman" w:cs="Times New Roman" w:hint="eastAsia"/>
          <w:sz w:val="24"/>
          <w:szCs w:val="24"/>
        </w:rPr>
        <w:t>接口），感知应用</w:t>
      </w:r>
      <w:r w:rsidR="00C5679D" w:rsidRPr="00747131">
        <w:rPr>
          <w:rFonts w:ascii="Times New Roman" w:hAnsi="Times New Roman" w:cs="Times New Roman" w:hint="eastAsia"/>
          <w:sz w:val="24"/>
          <w:szCs w:val="24"/>
        </w:rPr>
        <w:t>可以</w:t>
      </w:r>
      <w:r w:rsidR="00866875" w:rsidRPr="00747131">
        <w:rPr>
          <w:rFonts w:ascii="Times New Roman" w:hAnsi="Times New Roman" w:cs="Times New Roman" w:hint="eastAsia"/>
          <w:sz w:val="24"/>
          <w:szCs w:val="24"/>
        </w:rPr>
        <w:t>包括任务执行（</w:t>
      </w:r>
      <w:r w:rsidR="00866875" w:rsidRPr="00747131">
        <w:rPr>
          <w:rFonts w:ascii="Times New Roman" w:hAnsi="Times New Roman" w:cs="Times New Roman"/>
          <w:sz w:val="24"/>
          <w:szCs w:val="24"/>
        </w:rPr>
        <w:t xml:space="preserve">execution </w:t>
      </w:r>
      <w:r w:rsidR="00866875" w:rsidRPr="00747131">
        <w:rPr>
          <w:rFonts w:ascii="Times New Roman" w:hAnsi="Times New Roman" w:cs="Times New Roman"/>
          <w:sz w:val="24"/>
          <w:szCs w:val="24"/>
        </w:rPr>
        <w:lastRenderedPageBreak/>
        <w:t>action</w:t>
      </w:r>
      <w:r w:rsidR="00866875" w:rsidRPr="00747131">
        <w:rPr>
          <w:rFonts w:ascii="Times New Roman" w:hAnsi="Times New Roman" w:cs="Times New Roman" w:hint="eastAsia"/>
          <w:sz w:val="24"/>
          <w:szCs w:val="24"/>
        </w:rPr>
        <w:t>，</w:t>
      </w:r>
      <w:r w:rsidR="00866875" w:rsidRPr="00747131">
        <w:rPr>
          <w:rFonts w:ascii="Times New Roman" w:hAnsi="Times New Roman" w:cs="Times New Roman" w:hint="eastAsia"/>
          <w:sz w:val="24"/>
          <w:szCs w:val="24"/>
        </w:rPr>
        <w:t>E</w:t>
      </w:r>
      <w:r w:rsidR="00866875" w:rsidRPr="00747131">
        <w:rPr>
          <w:rFonts w:ascii="Times New Roman" w:hAnsi="Times New Roman" w:cs="Times New Roman"/>
          <w:sz w:val="24"/>
          <w:szCs w:val="24"/>
        </w:rPr>
        <w:t>A</w:t>
      </w:r>
      <w:r w:rsidR="00866875" w:rsidRPr="00747131">
        <w:rPr>
          <w:rFonts w:ascii="Times New Roman" w:hAnsi="Times New Roman" w:cs="Times New Roman" w:hint="eastAsia"/>
          <w:sz w:val="24"/>
          <w:szCs w:val="24"/>
        </w:rPr>
        <w:t>）模块</w:t>
      </w:r>
      <w:r w:rsidR="00C5679D" w:rsidRPr="00747131">
        <w:rPr>
          <w:rFonts w:ascii="Times New Roman" w:hAnsi="Times New Roman" w:cs="Times New Roman" w:hint="eastAsia"/>
          <w:sz w:val="24"/>
          <w:szCs w:val="24"/>
        </w:rPr>
        <w:t>和</w:t>
      </w:r>
      <w:r w:rsidR="00866875" w:rsidRPr="00747131">
        <w:rPr>
          <w:rFonts w:ascii="Times New Roman" w:hAnsi="Times New Roman" w:cs="Times New Roman" w:hint="eastAsia"/>
          <w:sz w:val="24"/>
          <w:szCs w:val="24"/>
        </w:rPr>
        <w:t>E</w:t>
      </w:r>
      <w:r w:rsidR="00866875" w:rsidRPr="00747131">
        <w:rPr>
          <w:rFonts w:ascii="Times New Roman" w:hAnsi="Times New Roman" w:cs="Times New Roman"/>
          <w:sz w:val="24"/>
          <w:szCs w:val="24"/>
        </w:rPr>
        <w:t>A</w:t>
      </w:r>
      <w:r w:rsidR="00866875" w:rsidRPr="00747131">
        <w:rPr>
          <w:rFonts w:ascii="Times New Roman" w:hAnsi="Times New Roman" w:cs="Times New Roman" w:hint="eastAsia"/>
          <w:sz w:val="24"/>
          <w:szCs w:val="24"/>
        </w:rPr>
        <w:t>接口（即</w:t>
      </w:r>
      <w:r w:rsidR="00866875" w:rsidRPr="00747131">
        <w:rPr>
          <w:rFonts w:ascii="Times New Roman" w:hAnsi="Times New Roman" w:cs="Times New Roman" w:hint="eastAsia"/>
          <w:sz w:val="24"/>
          <w:szCs w:val="24"/>
        </w:rPr>
        <w:t>I</w:t>
      </w:r>
      <w:r w:rsidR="00866875" w:rsidRPr="00747131">
        <w:rPr>
          <w:rFonts w:ascii="Times New Roman" w:hAnsi="Times New Roman" w:cs="Times New Roman"/>
          <w:sz w:val="24"/>
          <w:szCs w:val="24"/>
        </w:rPr>
        <w:t>F3</w:t>
      </w:r>
      <w:r w:rsidR="00866875" w:rsidRPr="00747131">
        <w:rPr>
          <w:rFonts w:ascii="Times New Roman" w:hAnsi="Times New Roman" w:cs="Times New Roman" w:hint="eastAsia"/>
          <w:sz w:val="24"/>
          <w:szCs w:val="24"/>
        </w:rPr>
        <w:t>接口），云端服务器为</w:t>
      </w:r>
      <w:r w:rsidR="00866875" w:rsidRPr="00747131">
        <w:rPr>
          <w:rFonts w:ascii="Times New Roman" w:hAnsi="Times New Roman" w:cs="Times New Roman" w:hint="eastAsia"/>
          <w:sz w:val="24"/>
          <w:szCs w:val="24"/>
        </w:rPr>
        <w:t>A</w:t>
      </w:r>
      <w:r w:rsidR="00866875" w:rsidRPr="00747131">
        <w:rPr>
          <w:rFonts w:ascii="Times New Roman" w:hAnsi="Times New Roman" w:cs="Times New Roman"/>
          <w:sz w:val="24"/>
          <w:szCs w:val="24"/>
        </w:rPr>
        <w:t>I</w:t>
      </w:r>
      <w:r w:rsidR="00866875" w:rsidRPr="00747131">
        <w:rPr>
          <w:rFonts w:ascii="Times New Roman" w:hAnsi="Times New Roman" w:cs="Times New Roman" w:hint="eastAsia"/>
          <w:sz w:val="24"/>
          <w:szCs w:val="24"/>
        </w:rPr>
        <w:t>化平台为例</w:t>
      </w:r>
      <w:commentRangeEnd w:id="22"/>
      <w:r w:rsidR="00866875" w:rsidRPr="00747131">
        <w:rPr>
          <w:rFonts w:ascii="Times New Roman" w:hAnsi="Times New Roman" w:cs="Times New Roman"/>
          <w:sz w:val="24"/>
          <w:szCs w:val="24"/>
        </w:rPr>
        <w:commentReference w:id="22"/>
      </w:r>
      <w:r w:rsidR="00866875" w:rsidRPr="00747131">
        <w:rPr>
          <w:rFonts w:ascii="Times New Roman" w:hAnsi="Times New Roman" w:cs="Times New Roman" w:hint="eastAsia"/>
          <w:sz w:val="24"/>
          <w:szCs w:val="24"/>
        </w:rPr>
        <w:t>，结合图</w:t>
      </w:r>
      <w:r w:rsidR="00866875" w:rsidRPr="00747131">
        <w:rPr>
          <w:rFonts w:ascii="Times New Roman" w:hAnsi="Times New Roman" w:cs="Times New Roman" w:hint="eastAsia"/>
          <w:sz w:val="24"/>
          <w:szCs w:val="24"/>
        </w:rPr>
        <w:t>2</w:t>
      </w:r>
      <w:r w:rsidR="00866875" w:rsidRPr="00747131">
        <w:rPr>
          <w:rFonts w:ascii="Times New Roman" w:hAnsi="Times New Roman" w:cs="Times New Roman" w:hint="eastAsia"/>
          <w:sz w:val="24"/>
          <w:szCs w:val="24"/>
        </w:rPr>
        <w:t>对图</w:t>
      </w:r>
      <w:r w:rsidR="00866875" w:rsidRPr="00747131">
        <w:rPr>
          <w:rFonts w:ascii="Times New Roman" w:hAnsi="Times New Roman" w:cs="Times New Roman" w:hint="eastAsia"/>
          <w:sz w:val="24"/>
          <w:szCs w:val="24"/>
        </w:rPr>
        <w:t>1</w:t>
      </w:r>
      <w:r w:rsidR="00866875" w:rsidRPr="00747131">
        <w:rPr>
          <w:rFonts w:ascii="Times New Roman" w:hAnsi="Times New Roman" w:cs="Times New Roman" w:hint="eastAsia"/>
          <w:sz w:val="24"/>
          <w:szCs w:val="24"/>
        </w:rPr>
        <w:t>所示流程进行示例性说明。</w:t>
      </w:r>
    </w:p>
    <w:p w14:paraId="100F9729" w14:textId="55B71F1D" w:rsidR="00866875" w:rsidRPr="00747131" w:rsidRDefault="00DF6B19"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其中，终端设备的智能体可以</w:t>
      </w:r>
      <w:proofErr w:type="gramStart"/>
      <w:r w:rsidRPr="00747131">
        <w:rPr>
          <w:rFonts w:ascii="Times New Roman" w:hAnsi="Times New Roman" w:cs="Times New Roman" w:hint="eastAsia"/>
          <w:sz w:val="24"/>
          <w:szCs w:val="24"/>
        </w:rPr>
        <w:t>称为端侧智能</w:t>
      </w:r>
      <w:proofErr w:type="gramEnd"/>
      <w:r w:rsidRPr="00747131">
        <w:rPr>
          <w:rFonts w:ascii="Times New Roman" w:hAnsi="Times New Roman" w:cs="Times New Roman" w:hint="eastAsia"/>
          <w:sz w:val="24"/>
          <w:szCs w:val="24"/>
        </w:rPr>
        <w:t>体，终端设备的智能助理可以</w:t>
      </w:r>
      <w:proofErr w:type="gramStart"/>
      <w:r w:rsidRPr="00747131">
        <w:rPr>
          <w:rFonts w:ascii="Times New Roman" w:hAnsi="Times New Roman" w:cs="Times New Roman" w:hint="eastAsia"/>
          <w:sz w:val="24"/>
          <w:szCs w:val="24"/>
        </w:rPr>
        <w:t>称为端侧智能</w:t>
      </w:r>
      <w:proofErr w:type="gramEnd"/>
      <w:r w:rsidRPr="00747131">
        <w:rPr>
          <w:rFonts w:ascii="Times New Roman" w:hAnsi="Times New Roman" w:cs="Times New Roman" w:hint="eastAsia"/>
          <w:sz w:val="24"/>
          <w:szCs w:val="24"/>
        </w:rPr>
        <w:t>助理，终端设备的</w:t>
      </w:r>
      <w:r w:rsidRPr="00747131">
        <w:rPr>
          <w:rFonts w:ascii="Times New Roman" w:hAnsi="Times New Roman" w:cs="Times New Roman" w:hint="eastAsia"/>
          <w:sz w:val="24"/>
          <w:szCs w:val="24"/>
        </w:rPr>
        <w:t>E</w:t>
      </w:r>
      <w:r w:rsidRPr="00747131">
        <w:rPr>
          <w:rFonts w:ascii="Times New Roman" w:hAnsi="Times New Roman" w:cs="Times New Roman"/>
          <w:sz w:val="24"/>
          <w:szCs w:val="24"/>
        </w:rPr>
        <w:t>A</w:t>
      </w:r>
      <w:r w:rsidRPr="00747131">
        <w:rPr>
          <w:rFonts w:ascii="Times New Roman" w:hAnsi="Times New Roman" w:cs="Times New Roman" w:hint="eastAsia"/>
          <w:sz w:val="24"/>
          <w:szCs w:val="24"/>
        </w:rPr>
        <w:t>模块可以</w:t>
      </w:r>
      <w:proofErr w:type="gramStart"/>
      <w:r w:rsidRPr="00747131">
        <w:rPr>
          <w:rFonts w:ascii="Times New Roman" w:hAnsi="Times New Roman" w:cs="Times New Roman" w:hint="eastAsia"/>
          <w:sz w:val="24"/>
          <w:szCs w:val="24"/>
        </w:rPr>
        <w:t>称为端侧</w:t>
      </w:r>
      <w:proofErr w:type="gramEnd"/>
      <w:r w:rsidRPr="00747131">
        <w:rPr>
          <w:rFonts w:ascii="Times New Roman" w:hAnsi="Times New Roman" w:cs="Times New Roman" w:hint="eastAsia"/>
          <w:sz w:val="24"/>
          <w:szCs w:val="24"/>
        </w:rPr>
        <w:t>E</w:t>
      </w:r>
      <w:r w:rsidRPr="00747131">
        <w:rPr>
          <w:rFonts w:ascii="Times New Roman" w:hAnsi="Times New Roman" w:cs="Times New Roman"/>
          <w:sz w:val="24"/>
          <w:szCs w:val="24"/>
        </w:rPr>
        <w:t>A</w:t>
      </w:r>
      <w:r w:rsidRPr="00747131">
        <w:rPr>
          <w:rFonts w:ascii="Times New Roman" w:hAnsi="Times New Roman" w:cs="Times New Roman" w:hint="eastAsia"/>
          <w:sz w:val="24"/>
          <w:szCs w:val="24"/>
        </w:rPr>
        <w:t>模块。云端服务器的智能体可以称为云侧智能体，云端服务器的智能助理可以称为云侧智能助理，云端服务器的</w:t>
      </w:r>
      <w:r w:rsidRPr="00747131">
        <w:rPr>
          <w:rFonts w:ascii="Times New Roman" w:hAnsi="Times New Roman" w:cs="Times New Roman" w:hint="eastAsia"/>
          <w:sz w:val="24"/>
          <w:szCs w:val="24"/>
        </w:rPr>
        <w:t>P</w:t>
      </w:r>
      <w:r w:rsidRPr="00747131">
        <w:rPr>
          <w:rFonts w:ascii="Times New Roman" w:hAnsi="Times New Roman" w:cs="Times New Roman"/>
          <w:sz w:val="24"/>
          <w:szCs w:val="24"/>
        </w:rPr>
        <w:t>A</w:t>
      </w:r>
      <w:r w:rsidRPr="00747131">
        <w:rPr>
          <w:rFonts w:ascii="Times New Roman" w:hAnsi="Times New Roman" w:cs="Times New Roman" w:hint="eastAsia"/>
          <w:sz w:val="24"/>
          <w:szCs w:val="24"/>
        </w:rPr>
        <w:t>模型可以称为云侧</w:t>
      </w:r>
      <w:r w:rsidRPr="00747131">
        <w:rPr>
          <w:rFonts w:ascii="Times New Roman" w:hAnsi="Times New Roman" w:cs="Times New Roman" w:hint="eastAsia"/>
          <w:sz w:val="24"/>
          <w:szCs w:val="24"/>
        </w:rPr>
        <w:t>P</w:t>
      </w:r>
      <w:r w:rsidRPr="00747131">
        <w:rPr>
          <w:rFonts w:ascii="Times New Roman" w:hAnsi="Times New Roman" w:cs="Times New Roman"/>
          <w:sz w:val="24"/>
          <w:szCs w:val="24"/>
        </w:rPr>
        <w:t>A</w:t>
      </w:r>
      <w:r w:rsidRPr="00747131">
        <w:rPr>
          <w:rFonts w:ascii="Times New Roman" w:hAnsi="Times New Roman" w:cs="Times New Roman" w:hint="eastAsia"/>
          <w:sz w:val="24"/>
          <w:szCs w:val="24"/>
        </w:rPr>
        <w:t>模型。</w:t>
      </w:r>
    </w:p>
    <w:p w14:paraId="7EA09EAC" w14:textId="02CC8051" w:rsidR="007A0861" w:rsidRPr="00747131" w:rsidRDefault="007A0861" w:rsidP="007A0861">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图</w:t>
      </w:r>
      <w:r w:rsidRPr="00747131">
        <w:rPr>
          <w:rFonts w:ascii="Times New Roman" w:hAnsi="Times New Roman" w:cs="Times New Roman" w:hint="eastAsia"/>
          <w:sz w:val="24"/>
          <w:szCs w:val="24"/>
        </w:rPr>
        <w:t>2</w:t>
      </w:r>
      <w:r w:rsidRPr="00747131">
        <w:rPr>
          <w:rFonts w:ascii="Times New Roman" w:hAnsi="Times New Roman" w:cs="Times New Roman" w:hint="eastAsia"/>
          <w:sz w:val="24"/>
          <w:szCs w:val="24"/>
        </w:rPr>
        <w:t>示出了本申请实施</w:t>
      </w:r>
      <w:proofErr w:type="gramStart"/>
      <w:r w:rsidRPr="00747131">
        <w:rPr>
          <w:rFonts w:ascii="Times New Roman" w:hAnsi="Times New Roman" w:cs="Times New Roman" w:hint="eastAsia"/>
          <w:sz w:val="24"/>
          <w:szCs w:val="24"/>
        </w:rPr>
        <w:t>例提供</w:t>
      </w:r>
      <w:proofErr w:type="gramEnd"/>
      <w:r w:rsidRPr="00747131">
        <w:rPr>
          <w:rFonts w:ascii="Times New Roman" w:hAnsi="Times New Roman" w:cs="Times New Roman" w:hint="eastAsia"/>
          <w:sz w:val="24"/>
          <w:szCs w:val="24"/>
        </w:rPr>
        <w:t>的</w:t>
      </w:r>
      <w:r w:rsidR="00B42527" w:rsidRPr="00747131">
        <w:rPr>
          <w:rFonts w:ascii="Times New Roman" w:hAnsi="Times New Roman" w:cs="Times New Roman" w:hint="eastAsia"/>
          <w:sz w:val="24"/>
          <w:szCs w:val="24"/>
        </w:rPr>
        <w:t>智能</w:t>
      </w:r>
      <w:proofErr w:type="gramStart"/>
      <w:r w:rsidR="00B42527" w:rsidRPr="00747131">
        <w:rPr>
          <w:rFonts w:ascii="Times New Roman" w:hAnsi="Times New Roman" w:cs="Times New Roman" w:hint="eastAsia"/>
          <w:sz w:val="24"/>
          <w:szCs w:val="24"/>
        </w:rPr>
        <w:t>体</w:t>
      </w:r>
      <w:r w:rsidRPr="00747131">
        <w:rPr>
          <w:rFonts w:ascii="Times New Roman" w:hAnsi="Times New Roman" w:cs="Times New Roman" w:hint="eastAsia"/>
          <w:sz w:val="24"/>
          <w:szCs w:val="24"/>
        </w:rPr>
        <w:t>执行</w:t>
      </w:r>
      <w:proofErr w:type="gramEnd"/>
      <w:r w:rsidR="00B42527" w:rsidRPr="00747131">
        <w:rPr>
          <w:rFonts w:ascii="Times New Roman" w:hAnsi="Times New Roman" w:cs="Times New Roman" w:hint="eastAsia"/>
          <w:sz w:val="24"/>
          <w:szCs w:val="24"/>
        </w:rPr>
        <w:t>查询</w:t>
      </w:r>
      <w:r w:rsidRPr="00747131">
        <w:rPr>
          <w:rFonts w:ascii="Times New Roman" w:hAnsi="Times New Roman" w:cs="Times New Roman" w:hint="eastAsia"/>
          <w:sz w:val="24"/>
          <w:szCs w:val="24"/>
        </w:rPr>
        <w:t>对应</w:t>
      </w:r>
      <w:r w:rsidR="006E1C0A" w:rsidRPr="00747131">
        <w:rPr>
          <w:rFonts w:ascii="Times New Roman" w:hAnsi="Times New Roman" w:cs="Times New Roman" w:hint="eastAsia"/>
          <w:sz w:val="24"/>
          <w:szCs w:val="24"/>
        </w:rPr>
        <w:t>任务</w:t>
      </w:r>
      <w:r w:rsidRPr="00747131">
        <w:rPr>
          <w:rFonts w:ascii="Times New Roman" w:hAnsi="Times New Roman" w:cs="Times New Roman" w:hint="eastAsia"/>
          <w:sz w:val="24"/>
          <w:szCs w:val="24"/>
        </w:rPr>
        <w:t>的另一种流程示意图。</w:t>
      </w:r>
    </w:p>
    <w:p w14:paraId="109070FC" w14:textId="6B95C70E" w:rsidR="00983D75" w:rsidRPr="00747131" w:rsidRDefault="00F24408"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如图</w:t>
      </w:r>
      <w:r w:rsidRPr="00747131">
        <w:rPr>
          <w:rFonts w:ascii="Times New Roman" w:hAnsi="Times New Roman" w:cs="Times New Roman" w:hint="eastAsia"/>
          <w:sz w:val="24"/>
          <w:szCs w:val="24"/>
        </w:rPr>
        <w:t>2</w:t>
      </w:r>
      <w:r w:rsidRPr="00747131">
        <w:rPr>
          <w:rFonts w:ascii="Times New Roman" w:hAnsi="Times New Roman" w:cs="Times New Roman" w:hint="eastAsia"/>
          <w:sz w:val="24"/>
          <w:szCs w:val="24"/>
        </w:rPr>
        <w:t>所示，</w:t>
      </w:r>
      <w:r w:rsidR="00CB1DFC" w:rsidRPr="00747131">
        <w:rPr>
          <w:rFonts w:ascii="Times New Roman" w:hAnsi="Times New Roman" w:cs="Times New Roman" w:hint="eastAsia"/>
          <w:sz w:val="24"/>
          <w:szCs w:val="24"/>
        </w:rPr>
        <w:t>端侧的智能体可以</w:t>
      </w:r>
      <w:r w:rsidR="00721CEE" w:rsidRPr="00747131">
        <w:rPr>
          <w:rFonts w:ascii="Times New Roman" w:hAnsi="Times New Roman" w:cs="Times New Roman" w:hint="eastAsia"/>
          <w:sz w:val="24"/>
          <w:szCs w:val="24"/>
        </w:rPr>
        <w:t>包括</w:t>
      </w:r>
      <w:r w:rsidR="00CB1DFC" w:rsidRPr="00747131">
        <w:rPr>
          <w:rFonts w:ascii="Times New Roman" w:hAnsi="Times New Roman" w:cs="Times New Roman" w:hint="eastAsia"/>
          <w:sz w:val="24"/>
          <w:szCs w:val="24"/>
        </w:rPr>
        <w:t>智能助理</w:t>
      </w:r>
      <w:r w:rsidR="00721CEE" w:rsidRPr="00747131">
        <w:rPr>
          <w:rFonts w:ascii="Times New Roman" w:hAnsi="Times New Roman" w:cs="Times New Roman" w:hint="eastAsia"/>
          <w:sz w:val="24"/>
          <w:szCs w:val="24"/>
        </w:rPr>
        <w:t>和感知应用</w:t>
      </w:r>
      <w:r w:rsidR="00CB1DFC" w:rsidRPr="00747131">
        <w:rPr>
          <w:rFonts w:ascii="Times New Roman" w:hAnsi="Times New Roman" w:cs="Times New Roman" w:hint="eastAsia"/>
          <w:sz w:val="24"/>
          <w:szCs w:val="24"/>
        </w:rPr>
        <w:t>。</w:t>
      </w:r>
      <w:r w:rsidR="00721CEE" w:rsidRPr="00747131">
        <w:rPr>
          <w:rFonts w:ascii="Times New Roman" w:hAnsi="Times New Roman" w:cs="Times New Roman" w:hint="eastAsia"/>
          <w:sz w:val="24"/>
          <w:szCs w:val="24"/>
        </w:rPr>
        <w:t>端侧的智能助理可以</w:t>
      </w:r>
      <w:r w:rsidR="00922075" w:rsidRPr="00747131">
        <w:rPr>
          <w:rFonts w:ascii="Times New Roman" w:hAnsi="Times New Roman" w:cs="Times New Roman" w:hint="eastAsia"/>
          <w:sz w:val="24"/>
          <w:szCs w:val="24"/>
        </w:rPr>
        <w:t>是</w:t>
      </w:r>
      <w:r w:rsidR="00721CEE" w:rsidRPr="00747131">
        <w:rPr>
          <w:rFonts w:ascii="Times New Roman" w:hAnsi="Times New Roman" w:cs="Times New Roman" w:hint="eastAsia"/>
          <w:sz w:val="24"/>
          <w:szCs w:val="24"/>
        </w:rPr>
        <w:t>智能助理应用。</w:t>
      </w:r>
      <w:r w:rsidR="00922075" w:rsidRPr="00747131">
        <w:rPr>
          <w:rFonts w:ascii="Times New Roman" w:hAnsi="Times New Roman" w:cs="Times New Roman" w:hint="eastAsia"/>
          <w:sz w:val="24"/>
          <w:szCs w:val="24"/>
        </w:rPr>
        <w:t>云侧的智能体可以包括智能助理和</w:t>
      </w:r>
      <w:r w:rsidR="00922075" w:rsidRPr="00747131">
        <w:rPr>
          <w:rFonts w:ascii="Times New Roman" w:hAnsi="Times New Roman" w:cs="Times New Roman" w:hint="eastAsia"/>
          <w:sz w:val="24"/>
          <w:szCs w:val="24"/>
        </w:rPr>
        <w:t>P</w:t>
      </w:r>
      <w:r w:rsidR="00922075" w:rsidRPr="00747131">
        <w:rPr>
          <w:rFonts w:ascii="Times New Roman" w:hAnsi="Times New Roman" w:cs="Times New Roman"/>
          <w:sz w:val="24"/>
          <w:szCs w:val="24"/>
        </w:rPr>
        <w:t>A</w:t>
      </w:r>
      <w:r w:rsidR="00922075" w:rsidRPr="00747131">
        <w:rPr>
          <w:rFonts w:ascii="Times New Roman" w:hAnsi="Times New Roman" w:cs="Times New Roman" w:hint="eastAsia"/>
          <w:sz w:val="24"/>
          <w:szCs w:val="24"/>
        </w:rPr>
        <w:t>模型。</w:t>
      </w:r>
      <w:r w:rsidRPr="00747131">
        <w:rPr>
          <w:rFonts w:ascii="Times New Roman" w:hAnsi="Times New Roman" w:cs="Times New Roman" w:hint="eastAsia"/>
          <w:sz w:val="24"/>
          <w:szCs w:val="24"/>
        </w:rPr>
        <w:t>本申请实施</w:t>
      </w:r>
      <w:proofErr w:type="gramStart"/>
      <w:r w:rsidRPr="00747131">
        <w:rPr>
          <w:rFonts w:ascii="Times New Roman" w:hAnsi="Times New Roman" w:cs="Times New Roman" w:hint="eastAsia"/>
          <w:sz w:val="24"/>
          <w:szCs w:val="24"/>
        </w:rPr>
        <w:t>例提供</w:t>
      </w:r>
      <w:proofErr w:type="gramEnd"/>
      <w:r w:rsidRPr="00747131">
        <w:rPr>
          <w:rFonts w:ascii="Times New Roman" w:hAnsi="Times New Roman" w:cs="Times New Roman" w:hint="eastAsia"/>
          <w:sz w:val="24"/>
          <w:szCs w:val="24"/>
        </w:rPr>
        <w:t>的</w:t>
      </w:r>
      <w:r w:rsidR="00F42582" w:rsidRPr="00747131">
        <w:rPr>
          <w:rFonts w:ascii="Times New Roman" w:hAnsi="Times New Roman" w:cs="Times New Roman" w:hint="eastAsia"/>
          <w:sz w:val="24"/>
          <w:szCs w:val="24"/>
        </w:rPr>
        <w:t>智能</w:t>
      </w:r>
      <w:proofErr w:type="gramStart"/>
      <w:r w:rsidR="00F42582" w:rsidRPr="00747131">
        <w:rPr>
          <w:rFonts w:ascii="Times New Roman" w:hAnsi="Times New Roman" w:cs="Times New Roman" w:hint="eastAsia"/>
          <w:sz w:val="24"/>
          <w:szCs w:val="24"/>
        </w:rPr>
        <w:t>体</w:t>
      </w:r>
      <w:r w:rsidRPr="00747131">
        <w:rPr>
          <w:rFonts w:ascii="Times New Roman" w:hAnsi="Times New Roman" w:cs="Times New Roman" w:hint="eastAsia"/>
          <w:sz w:val="24"/>
          <w:szCs w:val="24"/>
        </w:rPr>
        <w:t>执行</w:t>
      </w:r>
      <w:proofErr w:type="gramEnd"/>
      <w:r w:rsidR="00DF6B19" w:rsidRPr="00747131">
        <w:rPr>
          <w:rFonts w:ascii="Times New Roman" w:hAnsi="Times New Roman" w:cs="Times New Roman" w:hint="eastAsia"/>
          <w:sz w:val="24"/>
          <w:szCs w:val="24"/>
        </w:rPr>
        <w:t>查询</w:t>
      </w:r>
      <w:r w:rsidRPr="00747131">
        <w:rPr>
          <w:rFonts w:ascii="Times New Roman" w:hAnsi="Times New Roman" w:cs="Times New Roman" w:hint="eastAsia"/>
          <w:sz w:val="24"/>
          <w:szCs w:val="24"/>
        </w:rPr>
        <w:t>对应</w:t>
      </w:r>
      <w:r w:rsidR="006E1C0A" w:rsidRPr="00747131">
        <w:rPr>
          <w:rFonts w:ascii="Times New Roman" w:hAnsi="Times New Roman" w:cs="Times New Roman" w:hint="eastAsia"/>
          <w:sz w:val="24"/>
          <w:szCs w:val="24"/>
        </w:rPr>
        <w:t>任务</w:t>
      </w:r>
      <w:r w:rsidRPr="00747131">
        <w:rPr>
          <w:rFonts w:ascii="Times New Roman" w:hAnsi="Times New Roman" w:cs="Times New Roman" w:hint="eastAsia"/>
          <w:sz w:val="24"/>
          <w:szCs w:val="24"/>
        </w:rPr>
        <w:t>的流程可以包括：</w:t>
      </w:r>
    </w:p>
    <w:p w14:paraId="0E3B956A" w14:textId="63237839" w:rsidR="00A40225" w:rsidRPr="00747131" w:rsidRDefault="00452F95"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sz w:val="24"/>
          <w:szCs w:val="24"/>
        </w:rPr>
        <w:t>S201</w:t>
      </w:r>
      <w:r w:rsidRPr="00747131">
        <w:rPr>
          <w:rFonts w:ascii="Times New Roman" w:hAnsi="Times New Roman" w:cs="Times New Roman" w:hint="eastAsia"/>
          <w:sz w:val="24"/>
          <w:szCs w:val="24"/>
        </w:rPr>
        <w:t>、</w:t>
      </w:r>
      <w:proofErr w:type="gramStart"/>
      <w:r w:rsidR="00F24408" w:rsidRPr="00747131">
        <w:rPr>
          <w:rFonts w:ascii="Times New Roman" w:hAnsi="Times New Roman" w:cs="Times New Roman" w:hint="eastAsia"/>
          <w:sz w:val="24"/>
          <w:szCs w:val="24"/>
        </w:rPr>
        <w:t>端侧</w:t>
      </w:r>
      <w:r w:rsidR="00C5679D" w:rsidRPr="00747131">
        <w:rPr>
          <w:rFonts w:ascii="Times New Roman" w:hAnsi="Times New Roman" w:cs="Times New Roman" w:hint="eastAsia"/>
          <w:sz w:val="24"/>
          <w:szCs w:val="24"/>
        </w:rPr>
        <w:t>智能</w:t>
      </w:r>
      <w:proofErr w:type="gramEnd"/>
      <w:r w:rsidR="00C5679D" w:rsidRPr="00747131">
        <w:rPr>
          <w:rFonts w:ascii="Times New Roman" w:hAnsi="Times New Roman" w:cs="Times New Roman" w:hint="eastAsia"/>
          <w:sz w:val="24"/>
          <w:szCs w:val="24"/>
        </w:rPr>
        <w:t>助理</w:t>
      </w:r>
      <w:r w:rsidR="00922075" w:rsidRPr="00747131">
        <w:rPr>
          <w:rFonts w:ascii="Times New Roman" w:hAnsi="Times New Roman" w:cs="Times New Roman" w:hint="eastAsia"/>
          <w:sz w:val="24"/>
          <w:szCs w:val="24"/>
        </w:rPr>
        <w:t>应用</w:t>
      </w:r>
      <w:r w:rsidR="00027963" w:rsidRPr="00747131">
        <w:rPr>
          <w:rFonts w:ascii="Times New Roman" w:hAnsi="Times New Roman" w:cs="Times New Roman" w:hint="eastAsia"/>
          <w:sz w:val="24"/>
          <w:szCs w:val="24"/>
        </w:rPr>
        <w:t>可以</w:t>
      </w:r>
      <w:r w:rsidR="00F24408" w:rsidRPr="00747131">
        <w:rPr>
          <w:rFonts w:ascii="Times New Roman" w:hAnsi="Times New Roman" w:cs="Times New Roman" w:hint="eastAsia"/>
          <w:sz w:val="24"/>
          <w:szCs w:val="24"/>
        </w:rPr>
        <w:t>调用</w:t>
      </w:r>
      <w:r w:rsidRPr="00747131">
        <w:rPr>
          <w:rFonts w:ascii="Times New Roman" w:hAnsi="Times New Roman" w:cs="Times New Roman" w:hint="eastAsia"/>
          <w:sz w:val="24"/>
          <w:szCs w:val="24"/>
        </w:rPr>
        <w:t>I</w:t>
      </w:r>
      <w:r w:rsidRPr="00747131">
        <w:rPr>
          <w:rFonts w:ascii="Times New Roman" w:hAnsi="Times New Roman" w:cs="Times New Roman"/>
          <w:sz w:val="24"/>
          <w:szCs w:val="24"/>
        </w:rPr>
        <w:t>F1</w:t>
      </w:r>
      <w:r w:rsidRPr="00747131">
        <w:rPr>
          <w:rFonts w:ascii="Times New Roman" w:hAnsi="Times New Roman" w:cs="Times New Roman" w:hint="eastAsia"/>
          <w:sz w:val="24"/>
          <w:szCs w:val="24"/>
        </w:rPr>
        <w:t>接口</w:t>
      </w:r>
      <w:r w:rsidR="00F24408" w:rsidRPr="00747131">
        <w:rPr>
          <w:rFonts w:ascii="Times New Roman" w:hAnsi="Times New Roman" w:cs="Times New Roman" w:hint="eastAsia"/>
          <w:sz w:val="24"/>
          <w:szCs w:val="24"/>
        </w:rPr>
        <w:t>，并输入</w:t>
      </w:r>
      <w:r w:rsidR="006E1C0A" w:rsidRPr="00747131">
        <w:rPr>
          <w:rFonts w:ascii="Times New Roman" w:hAnsi="Times New Roman" w:cs="Times New Roman" w:hint="eastAsia"/>
          <w:sz w:val="24"/>
          <w:szCs w:val="24"/>
        </w:rPr>
        <w:t>用户查询</w:t>
      </w:r>
      <w:r w:rsidR="00F24408" w:rsidRPr="00747131">
        <w:rPr>
          <w:rFonts w:ascii="Times New Roman" w:hAnsi="Times New Roman" w:cs="Times New Roman" w:hint="eastAsia"/>
          <w:sz w:val="24"/>
          <w:szCs w:val="24"/>
        </w:rPr>
        <w:t>（用户</w:t>
      </w:r>
      <w:r w:rsidR="00F24408" w:rsidRPr="00747131">
        <w:rPr>
          <w:rFonts w:ascii="Times New Roman" w:hAnsi="Times New Roman" w:cs="Times New Roman" w:hint="eastAsia"/>
          <w:sz w:val="24"/>
          <w:szCs w:val="24"/>
        </w:rPr>
        <w:t>query</w:t>
      </w:r>
      <w:r w:rsidR="00F24408" w:rsidRPr="00747131">
        <w:rPr>
          <w:rFonts w:ascii="Times New Roman" w:hAnsi="Times New Roman" w:cs="Times New Roman" w:hint="eastAsia"/>
          <w:sz w:val="24"/>
          <w:szCs w:val="24"/>
        </w:rPr>
        <w:t>）。云侧</w:t>
      </w:r>
      <w:r w:rsidR="00F42582" w:rsidRPr="00747131">
        <w:rPr>
          <w:rFonts w:ascii="Times New Roman" w:hAnsi="Times New Roman" w:cs="Times New Roman" w:hint="eastAsia"/>
          <w:sz w:val="24"/>
          <w:szCs w:val="24"/>
        </w:rPr>
        <w:t>智能</w:t>
      </w:r>
      <w:r w:rsidR="00922075" w:rsidRPr="00747131">
        <w:rPr>
          <w:rFonts w:ascii="Times New Roman" w:hAnsi="Times New Roman" w:cs="Times New Roman" w:hint="eastAsia"/>
          <w:sz w:val="24"/>
          <w:szCs w:val="24"/>
        </w:rPr>
        <w:t>助理</w:t>
      </w:r>
      <w:r w:rsidR="00F24408" w:rsidRPr="00747131">
        <w:rPr>
          <w:rFonts w:ascii="Times New Roman" w:hAnsi="Times New Roman" w:cs="Times New Roman" w:hint="eastAsia"/>
          <w:sz w:val="24"/>
          <w:szCs w:val="24"/>
        </w:rPr>
        <w:t>可以通过</w:t>
      </w:r>
      <w:r w:rsidR="00BF7310" w:rsidRPr="00747131">
        <w:rPr>
          <w:rFonts w:ascii="Times New Roman" w:hAnsi="Times New Roman" w:cs="Times New Roman" w:hint="eastAsia"/>
          <w:sz w:val="24"/>
          <w:szCs w:val="24"/>
        </w:rPr>
        <w:t>I</w:t>
      </w:r>
      <w:r w:rsidR="00BF7310" w:rsidRPr="00747131">
        <w:rPr>
          <w:rFonts w:ascii="Times New Roman" w:hAnsi="Times New Roman" w:cs="Times New Roman"/>
          <w:sz w:val="24"/>
          <w:szCs w:val="24"/>
        </w:rPr>
        <w:t>F1</w:t>
      </w:r>
      <w:r w:rsidR="00BF7310" w:rsidRPr="00747131">
        <w:rPr>
          <w:rFonts w:ascii="Times New Roman" w:hAnsi="Times New Roman" w:cs="Times New Roman" w:hint="eastAsia"/>
          <w:sz w:val="24"/>
          <w:szCs w:val="24"/>
        </w:rPr>
        <w:t>接口</w:t>
      </w:r>
      <w:r w:rsidR="00F24408" w:rsidRPr="00747131">
        <w:rPr>
          <w:rFonts w:ascii="Times New Roman" w:hAnsi="Times New Roman" w:cs="Times New Roman" w:hint="eastAsia"/>
          <w:sz w:val="24"/>
          <w:szCs w:val="24"/>
        </w:rPr>
        <w:t>获取</w:t>
      </w:r>
      <w:r w:rsidR="006E1C0A" w:rsidRPr="00747131">
        <w:rPr>
          <w:rFonts w:ascii="Times New Roman" w:hAnsi="Times New Roman" w:cs="Times New Roman" w:hint="eastAsia"/>
          <w:sz w:val="24"/>
          <w:szCs w:val="24"/>
        </w:rPr>
        <w:t>用户查询</w:t>
      </w:r>
      <w:r w:rsidR="00F24408" w:rsidRPr="00747131">
        <w:rPr>
          <w:rFonts w:ascii="Times New Roman" w:hAnsi="Times New Roman" w:cs="Times New Roman" w:hint="eastAsia"/>
          <w:sz w:val="24"/>
          <w:szCs w:val="24"/>
        </w:rPr>
        <w:t>。云侧</w:t>
      </w:r>
      <w:r w:rsidR="00922075" w:rsidRPr="00747131">
        <w:rPr>
          <w:rFonts w:ascii="Times New Roman" w:hAnsi="Times New Roman" w:cs="Times New Roman" w:hint="eastAsia"/>
          <w:sz w:val="24"/>
          <w:szCs w:val="24"/>
        </w:rPr>
        <w:t>智能助理可以采用</w:t>
      </w:r>
      <w:r w:rsidR="00F24408" w:rsidRPr="00747131">
        <w:rPr>
          <w:rFonts w:ascii="Times New Roman" w:hAnsi="Times New Roman" w:cs="Times New Roman" w:hint="eastAsia"/>
          <w:sz w:val="24"/>
          <w:szCs w:val="24"/>
        </w:rPr>
        <w:t>意图中控</w:t>
      </w:r>
      <w:r w:rsidR="00425E9A" w:rsidRPr="00747131">
        <w:rPr>
          <w:rFonts w:ascii="Times New Roman" w:hAnsi="Times New Roman" w:cs="Times New Roman" w:hint="eastAsia"/>
          <w:sz w:val="24"/>
          <w:szCs w:val="24"/>
        </w:rPr>
        <w:t>模型</w:t>
      </w:r>
      <w:r w:rsidR="00027963" w:rsidRPr="00747131">
        <w:rPr>
          <w:rFonts w:ascii="Times New Roman" w:hAnsi="Times New Roman" w:cs="Times New Roman" w:hint="eastAsia"/>
          <w:sz w:val="24"/>
          <w:szCs w:val="24"/>
        </w:rPr>
        <w:t>对</w:t>
      </w:r>
      <w:r w:rsidR="006E1C0A" w:rsidRPr="00747131">
        <w:rPr>
          <w:rFonts w:ascii="Times New Roman" w:hAnsi="Times New Roman" w:cs="Times New Roman" w:hint="eastAsia"/>
          <w:sz w:val="24"/>
          <w:szCs w:val="24"/>
        </w:rPr>
        <w:t>用户查询</w:t>
      </w:r>
      <w:proofErr w:type="gramStart"/>
      <w:r w:rsidR="00027963" w:rsidRPr="00747131">
        <w:rPr>
          <w:rFonts w:ascii="Times New Roman" w:hAnsi="Times New Roman" w:cs="Times New Roman" w:hint="eastAsia"/>
          <w:sz w:val="24"/>
          <w:szCs w:val="24"/>
        </w:rPr>
        <w:t>进行垂域意图</w:t>
      </w:r>
      <w:proofErr w:type="gramEnd"/>
      <w:r w:rsidR="00027963" w:rsidRPr="00747131">
        <w:rPr>
          <w:rFonts w:ascii="Times New Roman" w:hAnsi="Times New Roman" w:cs="Times New Roman" w:hint="eastAsia"/>
          <w:sz w:val="24"/>
          <w:szCs w:val="24"/>
        </w:rPr>
        <w:t>分类处理，</w:t>
      </w:r>
      <w:r w:rsidR="00922075" w:rsidRPr="00747131">
        <w:rPr>
          <w:rFonts w:ascii="Times New Roman" w:hAnsi="Times New Roman" w:cs="Times New Roman" w:hint="eastAsia"/>
          <w:sz w:val="24"/>
          <w:szCs w:val="24"/>
        </w:rPr>
        <w:t>确定用户查询对应</w:t>
      </w:r>
      <w:proofErr w:type="gramStart"/>
      <w:r w:rsidR="00922075" w:rsidRPr="00747131">
        <w:rPr>
          <w:rFonts w:ascii="Times New Roman" w:hAnsi="Times New Roman" w:cs="Times New Roman" w:hint="eastAsia"/>
          <w:sz w:val="24"/>
          <w:szCs w:val="24"/>
        </w:rPr>
        <w:t>的垂域类别</w:t>
      </w:r>
      <w:proofErr w:type="gramEnd"/>
      <w:r w:rsidR="00922075" w:rsidRPr="00747131">
        <w:rPr>
          <w:rFonts w:ascii="Times New Roman" w:hAnsi="Times New Roman" w:cs="Times New Roman" w:hint="eastAsia"/>
          <w:sz w:val="24"/>
          <w:szCs w:val="24"/>
        </w:rPr>
        <w:t>。以用户查询对应</w:t>
      </w:r>
      <w:proofErr w:type="gramStart"/>
      <w:r w:rsidR="00922075" w:rsidRPr="00747131">
        <w:rPr>
          <w:rFonts w:ascii="Times New Roman" w:hAnsi="Times New Roman" w:cs="Times New Roman" w:hint="eastAsia"/>
          <w:sz w:val="24"/>
          <w:szCs w:val="24"/>
        </w:rPr>
        <w:t>的垂域类别</w:t>
      </w:r>
      <w:proofErr w:type="gramEnd"/>
      <w:r w:rsidR="00922075" w:rsidRPr="00747131">
        <w:rPr>
          <w:rFonts w:ascii="Times New Roman" w:hAnsi="Times New Roman" w:cs="Times New Roman" w:hint="eastAsia"/>
          <w:sz w:val="24"/>
          <w:szCs w:val="24"/>
        </w:rPr>
        <w:t>为</w:t>
      </w:r>
      <w:proofErr w:type="gramStart"/>
      <w:r w:rsidR="00922075" w:rsidRPr="00747131">
        <w:rPr>
          <w:rFonts w:ascii="Times New Roman" w:hAnsi="Times New Roman" w:cs="Times New Roman" w:hint="eastAsia"/>
          <w:sz w:val="24"/>
          <w:szCs w:val="24"/>
        </w:rPr>
        <w:t>生活垂域为例</w:t>
      </w:r>
      <w:proofErr w:type="gramEnd"/>
      <w:r w:rsidR="00922075" w:rsidRPr="00747131">
        <w:rPr>
          <w:rFonts w:ascii="Times New Roman" w:hAnsi="Times New Roman" w:cs="Times New Roman" w:hint="eastAsia"/>
          <w:sz w:val="24"/>
          <w:szCs w:val="24"/>
        </w:rPr>
        <w:t>，云侧智能助理可以将用户查询输入</w:t>
      </w:r>
      <w:proofErr w:type="gramStart"/>
      <w:r w:rsidR="00922075" w:rsidRPr="00747131">
        <w:rPr>
          <w:rFonts w:ascii="Times New Roman" w:hAnsi="Times New Roman" w:cs="Times New Roman" w:hint="eastAsia"/>
          <w:sz w:val="24"/>
          <w:szCs w:val="24"/>
        </w:rPr>
        <w:t>生活垂域模型</w:t>
      </w:r>
      <w:proofErr w:type="gramEnd"/>
      <w:r w:rsidR="00922075" w:rsidRPr="00747131">
        <w:rPr>
          <w:rFonts w:ascii="Times New Roman" w:hAnsi="Times New Roman" w:cs="Times New Roman" w:hint="eastAsia"/>
          <w:sz w:val="24"/>
          <w:szCs w:val="24"/>
        </w:rPr>
        <w:t>。</w:t>
      </w:r>
      <w:proofErr w:type="gramStart"/>
      <w:r w:rsidR="00922075" w:rsidRPr="00747131">
        <w:rPr>
          <w:rFonts w:ascii="Times New Roman" w:hAnsi="Times New Roman" w:cs="Times New Roman" w:hint="eastAsia"/>
          <w:sz w:val="24"/>
          <w:szCs w:val="24"/>
        </w:rPr>
        <w:t>生活垂域模型</w:t>
      </w:r>
      <w:proofErr w:type="gramEnd"/>
      <w:r w:rsidR="00922075" w:rsidRPr="00747131">
        <w:rPr>
          <w:rFonts w:ascii="Times New Roman" w:hAnsi="Times New Roman" w:cs="Times New Roman" w:hint="eastAsia"/>
          <w:sz w:val="24"/>
          <w:szCs w:val="24"/>
        </w:rPr>
        <w:t>可以输出</w:t>
      </w:r>
      <w:r w:rsidR="00027963" w:rsidRPr="00747131">
        <w:rPr>
          <w:rFonts w:ascii="Times New Roman" w:hAnsi="Times New Roman" w:cs="Times New Roman" w:hint="eastAsia"/>
          <w:sz w:val="24"/>
          <w:szCs w:val="24"/>
        </w:rPr>
        <w:t>从</w:t>
      </w:r>
      <w:r w:rsidR="006E1C0A" w:rsidRPr="00747131">
        <w:rPr>
          <w:rFonts w:ascii="Times New Roman" w:hAnsi="Times New Roman" w:cs="Times New Roman" w:hint="eastAsia"/>
          <w:sz w:val="24"/>
          <w:szCs w:val="24"/>
        </w:rPr>
        <w:t>用户查询</w:t>
      </w:r>
      <w:r w:rsidR="00027963" w:rsidRPr="00747131">
        <w:rPr>
          <w:rFonts w:ascii="Times New Roman" w:hAnsi="Times New Roman" w:cs="Times New Roman" w:hint="eastAsia"/>
          <w:sz w:val="24"/>
          <w:szCs w:val="24"/>
        </w:rPr>
        <w:t>中提取有效信息。</w:t>
      </w:r>
      <w:r w:rsidR="00A40225" w:rsidRPr="00747131">
        <w:rPr>
          <w:rFonts w:ascii="Times New Roman" w:hAnsi="Times New Roman" w:cs="Times New Roman" w:hint="eastAsia"/>
          <w:sz w:val="24"/>
          <w:szCs w:val="24"/>
        </w:rPr>
        <w:t>云侧</w:t>
      </w:r>
      <w:r w:rsidR="00922075" w:rsidRPr="00747131">
        <w:rPr>
          <w:rFonts w:ascii="Times New Roman" w:hAnsi="Times New Roman" w:cs="Times New Roman" w:hint="eastAsia"/>
          <w:sz w:val="24"/>
          <w:szCs w:val="24"/>
        </w:rPr>
        <w:t>智能助理</w:t>
      </w:r>
      <w:r w:rsidR="00A40225" w:rsidRPr="00747131">
        <w:rPr>
          <w:rFonts w:ascii="Times New Roman" w:hAnsi="Times New Roman" w:cs="Times New Roman" w:hint="eastAsia"/>
          <w:sz w:val="24"/>
          <w:szCs w:val="24"/>
        </w:rPr>
        <w:t>可以</w:t>
      </w:r>
      <w:r w:rsidR="00425E9A" w:rsidRPr="00747131">
        <w:rPr>
          <w:rFonts w:ascii="Times New Roman" w:hAnsi="Times New Roman" w:cs="Times New Roman" w:hint="eastAsia"/>
          <w:sz w:val="24"/>
          <w:szCs w:val="24"/>
        </w:rPr>
        <w:t>调用</w:t>
      </w:r>
      <w:r w:rsidR="00BF7310" w:rsidRPr="00747131">
        <w:rPr>
          <w:rFonts w:ascii="Times New Roman" w:hAnsi="Times New Roman" w:cs="Times New Roman" w:hint="eastAsia"/>
          <w:sz w:val="24"/>
          <w:szCs w:val="24"/>
        </w:rPr>
        <w:t>I</w:t>
      </w:r>
      <w:r w:rsidR="00BF7310" w:rsidRPr="00747131">
        <w:rPr>
          <w:rFonts w:ascii="Times New Roman" w:hAnsi="Times New Roman" w:cs="Times New Roman"/>
          <w:sz w:val="24"/>
          <w:szCs w:val="24"/>
        </w:rPr>
        <w:t>F1</w:t>
      </w:r>
      <w:r w:rsidR="00BF7310" w:rsidRPr="00747131">
        <w:rPr>
          <w:rFonts w:ascii="Times New Roman" w:hAnsi="Times New Roman" w:cs="Times New Roman" w:hint="eastAsia"/>
          <w:sz w:val="24"/>
          <w:szCs w:val="24"/>
        </w:rPr>
        <w:t>接口</w:t>
      </w:r>
      <w:proofErr w:type="gramStart"/>
      <w:r w:rsidR="00A40225" w:rsidRPr="00747131">
        <w:rPr>
          <w:rFonts w:ascii="Times New Roman" w:hAnsi="Times New Roman" w:cs="Times New Roman" w:hint="eastAsia"/>
          <w:sz w:val="24"/>
          <w:szCs w:val="24"/>
        </w:rPr>
        <w:t>返回垂域意图</w:t>
      </w:r>
      <w:proofErr w:type="gramEnd"/>
      <w:r w:rsidR="00027963" w:rsidRPr="00747131">
        <w:rPr>
          <w:rFonts w:ascii="Times New Roman" w:hAnsi="Times New Roman" w:cs="Times New Roman" w:hint="eastAsia"/>
          <w:sz w:val="24"/>
          <w:szCs w:val="24"/>
        </w:rPr>
        <w:t>分类结果</w:t>
      </w:r>
      <w:r w:rsidR="00A40225" w:rsidRPr="00747131">
        <w:rPr>
          <w:rFonts w:ascii="Times New Roman" w:hAnsi="Times New Roman" w:cs="Times New Roman" w:hint="eastAsia"/>
          <w:sz w:val="24"/>
          <w:szCs w:val="24"/>
        </w:rPr>
        <w:t>。</w:t>
      </w:r>
      <w:proofErr w:type="gramStart"/>
      <w:r w:rsidR="00027963" w:rsidRPr="00747131">
        <w:rPr>
          <w:rFonts w:ascii="Times New Roman" w:hAnsi="Times New Roman" w:cs="Times New Roman" w:hint="eastAsia"/>
          <w:sz w:val="24"/>
          <w:szCs w:val="24"/>
        </w:rPr>
        <w:t>垂域意图</w:t>
      </w:r>
      <w:proofErr w:type="gramEnd"/>
      <w:r w:rsidR="00027963" w:rsidRPr="00747131">
        <w:rPr>
          <w:rFonts w:ascii="Times New Roman" w:hAnsi="Times New Roman" w:cs="Times New Roman" w:hint="eastAsia"/>
          <w:sz w:val="24"/>
          <w:szCs w:val="24"/>
        </w:rPr>
        <w:t>分类结果可以包含从</w:t>
      </w:r>
      <w:r w:rsidR="006E1C0A" w:rsidRPr="00747131">
        <w:rPr>
          <w:rFonts w:ascii="Times New Roman" w:hAnsi="Times New Roman" w:cs="Times New Roman" w:hint="eastAsia"/>
          <w:sz w:val="24"/>
          <w:szCs w:val="24"/>
        </w:rPr>
        <w:t>用户查询</w:t>
      </w:r>
      <w:r w:rsidR="00027963" w:rsidRPr="00747131">
        <w:rPr>
          <w:rFonts w:ascii="Times New Roman" w:hAnsi="Times New Roman" w:cs="Times New Roman" w:hint="eastAsia"/>
          <w:sz w:val="24"/>
          <w:szCs w:val="24"/>
        </w:rPr>
        <w:t>中提取的有效信息。</w:t>
      </w:r>
    </w:p>
    <w:p w14:paraId="3AA9E0A3" w14:textId="57770003" w:rsidR="00027963" w:rsidRPr="00747131" w:rsidRDefault="00452F95"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sz w:val="24"/>
          <w:szCs w:val="24"/>
        </w:rPr>
        <w:t>S202</w:t>
      </w:r>
      <w:r w:rsidR="00425E9A" w:rsidRPr="00747131">
        <w:rPr>
          <w:rFonts w:ascii="Times New Roman" w:hAnsi="Times New Roman" w:cs="Times New Roman" w:hint="eastAsia"/>
          <w:sz w:val="24"/>
          <w:szCs w:val="24"/>
        </w:rPr>
        <w:t>、</w:t>
      </w:r>
      <w:proofErr w:type="gramStart"/>
      <w:r w:rsidR="00027963" w:rsidRPr="00747131">
        <w:rPr>
          <w:rFonts w:ascii="Times New Roman" w:hAnsi="Times New Roman" w:cs="Times New Roman" w:hint="eastAsia"/>
          <w:sz w:val="24"/>
          <w:szCs w:val="24"/>
        </w:rPr>
        <w:t>端侧</w:t>
      </w:r>
      <w:r w:rsidR="00D7234A" w:rsidRPr="00747131">
        <w:rPr>
          <w:rFonts w:ascii="Times New Roman" w:hAnsi="Times New Roman" w:cs="Times New Roman" w:hint="eastAsia"/>
          <w:sz w:val="24"/>
          <w:szCs w:val="24"/>
        </w:rPr>
        <w:t>智能</w:t>
      </w:r>
      <w:proofErr w:type="gramEnd"/>
      <w:r w:rsidR="00D7234A" w:rsidRPr="00747131">
        <w:rPr>
          <w:rFonts w:ascii="Times New Roman" w:hAnsi="Times New Roman" w:cs="Times New Roman" w:hint="eastAsia"/>
          <w:sz w:val="24"/>
          <w:szCs w:val="24"/>
        </w:rPr>
        <w:t>助理应用</w:t>
      </w:r>
      <w:r w:rsidR="00027963" w:rsidRPr="00747131">
        <w:rPr>
          <w:rFonts w:ascii="Times New Roman" w:hAnsi="Times New Roman" w:cs="Times New Roman" w:hint="eastAsia"/>
          <w:sz w:val="24"/>
          <w:szCs w:val="24"/>
        </w:rPr>
        <w:t>可以调用</w:t>
      </w:r>
      <w:r w:rsidR="00BF7310" w:rsidRPr="00747131">
        <w:rPr>
          <w:rFonts w:ascii="Times New Roman" w:hAnsi="Times New Roman" w:cs="Times New Roman" w:hint="eastAsia"/>
          <w:sz w:val="24"/>
          <w:szCs w:val="24"/>
        </w:rPr>
        <w:t>I</w:t>
      </w:r>
      <w:r w:rsidR="00BF7310" w:rsidRPr="00747131">
        <w:rPr>
          <w:rFonts w:ascii="Times New Roman" w:hAnsi="Times New Roman" w:cs="Times New Roman"/>
          <w:sz w:val="24"/>
          <w:szCs w:val="24"/>
        </w:rPr>
        <w:t>F2</w:t>
      </w:r>
      <w:r w:rsidR="00BF7310" w:rsidRPr="00747131">
        <w:rPr>
          <w:rFonts w:ascii="Times New Roman" w:hAnsi="Times New Roman" w:cs="Times New Roman" w:hint="eastAsia"/>
          <w:sz w:val="24"/>
          <w:szCs w:val="24"/>
        </w:rPr>
        <w:t>接口</w:t>
      </w:r>
      <w:r w:rsidR="00027963" w:rsidRPr="00747131">
        <w:rPr>
          <w:rFonts w:ascii="Times New Roman" w:hAnsi="Times New Roman" w:cs="Times New Roman" w:hint="eastAsia"/>
          <w:sz w:val="24"/>
          <w:szCs w:val="24"/>
        </w:rPr>
        <w:t>，并输入</w:t>
      </w:r>
      <w:r w:rsidR="006E1C0A" w:rsidRPr="00747131">
        <w:rPr>
          <w:rFonts w:ascii="Times New Roman" w:hAnsi="Times New Roman" w:cs="Times New Roman" w:hint="eastAsia"/>
          <w:sz w:val="24"/>
          <w:szCs w:val="24"/>
        </w:rPr>
        <w:t>用户查询</w:t>
      </w:r>
      <w:r w:rsidR="00027963" w:rsidRPr="00747131">
        <w:rPr>
          <w:rFonts w:ascii="Times New Roman" w:hAnsi="Times New Roman" w:cs="Times New Roman" w:hint="eastAsia"/>
          <w:sz w:val="24"/>
          <w:szCs w:val="24"/>
        </w:rPr>
        <w:t>。</w:t>
      </w:r>
      <w:r w:rsidR="001243ED" w:rsidRPr="00747131">
        <w:rPr>
          <w:rFonts w:ascii="Times New Roman" w:hAnsi="Times New Roman" w:cs="Times New Roman" w:hint="eastAsia"/>
          <w:sz w:val="24"/>
          <w:szCs w:val="24"/>
        </w:rPr>
        <w:t>云侧</w:t>
      </w:r>
      <w:r w:rsidR="00425E9A" w:rsidRPr="00747131">
        <w:rPr>
          <w:rFonts w:ascii="Times New Roman" w:hAnsi="Times New Roman" w:cs="Times New Roman"/>
          <w:sz w:val="24"/>
          <w:szCs w:val="24"/>
        </w:rPr>
        <w:t>PA</w:t>
      </w:r>
      <w:r w:rsidR="00425E9A" w:rsidRPr="00747131">
        <w:rPr>
          <w:rFonts w:ascii="Times New Roman" w:hAnsi="Times New Roman" w:cs="Times New Roman" w:hint="eastAsia"/>
          <w:sz w:val="24"/>
          <w:szCs w:val="24"/>
        </w:rPr>
        <w:t>模型可以获取</w:t>
      </w:r>
      <w:r w:rsidR="006E1C0A" w:rsidRPr="00747131">
        <w:rPr>
          <w:rFonts w:ascii="Times New Roman" w:hAnsi="Times New Roman" w:cs="Times New Roman" w:hint="eastAsia"/>
          <w:sz w:val="24"/>
          <w:szCs w:val="24"/>
        </w:rPr>
        <w:t>用户查询</w:t>
      </w:r>
      <w:r w:rsidR="00425E9A" w:rsidRPr="00747131">
        <w:rPr>
          <w:rFonts w:ascii="Times New Roman" w:hAnsi="Times New Roman" w:cs="Times New Roman" w:hint="eastAsia"/>
          <w:sz w:val="24"/>
          <w:szCs w:val="24"/>
        </w:rPr>
        <w:t>。在获取</w:t>
      </w:r>
      <w:r w:rsidR="006E1C0A" w:rsidRPr="00747131">
        <w:rPr>
          <w:rFonts w:ascii="Times New Roman" w:hAnsi="Times New Roman" w:cs="Times New Roman" w:hint="eastAsia"/>
          <w:sz w:val="24"/>
          <w:szCs w:val="24"/>
        </w:rPr>
        <w:t>用户查询</w:t>
      </w:r>
      <w:r w:rsidR="00425E9A" w:rsidRPr="00747131">
        <w:rPr>
          <w:rFonts w:ascii="Times New Roman" w:hAnsi="Times New Roman" w:cs="Times New Roman" w:hint="eastAsia"/>
          <w:sz w:val="24"/>
          <w:szCs w:val="24"/>
        </w:rPr>
        <w:t>的情况下，</w:t>
      </w:r>
      <w:r w:rsidR="001243ED" w:rsidRPr="00747131">
        <w:rPr>
          <w:rFonts w:ascii="Times New Roman" w:hAnsi="Times New Roman" w:cs="Times New Roman" w:hint="eastAsia"/>
          <w:sz w:val="24"/>
          <w:szCs w:val="24"/>
        </w:rPr>
        <w:t>云侧</w:t>
      </w:r>
      <w:r w:rsidR="00425E9A" w:rsidRPr="00747131">
        <w:rPr>
          <w:rFonts w:ascii="Times New Roman" w:hAnsi="Times New Roman" w:cs="Times New Roman" w:hint="eastAsia"/>
          <w:sz w:val="24"/>
          <w:szCs w:val="24"/>
        </w:rPr>
        <w:t>P</w:t>
      </w:r>
      <w:r w:rsidR="00425E9A" w:rsidRPr="00747131">
        <w:rPr>
          <w:rFonts w:ascii="Times New Roman" w:hAnsi="Times New Roman" w:cs="Times New Roman"/>
          <w:sz w:val="24"/>
          <w:szCs w:val="24"/>
        </w:rPr>
        <w:t>A</w:t>
      </w:r>
      <w:r w:rsidR="00425E9A" w:rsidRPr="00747131">
        <w:rPr>
          <w:rFonts w:ascii="Times New Roman" w:hAnsi="Times New Roman" w:cs="Times New Roman" w:hint="eastAsia"/>
          <w:sz w:val="24"/>
          <w:szCs w:val="24"/>
        </w:rPr>
        <w:t>模型可以</w:t>
      </w:r>
      <w:r w:rsidR="007A0861" w:rsidRPr="00747131">
        <w:rPr>
          <w:rFonts w:ascii="Times New Roman" w:hAnsi="Times New Roman" w:cs="Times New Roman" w:hint="eastAsia"/>
          <w:sz w:val="24"/>
          <w:szCs w:val="24"/>
        </w:rPr>
        <w:t>实现与</w:t>
      </w:r>
      <w:r w:rsidR="007A0861" w:rsidRPr="00747131">
        <w:rPr>
          <w:rFonts w:ascii="Times New Roman" w:hAnsi="Times New Roman" w:cs="Times New Roman" w:hint="eastAsia"/>
          <w:sz w:val="24"/>
          <w:szCs w:val="24"/>
        </w:rPr>
        <w:t>S</w:t>
      </w:r>
      <w:r w:rsidR="007A0861" w:rsidRPr="00747131">
        <w:rPr>
          <w:rFonts w:ascii="Times New Roman" w:hAnsi="Times New Roman" w:cs="Times New Roman"/>
          <w:sz w:val="24"/>
          <w:szCs w:val="24"/>
        </w:rPr>
        <w:t>102-S104</w:t>
      </w:r>
      <w:r w:rsidR="007A0861" w:rsidRPr="00747131">
        <w:rPr>
          <w:rFonts w:ascii="Times New Roman" w:hAnsi="Times New Roman" w:cs="Times New Roman" w:hint="eastAsia"/>
          <w:sz w:val="24"/>
          <w:szCs w:val="24"/>
        </w:rPr>
        <w:t>相同的功能</w:t>
      </w:r>
      <w:r w:rsidR="004D2959" w:rsidRPr="00747131">
        <w:rPr>
          <w:rFonts w:ascii="Times New Roman" w:hAnsi="Times New Roman" w:cs="Times New Roman" w:hint="eastAsia"/>
          <w:sz w:val="24"/>
          <w:szCs w:val="24"/>
        </w:rPr>
        <w:t>和技术效果</w:t>
      </w:r>
      <w:r w:rsidR="007A0861" w:rsidRPr="00747131">
        <w:rPr>
          <w:rFonts w:ascii="Times New Roman" w:hAnsi="Times New Roman" w:cs="Times New Roman" w:hint="eastAsia"/>
          <w:sz w:val="24"/>
          <w:szCs w:val="24"/>
        </w:rPr>
        <w:t>。</w:t>
      </w:r>
      <w:r w:rsidR="001243ED" w:rsidRPr="00747131">
        <w:rPr>
          <w:rFonts w:ascii="Times New Roman" w:hAnsi="Times New Roman" w:cs="Times New Roman" w:hint="eastAsia"/>
          <w:sz w:val="24"/>
          <w:szCs w:val="24"/>
        </w:rPr>
        <w:t>云侧</w:t>
      </w:r>
      <w:r w:rsidR="001243ED" w:rsidRPr="00747131">
        <w:rPr>
          <w:rFonts w:ascii="Times New Roman" w:hAnsi="Times New Roman" w:cs="Times New Roman" w:hint="eastAsia"/>
          <w:sz w:val="24"/>
          <w:szCs w:val="24"/>
        </w:rPr>
        <w:t>P</w:t>
      </w:r>
      <w:r w:rsidR="001243ED" w:rsidRPr="00747131">
        <w:rPr>
          <w:rFonts w:ascii="Times New Roman" w:hAnsi="Times New Roman" w:cs="Times New Roman"/>
          <w:sz w:val="24"/>
          <w:szCs w:val="24"/>
        </w:rPr>
        <w:t>A</w:t>
      </w:r>
      <w:r w:rsidR="001243ED" w:rsidRPr="00747131">
        <w:rPr>
          <w:rFonts w:ascii="Times New Roman" w:hAnsi="Times New Roman" w:cs="Times New Roman" w:hint="eastAsia"/>
          <w:sz w:val="24"/>
          <w:szCs w:val="24"/>
        </w:rPr>
        <w:t>模型可以输出基于用户查询拆解得到的任务工具和任务工具的参数，并通过</w:t>
      </w:r>
      <w:r w:rsidR="00425E9A" w:rsidRPr="00747131">
        <w:rPr>
          <w:rFonts w:ascii="Times New Roman" w:hAnsi="Times New Roman" w:cs="Times New Roman" w:hint="eastAsia"/>
          <w:sz w:val="24"/>
          <w:szCs w:val="24"/>
        </w:rPr>
        <w:t>I</w:t>
      </w:r>
      <w:r w:rsidR="00425E9A" w:rsidRPr="00747131">
        <w:rPr>
          <w:rFonts w:ascii="Times New Roman" w:hAnsi="Times New Roman" w:cs="Times New Roman"/>
          <w:sz w:val="24"/>
          <w:szCs w:val="24"/>
        </w:rPr>
        <w:t>F2</w:t>
      </w:r>
      <w:r w:rsidR="00425E9A" w:rsidRPr="00747131">
        <w:rPr>
          <w:rFonts w:ascii="Times New Roman" w:hAnsi="Times New Roman" w:cs="Times New Roman" w:hint="eastAsia"/>
          <w:sz w:val="24"/>
          <w:szCs w:val="24"/>
        </w:rPr>
        <w:t>接口返回拆解后的任务工具和</w:t>
      </w:r>
      <w:r w:rsidR="001243ED" w:rsidRPr="00747131">
        <w:rPr>
          <w:rFonts w:ascii="Times New Roman" w:hAnsi="Times New Roman" w:cs="Times New Roman" w:hint="eastAsia"/>
          <w:sz w:val="24"/>
          <w:szCs w:val="24"/>
        </w:rPr>
        <w:t>任务工具的</w:t>
      </w:r>
      <w:r w:rsidR="00425E9A" w:rsidRPr="00747131">
        <w:rPr>
          <w:rFonts w:ascii="Times New Roman" w:hAnsi="Times New Roman" w:cs="Times New Roman" w:hint="eastAsia"/>
          <w:sz w:val="24"/>
          <w:szCs w:val="24"/>
        </w:rPr>
        <w:t>参数。拆解后的任务工具和</w:t>
      </w:r>
      <w:r w:rsidR="001243ED" w:rsidRPr="00747131">
        <w:rPr>
          <w:rFonts w:ascii="Times New Roman" w:hAnsi="Times New Roman" w:cs="Times New Roman" w:hint="eastAsia"/>
          <w:sz w:val="24"/>
          <w:szCs w:val="24"/>
        </w:rPr>
        <w:t>任务工具的</w:t>
      </w:r>
      <w:r w:rsidR="00425E9A" w:rsidRPr="00747131">
        <w:rPr>
          <w:rFonts w:ascii="Times New Roman" w:hAnsi="Times New Roman" w:cs="Times New Roman" w:hint="eastAsia"/>
          <w:sz w:val="24"/>
          <w:szCs w:val="24"/>
        </w:rPr>
        <w:t>参数，即</w:t>
      </w:r>
      <w:r w:rsidR="006E1C0A" w:rsidRPr="00747131">
        <w:rPr>
          <w:rFonts w:ascii="Times New Roman" w:hAnsi="Times New Roman" w:cs="Times New Roman" w:hint="eastAsia"/>
          <w:sz w:val="24"/>
          <w:szCs w:val="24"/>
        </w:rPr>
        <w:t>用户查询</w:t>
      </w:r>
      <w:r w:rsidR="00425E9A" w:rsidRPr="00747131">
        <w:rPr>
          <w:rFonts w:ascii="Times New Roman" w:hAnsi="Times New Roman" w:cs="Times New Roman" w:hint="eastAsia"/>
          <w:sz w:val="24"/>
          <w:szCs w:val="24"/>
        </w:rPr>
        <w:t>对应的工具和工具参数。</w:t>
      </w:r>
    </w:p>
    <w:p w14:paraId="468D6ECB" w14:textId="4BA87059" w:rsidR="00027963" w:rsidRPr="00747131" w:rsidRDefault="00452F95"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sz w:val="24"/>
          <w:szCs w:val="24"/>
        </w:rPr>
        <w:t>S203</w:t>
      </w:r>
      <w:r w:rsidRPr="00747131">
        <w:rPr>
          <w:rFonts w:ascii="Times New Roman" w:hAnsi="Times New Roman" w:cs="Times New Roman" w:hint="eastAsia"/>
          <w:sz w:val="24"/>
          <w:szCs w:val="24"/>
        </w:rPr>
        <w:t>、</w:t>
      </w:r>
      <w:proofErr w:type="gramStart"/>
      <w:r w:rsidR="00425E9A" w:rsidRPr="00747131">
        <w:rPr>
          <w:rFonts w:ascii="Times New Roman" w:hAnsi="Times New Roman" w:cs="Times New Roman" w:hint="eastAsia"/>
          <w:sz w:val="24"/>
          <w:szCs w:val="24"/>
        </w:rPr>
        <w:t>端侧</w:t>
      </w:r>
      <w:r w:rsidR="001243ED" w:rsidRPr="00747131">
        <w:rPr>
          <w:rFonts w:ascii="Times New Roman" w:hAnsi="Times New Roman" w:cs="Times New Roman" w:hint="eastAsia"/>
          <w:sz w:val="24"/>
          <w:szCs w:val="24"/>
        </w:rPr>
        <w:t>智能</w:t>
      </w:r>
      <w:proofErr w:type="gramEnd"/>
      <w:r w:rsidR="001243ED" w:rsidRPr="00747131">
        <w:rPr>
          <w:rFonts w:ascii="Times New Roman" w:hAnsi="Times New Roman" w:cs="Times New Roman" w:hint="eastAsia"/>
          <w:sz w:val="24"/>
          <w:szCs w:val="24"/>
        </w:rPr>
        <w:t>助理应用</w:t>
      </w:r>
      <w:r w:rsidR="00425E9A" w:rsidRPr="00747131">
        <w:rPr>
          <w:rFonts w:ascii="Times New Roman" w:hAnsi="Times New Roman" w:cs="Times New Roman" w:hint="eastAsia"/>
          <w:sz w:val="24"/>
          <w:szCs w:val="24"/>
        </w:rPr>
        <w:t>可以调用</w:t>
      </w:r>
      <w:r w:rsidR="00425E9A" w:rsidRPr="00747131">
        <w:rPr>
          <w:rFonts w:ascii="Times New Roman" w:hAnsi="Times New Roman" w:cs="Times New Roman" w:hint="eastAsia"/>
          <w:sz w:val="24"/>
          <w:szCs w:val="24"/>
        </w:rPr>
        <w:t>I</w:t>
      </w:r>
      <w:r w:rsidR="00425E9A" w:rsidRPr="00747131">
        <w:rPr>
          <w:rFonts w:ascii="Times New Roman" w:hAnsi="Times New Roman" w:cs="Times New Roman"/>
          <w:sz w:val="24"/>
          <w:szCs w:val="24"/>
        </w:rPr>
        <w:t>F3</w:t>
      </w:r>
      <w:r w:rsidR="00425E9A" w:rsidRPr="00747131">
        <w:rPr>
          <w:rFonts w:ascii="Times New Roman" w:hAnsi="Times New Roman" w:cs="Times New Roman" w:hint="eastAsia"/>
          <w:sz w:val="24"/>
          <w:szCs w:val="24"/>
        </w:rPr>
        <w:t>接口，并输入拆解后的任务工具和</w:t>
      </w:r>
      <w:r w:rsidR="001243ED" w:rsidRPr="00747131">
        <w:rPr>
          <w:rFonts w:ascii="Times New Roman" w:hAnsi="Times New Roman" w:cs="Times New Roman" w:hint="eastAsia"/>
          <w:sz w:val="24"/>
          <w:szCs w:val="24"/>
        </w:rPr>
        <w:t>任务工具的</w:t>
      </w:r>
      <w:r w:rsidR="00425E9A" w:rsidRPr="00747131">
        <w:rPr>
          <w:rFonts w:ascii="Times New Roman" w:hAnsi="Times New Roman" w:cs="Times New Roman" w:hint="eastAsia"/>
          <w:sz w:val="24"/>
          <w:szCs w:val="24"/>
        </w:rPr>
        <w:t>参数。</w:t>
      </w:r>
      <w:proofErr w:type="gramStart"/>
      <w:r w:rsidR="00425E9A" w:rsidRPr="00747131">
        <w:rPr>
          <w:rFonts w:ascii="Times New Roman" w:hAnsi="Times New Roman" w:cs="Times New Roman" w:hint="eastAsia"/>
          <w:sz w:val="24"/>
          <w:szCs w:val="24"/>
        </w:rPr>
        <w:t>端侧感知</w:t>
      </w:r>
      <w:proofErr w:type="gramEnd"/>
      <w:r w:rsidR="00425E9A" w:rsidRPr="00747131">
        <w:rPr>
          <w:rFonts w:ascii="Times New Roman" w:hAnsi="Times New Roman" w:cs="Times New Roman" w:hint="eastAsia"/>
          <w:sz w:val="24"/>
          <w:szCs w:val="24"/>
        </w:rPr>
        <w:t>应用可以</w:t>
      </w:r>
      <w:r w:rsidR="004D2959" w:rsidRPr="00747131">
        <w:rPr>
          <w:rFonts w:ascii="Times New Roman" w:hAnsi="Times New Roman" w:cs="Times New Roman" w:hint="eastAsia"/>
          <w:sz w:val="24"/>
          <w:szCs w:val="24"/>
        </w:rPr>
        <w:t>获取</w:t>
      </w:r>
      <w:r w:rsidR="00425E9A" w:rsidRPr="00747131">
        <w:rPr>
          <w:rFonts w:ascii="Times New Roman" w:hAnsi="Times New Roman" w:cs="Times New Roman" w:hint="eastAsia"/>
          <w:sz w:val="24"/>
          <w:szCs w:val="24"/>
        </w:rPr>
        <w:t>拆解后的任务工具和</w:t>
      </w:r>
      <w:r w:rsidR="001243ED" w:rsidRPr="00747131">
        <w:rPr>
          <w:rFonts w:ascii="Times New Roman" w:hAnsi="Times New Roman" w:cs="Times New Roman" w:hint="eastAsia"/>
          <w:sz w:val="24"/>
          <w:szCs w:val="24"/>
        </w:rPr>
        <w:t>任务工具的</w:t>
      </w:r>
      <w:r w:rsidR="00425E9A" w:rsidRPr="00747131">
        <w:rPr>
          <w:rFonts w:ascii="Times New Roman" w:hAnsi="Times New Roman" w:cs="Times New Roman" w:hint="eastAsia"/>
          <w:sz w:val="24"/>
          <w:szCs w:val="24"/>
        </w:rPr>
        <w:t>参数</w:t>
      </w:r>
      <w:r w:rsidR="004D2959" w:rsidRPr="00747131">
        <w:rPr>
          <w:rFonts w:ascii="Times New Roman" w:hAnsi="Times New Roman" w:cs="Times New Roman" w:hint="eastAsia"/>
          <w:sz w:val="24"/>
          <w:szCs w:val="24"/>
        </w:rPr>
        <w:t>。基于拆解后的任务工具和</w:t>
      </w:r>
      <w:r w:rsidR="001243ED" w:rsidRPr="00747131">
        <w:rPr>
          <w:rFonts w:ascii="Times New Roman" w:hAnsi="Times New Roman" w:cs="Times New Roman" w:hint="eastAsia"/>
          <w:sz w:val="24"/>
          <w:szCs w:val="24"/>
        </w:rPr>
        <w:t>任务工具的</w:t>
      </w:r>
      <w:r w:rsidR="004D2959" w:rsidRPr="00747131">
        <w:rPr>
          <w:rFonts w:ascii="Times New Roman" w:hAnsi="Times New Roman" w:cs="Times New Roman" w:hint="eastAsia"/>
          <w:sz w:val="24"/>
          <w:szCs w:val="24"/>
        </w:rPr>
        <w:t>参数，</w:t>
      </w:r>
      <w:proofErr w:type="gramStart"/>
      <w:r w:rsidR="004D2959" w:rsidRPr="00747131">
        <w:rPr>
          <w:rFonts w:ascii="Times New Roman" w:hAnsi="Times New Roman" w:cs="Times New Roman" w:hint="eastAsia"/>
          <w:sz w:val="24"/>
          <w:szCs w:val="24"/>
        </w:rPr>
        <w:t>端侧</w:t>
      </w:r>
      <w:r w:rsidR="001243ED" w:rsidRPr="00747131">
        <w:rPr>
          <w:rFonts w:ascii="Times New Roman" w:hAnsi="Times New Roman" w:cs="Times New Roman" w:hint="eastAsia"/>
          <w:sz w:val="24"/>
          <w:szCs w:val="24"/>
        </w:rPr>
        <w:t>感知</w:t>
      </w:r>
      <w:proofErr w:type="gramEnd"/>
      <w:r w:rsidR="001243ED" w:rsidRPr="00747131">
        <w:rPr>
          <w:rFonts w:ascii="Times New Roman" w:hAnsi="Times New Roman" w:cs="Times New Roman" w:hint="eastAsia"/>
          <w:sz w:val="24"/>
          <w:szCs w:val="24"/>
        </w:rPr>
        <w:t>应用的</w:t>
      </w:r>
      <w:r w:rsidR="001243ED" w:rsidRPr="00747131">
        <w:rPr>
          <w:rFonts w:ascii="Times New Roman" w:hAnsi="Times New Roman" w:cs="Times New Roman" w:hint="eastAsia"/>
          <w:sz w:val="24"/>
          <w:szCs w:val="24"/>
        </w:rPr>
        <w:t>E</w:t>
      </w:r>
      <w:r w:rsidR="001243ED" w:rsidRPr="00747131">
        <w:rPr>
          <w:rFonts w:ascii="Times New Roman" w:hAnsi="Times New Roman" w:cs="Times New Roman"/>
          <w:sz w:val="24"/>
          <w:szCs w:val="24"/>
        </w:rPr>
        <w:t>A</w:t>
      </w:r>
      <w:r w:rsidR="001243ED" w:rsidRPr="00747131">
        <w:rPr>
          <w:rFonts w:ascii="Times New Roman" w:hAnsi="Times New Roman" w:cs="Times New Roman" w:hint="eastAsia"/>
          <w:sz w:val="24"/>
          <w:szCs w:val="24"/>
        </w:rPr>
        <w:t>模块</w:t>
      </w:r>
      <w:r w:rsidR="004D2959" w:rsidRPr="00747131">
        <w:rPr>
          <w:rFonts w:ascii="Times New Roman" w:hAnsi="Times New Roman" w:cs="Times New Roman" w:hint="eastAsia"/>
          <w:sz w:val="24"/>
          <w:szCs w:val="24"/>
        </w:rPr>
        <w:t>可以</w:t>
      </w:r>
      <w:r w:rsidR="00425E9A" w:rsidRPr="00747131">
        <w:rPr>
          <w:rFonts w:ascii="Times New Roman" w:hAnsi="Times New Roman" w:cs="Times New Roman" w:hint="eastAsia"/>
          <w:sz w:val="24"/>
          <w:szCs w:val="24"/>
        </w:rPr>
        <w:t>调用任务工具</w:t>
      </w:r>
      <w:r w:rsidR="001243ED" w:rsidRPr="00747131">
        <w:rPr>
          <w:rFonts w:ascii="Times New Roman" w:hAnsi="Times New Roman" w:cs="Times New Roman" w:hint="eastAsia"/>
          <w:sz w:val="24"/>
          <w:szCs w:val="24"/>
        </w:rPr>
        <w:t>，并基于任务工具的参数</w:t>
      </w:r>
      <w:r w:rsidR="00425E9A" w:rsidRPr="00747131">
        <w:rPr>
          <w:rFonts w:ascii="Times New Roman" w:hAnsi="Times New Roman" w:cs="Times New Roman" w:hint="eastAsia"/>
          <w:sz w:val="24"/>
          <w:szCs w:val="24"/>
        </w:rPr>
        <w:t>自动执行</w:t>
      </w:r>
      <w:r w:rsidR="006E1C0A" w:rsidRPr="00747131">
        <w:rPr>
          <w:rFonts w:ascii="Times New Roman" w:hAnsi="Times New Roman" w:cs="Times New Roman" w:hint="eastAsia"/>
          <w:sz w:val="24"/>
          <w:szCs w:val="24"/>
        </w:rPr>
        <w:t>用户查询</w:t>
      </w:r>
      <w:r w:rsidR="00425E9A" w:rsidRPr="00747131">
        <w:rPr>
          <w:rFonts w:ascii="Times New Roman" w:hAnsi="Times New Roman" w:cs="Times New Roman" w:hint="eastAsia"/>
          <w:sz w:val="24"/>
          <w:szCs w:val="24"/>
        </w:rPr>
        <w:t>对应的</w:t>
      </w:r>
      <w:r w:rsidR="006E1C0A" w:rsidRPr="00747131">
        <w:rPr>
          <w:rFonts w:ascii="Times New Roman" w:hAnsi="Times New Roman" w:cs="Times New Roman" w:hint="eastAsia"/>
          <w:sz w:val="24"/>
          <w:szCs w:val="24"/>
        </w:rPr>
        <w:t>任务</w:t>
      </w:r>
      <w:r w:rsidR="00425E9A" w:rsidRPr="00747131">
        <w:rPr>
          <w:rFonts w:ascii="Times New Roman" w:hAnsi="Times New Roman" w:cs="Times New Roman" w:hint="eastAsia"/>
          <w:sz w:val="24"/>
          <w:szCs w:val="24"/>
        </w:rPr>
        <w:t>。</w:t>
      </w:r>
    </w:p>
    <w:p w14:paraId="752976BC" w14:textId="6878711A" w:rsidR="00027963" w:rsidRPr="00747131" w:rsidRDefault="004D2959"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这样，实现</w:t>
      </w:r>
      <w:r w:rsidR="00F42582" w:rsidRPr="00747131">
        <w:rPr>
          <w:rFonts w:ascii="Times New Roman" w:hAnsi="Times New Roman" w:cs="Times New Roman" w:hint="eastAsia"/>
          <w:sz w:val="24"/>
          <w:szCs w:val="24"/>
        </w:rPr>
        <w:t>智能体</w:t>
      </w:r>
      <w:r w:rsidRPr="00747131">
        <w:rPr>
          <w:rFonts w:ascii="Times New Roman" w:hAnsi="Times New Roman" w:cs="Times New Roman" w:hint="eastAsia"/>
          <w:sz w:val="24"/>
          <w:szCs w:val="24"/>
        </w:rPr>
        <w:t>自动执行与</w:t>
      </w:r>
      <w:r w:rsidR="001243ED" w:rsidRPr="00747131">
        <w:rPr>
          <w:rFonts w:ascii="Times New Roman" w:hAnsi="Times New Roman" w:cs="Times New Roman" w:hint="eastAsia"/>
          <w:sz w:val="24"/>
          <w:szCs w:val="24"/>
        </w:rPr>
        <w:t>用户查询</w:t>
      </w:r>
      <w:r w:rsidRPr="00747131">
        <w:rPr>
          <w:rFonts w:ascii="Times New Roman" w:hAnsi="Times New Roman" w:cs="Times New Roman" w:hint="eastAsia"/>
          <w:sz w:val="24"/>
          <w:szCs w:val="24"/>
        </w:rPr>
        <w:t>匹配的</w:t>
      </w:r>
      <w:r w:rsidR="006E1C0A" w:rsidRPr="00747131">
        <w:rPr>
          <w:rFonts w:ascii="Times New Roman" w:hAnsi="Times New Roman" w:cs="Times New Roman" w:hint="eastAsia"/>
          <w:sz w:val="24"/>
          <w:szCs w:val="24"/>
        </w:rPr>
        <w:t>任务</w:t>
      </w:r>
      <w:r w:rsidRPr="00747131">
        <w:rPr>
          <w:rFonts w:ascii="Times New Roman" w:hAnsi="Times New Roman" w:cs="Times New Roman" w:hint="eastAsia"/>
          <w:sz w:val="24"/>
          <w:szCs w:val="24"/>
        </w:rPr>
        <w:t>。图</w:t>
      </w:r>
      <w:r w:rsidRPr="00747131">
        <w:rPr>
          <w:rFonts w:ascii="Times New Roman" w:hAnsi="Times New Roman" w:cs="Times New Roman" w:hint="eastAsia"/>
          <w:sz w:val="24"/>
          <w:szCs w:val="24"/>
        </w:rPr>
        <w:t>2</w:t>
      </w:r>
      <w:r w:rsidRPr="00747131">
        <w:rPr>
          <w:rFonts w:ascii="Times New Roman" w:hAnsi="Times New Roman" w:cs="Times New Roman" w:hint="eastAsia"/>
          <w:sz w:val="24"/>
          <w:szCs w:val="24"/>
        </w:rPr>
        <w:t>所示实施例的技术效果与图</w:t>
      </w:r>
      <w:r w:rsidRPr="00747131">
        <w:rPr>
          <w:rFonts w:ascii="Times New Roman" w:hAnsi="Times New Roman" w:cs="Times New Roman" w:hint="eastAsia"/>
          <w:sz w:val="24"/>
          <w:szCs w:val="24"/>
        </w:rPr>
        <w:t>1</w:t>
      </w:r>
      <w:r w:rsidRPr="00747131">
        <w:rPr>
          <w:rFonts w:ascii="Times New Roman" w:hAnsi="Times New Roman" w:cs="Times New Roman" w:hint="eastAsia"/>
          <w:sz w:val="24"/>
          <w:szCs w:val="24"/>
        </w:rPr>
        <w:t>所示实施例的技术效果类似，此处不再赘述。</w:t>
      </w:r>
    </w:p>
    <w:p w14:paraId="5AF73455" w14:textId="77777777" w:rsidR="0017010D" w:rsidRPr="00747131" w:rsidRDefault="00E5491C"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以</w:t>
      </w:r>
      <w:r w:rsidR="00556C5C" w:rsidRPr="00747131">
        <w:rPr>
          <w:rFonts w:ascii="Times New Roman" w:hAnsi="Times New Roman" w:cs="Times New Roman" w:hint="eastAsia"/>
          <w:sz w:val="24"/>
          <w:szCs w:val="24"/>
        </w:rPr>
        <w:t>端侧的智能</w:t>
      </w:r>
      <w:proofErr w:type="gramStart"/>
      <w:r w:rsidR="00556C5C" w:rsidRPr="00747131">
        <w:rPr>
          <w:rFonts w:ascii="Times New Roman" w:hAnsi="Times New Roman" w:cs="Times New Roman" w:hint="eastAsia"/>
          <w:sz w:val="24"/>
          <w:szCs w:val="24"/>
        </w:rPr>
        <w:t>体包括</w:t>
      </w:r>
      <w:proofErr w:type="gramEnd"/>
      <w:r w:rsidR="00556C5C" w:rsidRPr="00747131">
        <w:rPr>
          <w:rFonts w:ascii="Times New Roman" w:hAnsi="Times New Roman" w:cs="Times New Roman" w:hint="eastAsia"/>
          <w:sz w:val="24"/>
          <w:szCs w:val="24"/>
        </w:rPr>
        <w:t>智能助理应用和感知应用，智能助理应用可以包括意图中控模型和</w:t>
      </w:r>
      <w:r w:rsidR="00556C5C" w:rsidRPr="00747131">
        <w:rPr>
          <w:rFonts w:ascii="Times New Roman" w:hAnsi="Times New Roman" w:cs="Times New Roman" w:hint="eastAsia"/>
          <w:sz w:val="24"/>
          <w:szCs w:val="24"/>
        </w:rPr>
        <w:t>P</w:t>
      </w:r>
      <w:r w:rsidR="00556C5C" w:rsidRPr="00747131">
        <w:rPr>
          <w:rFonts w:ascii="Times New Roman" w:hAnsi="Times New Roman" w:cs="Times New Roman"/>
          <w:sz w:val="24"/>
          <w:szCs w:val="24"/>
        </w:rPr>
        <w:t>A</w:t>
      </w:r>
      <w:r w:rsidR="00556C5C" w:rsidRPr="00747131">
        <w:rPr>
          <w:rFonts w:ascii="Times New Roman" w:hAnsi="Times New Roman" w:cs="Times New Roman" w:hint="eastAsia"/>
          <w:sz w:val="24"/>
          <w:szCs w:val="24"/>
        </w:rPr>
        <w:t>架构，云侧的智能体可以包括智能助理和</w:t>
      </w:r>
      <w:r w:rsidR="00556C5C" w:rsidRPr="00747131">
        <w:rPr>
          <w:rFonts w:ascii="Times New Roman" w:hAnsi="Times New Roman" w:cs="Times New Roman" w:hint="eastAsia"/>
          <w:sz w:val="24"/>
          <w:szCs w:val="24"/>
        </w:rPr>
        <w:t>P</w:t>
      </w:r>
      <w:r w:rsidR="00556C5C" w:rsidRPr="00747131">
        <w:rPr>
          <w:rFonts w:ascii="Times New Roman" w:hAnsi="Times New Roman" w:cs="Times New Roman"/>
          <w:sz w:val="24"/>
          <w:szCs w:val="24"/>
        </w:rPr>
        <w:t>A</w:t>
      </w:r>
      <w:r w:rsidR="00556C5C" w:rsidRPr="00747131">
        <w:rPr>
          <w:rFonts w:ascii="Times New Roman" w:hAnsi="Times New Roman" w:cs="Times New Roman" w:hint="eastAsia"/>
          <w:sz w:val="24"/>
          <w:szCs w:val="24"/>
        </w:rPr>
        <w:t>模型，云侧的智能助理可以包括意图中控模型和</w:t>
      </w:r>
      <w:proofErr w:type="gramStart"/>
      <w:r w:rsidR="00556C5C" w:rsidRPr="00747131">
        <w:rPr>
          <w:rFonts w:ascii="Times New Roman" w:hAnsi="Times New Roman" w:cs="Times New Roman" w:hint="eastAsia"/>
          <w:sz w:val="24"/>
          <w:szCs w:val="24"/>
        </w:rPr>
        <w:t>生活垂域模型</w:t>
      </w:r>
      <w:proofErr w:type="gramEnd"/>
      <w:r w:rsidR="00556C5C" w:rsidRPr="00747131">
        <w:rPr>
          <w:rFonts w:ascii="Times New Roman" w:hAnsi="Times New Roman" w:cs="Times New Roman" w:hint="eastAsia"/>
          <w:sz w:val="24"/>
          <w:szCs w:val="24"/>
        </w:rPr>
        <w:t>，云侧的</w:t>
      </w:r>
      <w:r w:rsidR="00556C5C" w:rsidRPr="00747131">
        <w:rPr>
          <w:rFonts w:ascii="Times New Roman" w:hAnsi="Times New Roman" w:cs="Times New Roman" w:hint="eastAsia"/>
          <w:sz w:val="24"/>
          <w:szCs w:val="24"/>
        </w:rPr>
        <w:t>P</w:t>
      </w:r>
      <w:r w:rsidR="00556C5C" w:rsidRPr="00747131">
        <w:rPr>
          <w:rFonts w:ascii="Times New Roman" w:hAnsi="Times New Roman" w:cs="Times New Roman"/>
          <w:sz w:val="24"/>
          <w:szCs w:val="24"/>
        </w:rPr>
        <w:t>A</w:t>
      </w:r>
      <w:r w:rsidR="00556C5C" w:rsidRPr="00747131">
        <w:rPr>
          <w:rFonts w:ascii="Times New Roman" w:hAnsi="Times New Roman" w:cs="Times New Roman" w:hint="eastAsia"/>
          <w:sz w:val="24"/>
          <w:szCs w:val="24"/>
        </w:rPr>
        <w:t>模型可以包括应用操控模型和工具召回</w:t>
      </w:r>
      <w:r w:rsidRPr="00747131">
        <w:rPr>
          <w:rFonts w:ascii="Times New Roman" w:hAnsi="Times New Roman" w:cs="Times New Roman" w:hint="eastAsia"/>
          <w:sz w:val="24"/>
          <w:szCs w:val="24"/>
        </w:rPr>
        <w:t>为例，</w:t>
      </w:r>
      <w:r w:rsidR="00ED544E" w:rsidRPr="00747131">
        <w:rPr>
          <w:rFonts w:ascii="Times New Roman" w:hAnsi="Times New Roman" w:cs="Times New Roman" w:hint="eastAsia"/>
          <w:sz w:val="24"/>
          <w:szCs w:val="24"/>
        </w:rPr>
        <w:t>结合图</w:t>
      </w:r>
      <w:r w:rsidR="00ED544E" w:rsidRPr="00747131">
        <w:rPr>
          <w:rFonts w:ascii="Times New Roman" w:hAnsi="Times New Roman" w:cs="Times New Roman" w:hint="eastAsia"/>
          <w:sz w:val="24"/>
          <w:szCs w:val="24"/>
        </w:rPr>
        <w:t>3</w:t>
      </w:r>
      <w:r w:rsidR="00ED544E" w:rsidRPr="00747131">
        <w:rPr>
          <w:rFonts w:ascii="Times New Roman" w:hAnsi="Times New Roman" w:cs="Times New Roman" w:hint="eastAsia"/>
          <w:sz w:val="24"/>
          <w:szCs w:val="24"/>
        </w:rPr>
        <w:t>对图</w:t>
      </w:r>
      <w:r w:rsidR="00ED544E" w:rsidRPr="00747131">
        <w:rPr>
          <w:rFonts w:ascii="Times New Roman" w:hAnsi="Times New Roman" w:cs="Times New Roman" w:hint="eastAsia"/>
          <w:sz w:val="24"/>
          <w:szCs w:val="24"/>
        </w:rPr>
        <w:t>2</w:t>
      </w:r>
      <w:r w:rsidR="00ED544E" w:rsidRPr="00747131">
        <w:rPr>
          <w:rFonts w:ascii="Times New Roman" w:hAnsi="Times New Roman" w:cs="Times New Roman" w:hint="eastAsia"/>
          <w:sz w:val="24"/>
          <w:szCs w:val="24"/>
        </w:rPr>
        <w:t>所示流程进行详细说明。</w:t>
      </w:r>
    </w:p>
    <w:p w14:paraId="08D9207E" w14:textId="6B73DFED" w:rsidR="0017010D" w:rsidRPr="00747131" w:rsidRDefault="00556C5C"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其中，应用操控模型具有</w:t>
      </w:r>
      <w:r w:rsidR="0017010D" w:rsidRPr="00747131">
        <w:rPr>
          <w:rFonts w:ascii="Times New Roman" w:hAnsi="Times New Roman" w:cs="Times New Roman" w:hint="eastAsia"/>
          <w:sz w:val="24"/>
          <w:szCs w:val="24"/>
        </w:rPr>
        <w:t>计划</w:t>
      </w:r>
      <w:r w:rsidRPr="00747131">
        <w:rPr>
          <w:rFonts w:ascii="Times New Roman" w:hAnsi="Times New Roman" w:cs="Times New Roman" w:hint="eastAsia"/>
          <w:sz w:val="24"/>
          <w:szCs w:val="24"/>
        </w:rPr>
        <w:t>（</w:t>
      </w:r>
      <w:r w:rsidRPr="00747131">
        <w:rPr>
          <w:rFonts w:ascii="Times New Roman" w:hAnsi="Times New Roman" w:cs="Times New Roman" w:hint="eastAsia"/>
          <w:sz w:val="24"/>
          <w:szCs w:val="24"/>
        </w:rPr>
        <w:t>plan</w:t>
      </w:r>
      <w:r w:rsidRPr="00747131">
        <w:rPr>
          <w:rFonts w:ascii="Times New Roman" w:hAnsi="Times New Roman" w:cs="Times New Roman" w:hint="eastAsia"/>
          <w:sz w:val="24"/>
          <w:szCs w:val="24"/>
        </w:rPr>
        <w:t>）功能和功能召回（</w:t>
      </w:r>
      <w:r w:rsidRPr="00747131">
        <w:rPr>
          <w:rFonts w:ascii="Times New Roman" w:hAnsi="Times New Roman" w:cs="Times New Roman" w:hint="eastAsia"/>
          <w:sz w:val="24"/>
          <w:szCs w:val="24"/>
        </w:rPr>
        <w:t>function</w:t>
      </w:r>
      <w:r w:rsidRPr="00747131">
        <w:rPr>
          <w:rFonts w:ascii="Times New Roman" w:hAnsi="Times New Roman" w:cs="Times New Roman"/>
          <w:sz w:val="24"/>
          <w:szCs w:val="24"/>
        </w:rPr>
        <w:t xml:space="preserve"> </w:t>
      </w:r>
      <w:r w:rsidRPr="00747131">
        <w:rPr>
          <w:rFonts w:ascii="Times New Roman" w:hAnsi="Times New Roman" w:cs="Times New Roman" w:hint="eastAsia"/>
          <w:sz w:val="24"/>
          <w:szCs w:val="24"/>
        </w:rPr>
        <w:t>call</w:t>
      </w:r>
      <w:r w:rsidRPr="00747131">
        <w:rPr>
          <w:rFonts w:ascii="Times New Roman" w:hAnsi="Times New Roman" w:cs="Times New Roman" w:hint="eastAsia"/>
          <w:sz w:val="24"/>
          <w:szCs w:val="24"/>
        </w:rPr>
        <w:t>）功能。</w:t>
      </w:r>
      <w:r w:rsidR="0017010D" w:rsidRPr="00747131">
        <w:rPr>
          <w:rFonts w:ascii="Times New Roman" w:hAnsi="Times New Roman" w:cs="Times New Roman" w:hint="eastAsia"/>
          <w:sz w:val="24"/>
          <w:szCs w:val="24"/>
        </w:rPr>
        <w:t>应用操控模型的计划功能可以参见如图</w:t>
      </w:r>
      <w:r w:rsidR="0017010D" w:rsidRPr="00747131">
        <w:rPr>
          <w:rFonts w:ascii="Times New Roman" w:hAnsi="Times New Roman" w:cs="Times New Roman" w:hint="eastAsia"/>
          <w:sz w:val="24"/>
          <w:szCs w:val="24"/>
        </w:rPr>
        <w:t>1</w:t>
      </w:r>
      <w:r w:rsidR="0017010D" w:rsidRPr="00747131">
        <w:rPr>
          <w:rFonts w:ascii="Times New Roman" w:hAnsi="Times New Roman" w:cs="Times New Roman" w:hint="eastAsia"/>
          <w:sz w:val="24"/>
          <w:szCs w:val="24"/>
        </w:rPr>
        <w:t>所示的任务规划模块的功能。应用操控模型的功能召回功能可以参见如图</w:t>
      </w:r>
      <w:r w:rsidR="0017010D" w:rsidRPr="00747131">
        <w:rPr>
          <w:rFonts w:ascii="Times New Roman" w:hAnsi="Times New Roman" w:cs="Times New Roman" w:hint="eastAsia"/>
          <w:sz w:val="24"/>
          <w:szCs w:val="24"/>
        </w:rPr>
        <w:t>1</w:t>
      </w:r>
      <w:r w:rsidR="0017010D" w:rsidRPr="00747131">
        <w:rPr>
          <w:rFonts w:ascii="Times New Roman" w:hAnsi="Times New Roman" w:cs="Times New Roman" w:hint="eastAsia"/>
          <w:sz w:val="24"/>
          <w:szCs w:val="24"/>
        </w:rPr>
        <w:t>所示的工具及参数选择模块的功能。</w:t>
      </w:r>
    </w:p>
    <w:p w14:paraId="26E20A92" w14:textId="6AE907B2" w:rsidR="00ED544E" w:rsidRPr="00747131" w:rsidRDefault="00556C5C"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可选地，云侧的智能助理还可以包括</w:t>
      </w:r>
      <w:proofErr w:type="gramStart"/>
      <w:r w:rsidRPr="00747131">
        <w:rPr>
          <w:rFonts w:ascii="Times New Roman" w:hAnsi="Times New Roman" w:cs="Times New Roman" w:hint="eastAsia"/>
          <w:sz w:val="24"/>
          <w:szCs w:val="24"/>
        </w:rPr>
        <w:t>出行垂域模型</w:t>
      </w:r>
      <w:proofErr w:type="gramEnd"/>
      <w:r w:rsidRPr="00747131">
        <w:rPr>
          <w:rFonts w:ascii="Times New Roman" w:hAnsi="Times New Roman" w:cs="Times New Roman" w:hint="eastAsia"/>
          <w:sz w:val="24"/>
          <w:szCs w:val="24"/>
        </w:rPr>
        <w:t>和影音娱乐模型。</w:t>
      </w:r>
    </w:p>
    <w:p w14:paraId="40FB28A0" w14:textId="5BC819E1" w:rsidR="00866875" w:rsidRPr="00747131" w:rsidRDefault="00ED544E"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图</w:t>
      </w:r>
      <w:r w:rsidRPr="00747131">
        <w:rPr>
          <w:rFonts w:ascii="Times New Roman" w:hAnsi="Times New Roman" w:cs="Times New Roman" w:hint="eastAsia"/>
          <w:sz w:val="24"/>
          <w:szCs w:val="24"/>
        </w:rPr>
        <w:t>3</w:t>
      </w:r>
      <w:r w:rsidRPr="00747131">
        <w:rPr>
          <w:rFonts w:ascii="Times New Roman" w:hAnsi="Times New Roman" w:cs="Times New Roman" w:hint="eastAsia"/>
          <w:sz w:val="24"/>
          <w:szCs w:val="24"/>
        </w:rPr>
        <w:t>示出了本申请实施</w:t>
      </w:r>
      <w:proofErr w:type="gramStart"/>
      <w:r w:rsidRPr="00747131">
        <w:rPr>
          <w:rFonts w:ascii="Times New Roman" w:hAnsi="Times New Roman" w:cs="Times New Roman" w:hint="eastAsia"/>
          <w:sz w:val="24"/>
          <w:szCs w:val="24"/>
        </w:rPr>
        <w:t>例提供</w:t>
      </w:r>
      <w:proofErr w:type="gramEnd"/>
      <w:r w:rsidRPr="00747131">
        <w:rPr>
          <w:rFonts w:ascii="Times New Roman" w:hAnsi="Times New Roman" w:cs="Times New Roman" w:hint="eastAsia"/>
          <w:sz w:val="24"/>
          <w:szCs w:val="24"/>
        </w:rPr>
        <w:t>的</w:t>
      </w:r>
      <w:r w:rsidR="00F42582" w:rsidRPr="00747131">
        <w:rPr>
          <w:rFonts w:ascii="Times New Roman" w:hAnsi="Times New Roman" w:cs="Times New Roman" w:hint="eastAsia"/>
          <w:sz w:val="24"/>
          <w:szCs w:val="24"/>
        </w:rPr>
        <w:t>智能</w:t>
      </w:r>
      <w:proofErr w:type="gramStart"/>
      <w:r w:rsidR="00F42582" w:rsidRPr="00747131">
        <w:rPr>
          <w:rFonts w:ascii="Times New Roman" w:hAnsi="Times New Roman" w:cs="Times New Roman" w:hint="eastAsia"/>
          <w:sz w:val="24"/>
          <w:szCs w:val="24"/>
        </w:rPr>
        <w:t>体</w:t>
      </w:r>
      <w:r w:rsidRPr="00747131">
        <w:rPr>
          <w:rFonts w:ascii="Times New Roman" w:hAnsi="Times New Roman" w:cs="Times New Roman" w:hint="eastAsia"/>
          <w:sz w:val="24"/>
          <w:szCs w:val="24"/>
        </w:rPr>
        <w:t>执行</w:t>
      </w:r>
      <w:proofErr w:type="gramEnd"/>
      <w:r w:rsidR="00EA5EEB" w:rsidRPr="00747131">
        <w:rPr>
          <w:rFonts w:ascii="Times New Roman" w:hAnsi="Times New Roman" w:cs="Times New Roman" w:hint="eastAsia"/>
          <w:sz w:val="24"/>
          <w:szCs w:val="24"/>
        </w:rPr>
        <w:t>查询</w:t>
      </w:r>
      <w:r w:rsidRPr="00747131">
        <w:rPr>
          <w:rFonts w:ascii="Times New Roman" w:hAnsi="Times New Roman" w:cs="Times New Roman" w:hint="eastAsia"/>
          <w:sz w:val="24"/>
          <w:szCs w:val="24"/>
        </w:rPr>
        <w:t>对应</w:t>
      </w:r>
      <w:r w:rsidR="006E1C0A" w:rsidRPr="00747131">
        <w:rPr>
          <w:rFonts w:ascii="Times New Roman" w:hAnsi="Times New Roman" w:cs="Times New Roman" w:hint="eastAsia"/>
          <w:sz w:val="24"/>
          <w:szCs w:val="24"/>
        </w:rPr>
        <w:t>任务</w:t>
      </w:r>
      <w:r w:rsidRPr="00747131">
        <w:rPr>
          <w:rFonts w:ascii="Times New Roman" w:hAnsi="Times New Roman" w:cs="Times New Roman" w:hint="eastAsia"/>
          <w:sz w:val="24"/>
          <w:szCs w:val="24"/>
        </w:rPr>
        <w:t>的又一种流程示意图。</w:t>
      </w:r>
    </w:p>
    <w:p w14:paraId="058E3C08" w14:textId="77777777" w:rsidR="00D76779" w:rsidRPr="00747131" w:rsidRDefault="00022050"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如图</w:t>
      </w:r>
      <w:r w:rsidRPr="00747131">
        <w:rPr>
          <w:rFonts w:ascii="Times New Roman" w:hAnsi="Times New Roman" w:cs="Times New Roman" w:hint="eastAsia"/>
          <w:sz w:val="24"/>
          <w:szCs w:val="24"/>
        </w:rPr>
        <w:t>3</w:t>
      </w:r>
      <w:r w:rsidRPr="00747131">
        <w:rPr>
          <w:rFonts w:ascii="Times New Roman" w:hAnsi="Times New Roman" w:cs="Times New Roman" w:hint="eastAsia"/>
          <w:sz w:val="24"/>
          <w:szCs w:val="24"/>
        </w:rPr>
        <w:t>所示，</w:t>
      </w:r>
      <w:r w:rsidR="00D76779" w:rsidRPr="00747131">
        <w:rPr>
          <w:rFonts w:ascii="Times New Roman" w:hAnsi="Times New Roman" w:cs="Times New Roman" w:hint="eastAsia"/>
          <w:sz w:val="24"/>
          <w:szCs w:val="24"/>
        </w:rPr>
        <w:t>本申请实施</w:t>
      </w:r>
      <w:proofErr w:type="gramStart"/>
      <w:r w:rsidR="00D76779" w:rsidRPr="00747131">
        <w:rPr>
          <w:rFonts w:ascii="Times New Roman" w:hAnsi="Times New Roman" w:cs="Times New Roman" w:hint="eastAsia"/>
          <w:sz w:val="24"/>
          <w:szCs w:val="24"/>
        </w:rPr>
        <w:t>例提供</w:t>
      </w:r>
      <w:proofErr w:type="gramEnd"/>
      <w:r w:rsidR="00D76779" w:rsidRPr="00747131">
        <w:rPr>
          <w:rFonts w:ascii="Times New Roman" w:hAnsi="Times New Roman" w:cs="Times New Roman" w:hint="eastAsia"/>
          <w:sz w:val="24"/>
          <w:szCs w:val="24"/>
        </w:rPr>
        <w:t>的智能</w:t>
      </w:r>
      <w:proofErr w:type="gramStart"/>
      <w:r w:rsidR="00D76779" w:rsidRPr="00747131">
        <w:rPr>
          <w:rFonts w:ascii="Times New Roman" w:hAnsi="Times New Roman" w:cs="Times New Roman" w:hint="eastAsia"/>
          <w:sz w:val="24"/>
          <w:szCs w:val="24"/>
        </w:rPr>
        <w:t>体执行</w:t>
      </w:r>
      <w:proofErr w:type="gramEnd"/>
      <w:r w:rsidR="00D76779" w:rsidRPr="00747131">
        <w:rPr>
          <w:rFonts w:ascii="Times New Roman" w:hAnsi="Times New Roman" w:cs="Times New Roman" w:hint="eastAsia"/>
          <w:sz w:val="24"/>
          <w:szCs w:val="24"/>
        </w:rPr>
        <w:t>查询对应任务的流程可以包括：</w:t>
      </w:r>
    </w:p>
    <w:p w14:paraId="047E5531" w14:textId="7C83483F" w:rsidR="0082398F" w:rsidRPr="00747131" w:rsidRDefault="00D76779"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sz w:val="24"/>
          <w:szCs w:val="24"/>
        </w:rPr>
        <w:t>S301</w:t>
      </w:r>
      <w:r w:rsidRPr="00747131">
        <w:rPr>
          <w:rFonts w:ascii="Times New Roman" w:hAnsi="Times New Roman" w:cs="Times New Roman" w:hint="eastAsia"/>
          <w:sz w:val="24"/>
          <w:szCs w:val="24"/>
        </w:rPr>
        <w:t>、</w:t>
      </w:r>
      <w:r w:rsidR="00022050" w:rsidRPr="00747131">
        <w:rPr>
          <w:rFonts w:ascii="Times New Roman" w:hAnsi="Times New Roman" w:cs="Times New Roman" w:hint="eastAsia"/>
          <w:sz w:val="24"/>
          <w:szCs w:val="24"/>
        </w:rPr>
        <w:t>用户可以在终端设备输入</w:t>
      </w:r>
      <w:r w:rsidR="00556C5C" w:rsidRPr="00747131">
        <w:rPr>
          <w:rFonts w:ascii="Times New Roman" w:hAnsi="Times New Roman" w:cs="Times New Roman" w:hint="eastAsia"/>
          <w:sz w:val="24"/>
          <w:szCs w:val="24"/>
        </w:rPr>
        <w:t>用户查询</w:t>
      </w:r>
      <w:r w:rsidR="00022050" w:rsidRPr="00747131">
        <w:rPr>
          <w:rFonts w:ascii="Times New Roman" w:hAnsi="Times New Roman" w:cs="Times New Roman" w:hint="eastAsia"/>
          <w:sz w:val="24"/>
          <w:szCs w:val="24"/>
        </w:rPr>
        <w:t>。</w:t>
      </w:r>
      <w:proofErr w:type="gramStart"/>
      <w:r w:rsidR="00022050" w:rsidRPr="00747131">
        <w:rPr>
          <w:rFonts w:ascii="Times New Roman" w:hAnsi="Times New Roman" w:cs="Times New Roman" w:hint="eastAsia"/>
          <w:sz w:val="24"/>
          <w:szCs w:val="24"/>
        </w:rPr>
        <w:t>端侧意图</w:t>
      </w:r>
      <w:proofErr w:type="gramEnd"/>
      <w:r w:rsidR="00022050" w:rsidRPr="00747131">
        <w:rPr>
          <w:rFonts w:ascii="Times New Roman" w:hAnsi="Times New Roman" w:cs="Times New Roman" w:hint="eastAsia"/>
          <w:sz w:val="24"/>
          <w:szCs w:val="24"/>
        </w:rPr>
        <w:t>中控模型可以获取输入的</w:t>
      </w:r>
      <w:r w:rsidR="006E1C0A" w:rsidRPr="00747131">
        <w:rPr>
          <w:rFonts w:ascii="Times New Roman" w:hAnsi="Times New Roman" w:cs="Times New Roman" w:hint="eastAsia"/>
          <w:sz w:val="24"/>
          <w:szCs w:val="24"/>
        </w:rPr>
        <w:t>用</w:t>
      </w:r>
      <w:r w:rsidR="006E1C0A" w:rsidRPr="00747131">
        <w:rPr>
          <w:rFonts w:ascii="Times New Roman" w:hAnsi="Times New Roman" w:cs="Times New Roman" w:hint="eastAsia"/>
          <w:sz w:val="24"/>
          <w:szCs w:val="24"/>
        </w:rPr>
        <w:lastRenderedPageBreak/>
        <w:t>户查询</w:t>
      </w:r>
      <w:r w:rsidR="00022050" w:rsidRPr="00747131">
        <w:rPr>
          <w:rFonts w:ascii="Times New Roman" w:hAnsi="Times New Roman" w:cs="Times New Roman" w:hint="eastAsia"/>
          <w:sz w:val="24"/>
          <w:szCs w:val="24"/>
        </w:rPr>
        <w:t>。</w:t>
      </w:r>
    </w:p>
    <w:p w14:paraId="30128B78" w14:textId="09C4764A" w:rsidR="00FB4382" w:rsidRPr="00747131" w:rsidRDefault="00FB4382"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示例性地，</w:t>
      </w:r>
      <w:r w:rsidR="00A2072A" w:rsidRPr="00747131">
        <w:rPr>
          <w:rFonts w:ascii="Times New Roman" w:hAnsi="Times New Roman" w:cs="Times New Roman" w:hint="eastAsia"/>
          <w:sz w:val="24"/>
          <w:szCs w:val="24"/>
        </w:rPr>
        <w:t>用户在终端设备输入的用户查询可以是图</w:t>
      </w:r>
      <w:r w:rsidR="00A2072A" w:rsidRPr="00747131">
        <w:rPr>
          <w:rFonts w:ascii="Times New Roman" w:hAnsi="Times New Roman" w:cs="Times New Roman" w:hint="eastAsia"/>
          <w:sz w:val="24"/>
          <w:szCs w:val="24"/>
        </w:rPr>
        <w:t>3</w:t>
      </w:r>
      <w:r w:rsidR="00A2072A" w:rsidRPr="00747131">
        <w:rPr>
          <w:rFonts w:ascii="Times New Roman" w:hAnsi="Times New Roman" w:cs="Times New Roman" w:hint="eastAsia"/>
          <w:sz w:val="24"/>
          <w:szCs w:val="24"/>
        </w:rPr>
        <w:t>所示的</w:t>
      </w:r>
      <w:r w:rsidR="00A2072A" w:rsidRPr="00747131">
        <w:rPr>
          <w:rFonts w:ascii="Times New Roman" w:hAnsi="Times New Roman" w:cs="Times New Roman" w:hint="eastAsia"/>
          <w:sz w:val="24"/>
          <w:szCs w:val="24"/>
        </w:rPr>
        <w:t>x</w:t>
      </w:r>
      <w:r w:rsidR="00A2072A" w:rsidRPr="00747131">
        <w:rPr>
          <w:rFonts w:ascii="Times New Roman" w:hAnsi="Times New Roman" w:cs="Times New Roman"/>
          <w:sz w:val="24"/>
          <w:szCs w:val="24"/>
        </w:rPr>
        <w:t>xx</w:t>
      </w:r>
      <w:r w:rsidR="00A2072A" w:rsidRPr="00747131">
        <w:rPr>
          <w:rFonts w:ascii="Times New Roman" w:hAnsi="Times New Roman" w:cs="Times New Roman" w:hint="eastAsia"/>
          <w:sz w:val="24"/>
          <w:szCs w:val="24"/>
        </w:rPr>
        <w:t>。</w:t>
      </w:r>
      <w:r w:rsidR="00A2072A" w:rsidRPr="00747131">
        <w:rPr>
          <w:rFonts w:ascii="Times New Roman" w:hAnsi="Times New Roman" w:cs="Times New Roman"/>
          <w:sz w:val="24"/>
          <w:szCs w:val="24"/>
        </w:rPr>
        <w:t>xxx</w:t>
      </w:r>
      <w:r w:rsidR="00A2072A" w:rsidRPr="00747131">
        <w:rPr>
          <w:rFonts w:ascii="Times New Roman" w:hAnsi="Times New Roman" w:cs="Times New Roman" w:hint="eastAsia"/>
          <w:sz w:val="24"/>
          <w:szCs w:val="24"/>
        </w:rPr>
        <w:t>为查询内容或用户查询的内容。</w:t>
      </w:r>
    </w:p>
    <w:p w14:paraId="3F6C2DBF" w14:textId="2FFF04AC" w:rsidR="00A2072A" w:rsidRPr="00747131" w:rsidRDefault="00A2072A"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sz w:val="24"/>
          <w:szCs w:val="24"/>
        </w:rPr>
        <w:t>S302</w:t>
      </w:r>
      <w:r w:rsidRPr="00747131">
        <w:rPr>
          <w:rFonts w:ascii="Times New Roman" w:hAnsi="Times New Roman" w:cs="Times New Roman" w:hint="eastAsia"/>
          <w:sz w:val="24"/>
          <w:szCs w:val="24"/>
        </w:rPr>
        <w:t>、</w:t>
      </w:r>
      <w:proofErr w:type="gramStart"/>
      <w:r w:rsidR="00E5491C" w:rsidRPr="00747131">
        <w:rPr>
          <w:rFonts w:ascii="Times New Roman" w:hAnsi="Times New Roman" w:cs="Times New Roman" w:hint="eastAsia"/>
          <w:sz w:val="24"/>
          <w:szCs w:val="24"/>
        </w:rPr>
        <w:t>端侧意图</w:t>
      </w:r>
      <w:proofErr w:type="gramEnd"/>
      <w:r w:rsidR="00E5491C" w:rsidRPr="00747131">
        <w:rPr>
          <w:rFonts w:ascii="Times New Roman" w:hAnsi="Times New Roman" w:cs="Times New Roman" w:hint="eastAsia"/>
          <w:sz w:val="24"/>
          <w:szCs w:val="24"/>
        </w:rPr>
        <w:t>中控模型</w:t>
      </w:r>
      <w:r w:rsidR="00705173" w:rsidRPr="00747131">
        <w:rPr>
          <w:rFonts w:ascii="Times New Roman" w:hAnsi="Times New Roman" w:cs="Times New Roman" w:hint="eastAsia"/>
          <w:sz w:val="24"/>
          <w:szCs w:val="24"/>
        </w:rPr>
        <w:t>可以向云侧意图中控模型传输意图请求。意图请求可以包括用于</w:t>
      </w:r>
      <w:r w:rsidRPr="00747131">
        <w:rPr>
          <w:rFonts w:ascii="Times New Roman" w:hAnsi="Times New Roman" w:cs="Times New Roman" w:hint="eastAsia"/>
          <w:sz w:val="24"/>
          <w:szCs w:val="24"/>
        </w:rPr>
        <w:t>请求</w:t>
      </w:r>
      <w:r w:rsidR="00705173" w:rsidRPr="00747131">
        <w:rPr>
          <w:rFonts w:ascii="Times New Roman" w:hAnsi="Times New Roman" w:cs="Times New Roman" w:hint="eastAsia"/>
          <w:sz w:val="24"/>
          <w:szCs w:val="24"/>
        </w:rPr>
        <w:t>查询</w:t>
      </w:r>
      <w:r w:rsidR="006E1C0A" w:rsidRPr="00747131">
        <w:rPr>
          <w:rFonts w:ascii="Times New Roman" w:hAnsi="Times New Roman" w:cs="Times New Roman" w:hint="eastAsia"/>
          <w:sz w:val="24"/>
          <w:szCs w:val="24"/>
        </w:rPr>
        <w:t>用户查询</w:t>
      </w:r>
      <w:r w:rsidR="00705173" w:rsidRPr="00747131">
        <w:rPr>
          <w:rFonts w:ascii="Times New Roman" w:hAnsi="Times New Roman" w:cs="Times New Roman" w:hint="eastAsia"/>
          <w:sz w:val="24"/>
          <w:szCs w:val="24"/>
        </w:rPr>
        <w:t>调用的工具信息。</w:t>
      </w:r>
    </w:p>
    <w:p w14:paraId="398EE6E5" w14:textId="662EC323" w:rsidR="00E5491C" w:rsidRPr="00747131" w:rsidRDefault="00A2072A"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示例性地，</w:t>
      </w:r>
      <w:r w:rsidR="00705173" w:rsidRPr="00747131">
        <w:rPr>
          <w:rFonts w:ascii="Times New Roman" w:hAnsi="Times New Roman" w:cs="Times New Roman" w:hint="eastAsia"/>
          <w:sz w:val="24"/>
          <w:szCs w:val="24"/>
        </w:rPr>
        <w:t>意图请求可以为：</w:t>
      </w:r>
      <w:r w:rsidR="00705173" w:rsidRPr="00747131">
        <w:rPr>
          <w:rFonts w:ascii="Times New Roman" w:hAnsi="Times New Roman" w:cs="Times New Roman" w:hint="eastAsia"/>
          <w:sz w:val="24"/>
          <w:szCs w:val="24"/>
        </w:rPr>
        <w:t>[</w:t>
      </w:r>
      <w:r w:rsidRPr="00747131">
        <w:rPr>
          <w:rFonts w:ascii="Times New Roman" w:hAnsi="Times New Roman" w:cs="Times New Roman" w:hint="eastAsia"/>
          <w:sz w:val="24"/>
          <w:szCs w:val="24"/>
        </w:rPr>
        <w:t>x</w:t>
      </w:r>
      <w:r w:rsidRPr="00747131">
        <w:rPr>
          <w:rFonts w:ascii="Times New Roman" w:hAnsi="Times New Roman" w:cs="Times New Roman"/>
          <w:sz w:val="24"/>
          <w:szCs w:val="24"/>
        </w:rPr>
        <w:t>xx</w:t>
      </w:r>
      <w:r w:rsidR="00705173" w:rsidRPr="00747131">
        <w:rPr>
          <w:rFonts w:ascii="Times New Roman" w:hAnsi="Times New Roman" w:cs="Times New Roman"/>
          <w:sz w:val="24"/>
          <w:szCs w:val="24"/>
        </w:rPr>
        <w:t>]</w:t>
      </w:r>
      <w:r w:rsidR="00705173" w:rsidRPr="00747131">
        <w:rPr>
          <w:rFonts w:ascii="Times New Roman" w:hAnsi="Times New Roman" w:cs="Times New Roman" w:hint="eastAsia"/>
          <w:sz w:val="24"/>
          <w:szCs w:val="24"/>
        </w:rPr>
        <w:t>调用什么工具？</w:t>
      </w:r>
    </w:p>
    <w:p w14:paraId="78D423FC" w14:textId="6DD778DD" w:rsidR="0015371B" w:rsidRPr="00747131" w:rsidRDefault="0015371B"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sz w:val="24"/>
          <w:szCs w:val="24"/>
        </w:rPr>
        <w:t>S303</w:t>
      </w:r>
      <w:r w:rsidRPr="00747131">
        <w:rPr>
          <w:rFonts w:ascii="Times New Roman" w:hAnsi="Times New Roman" w:cs="Times New Roman" w:hint="eastAsia"/>
          <w:sz w:val="24"/>
          <w:szCs w:val="24"/>
        </w:rPr>
        <w:t>、云侧意图中控模型可以对用户查询</w:t>
      </w:r>
      <w:proofErr w:type="gramStart"/>
      <w:r w:rsidRPr="00747131">
        <w:rPr>
          <w:rFonts w:ascii="Times New Roman" w:hAnsi="Times New Roman" w:cs="Times New Roman" w:hint="eastAsia"/>
          <w:sz w:val="24"/>
          <w:szCs w:val="24"/>
        </w:rPr>
        <w:t>进行垂域意图</w:t>
      </w:r>
      <w:proofErr w:type="gramEnd"/>
      <w:r w:rsidRPr="00747131">
        <w:rPr>
          <w:rFonts w:ascii="Times New Roman" w:hAnsi="Times New Roman" w:cs="Times New Roman" w:hint="eastAsia"/>
          <w:sz w:val="24"/>
          <w:szCs w:val="24"/>
        </w:rPr>
        <w:t>分类处理，确定用户查询对应</w:t>
      </w:r>
      <w:proofErr w:type="gramStart"/>
      <w:r w:rsidRPr="00747131">
        <w:rPr>
          <w:rFonts w:ascii="Times New Roman" w:hAnsi="Times New Roman" w:cs="Times New Roman" w:hint="eastAsia"/>
          <w:sz w:val="24"/>
          <w:szCs w:val="24"/>
        </w:rPr>
        <w:t>的垂域类别</w:t>
      </w:r>
      <w:proofErr w:type="gramEnd"/>
      <w:r w:rsidRPr="00747131">
        <w:rPr>
          <w:rFonts w:ascii="Times New Roman" w:hAnsi="Times New Roman" w:cs="Times New Roman" w:hint="eastAsia"/>
          <w:sz w:val="24"/>
          <w:szCs w:val="24"/>
        </w:rPr>
        <w:t>。</w:t>
      </w:r>
    </w:p>
    <w:p w14:paraId="761F8108" w14:textId="1CC22574" w:rsidR="0015371B" w:rsidRPr="00747131" w:rsidRDefault="0015371B"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在确定用户查询对应</w:t>
      </w:r>
      <w:proofErr w:type="gramStart"/>
      <w:r w:rsidRPr="00747131">
        <w:rPr>
          <w:rFonts w:ascii="Times New Roman" w:hAnsi="Times New Roman" w:cs="Times New Roman" w:hint="eastAsia"/>
          <w:sz w:val="24"/>
          <w:szCs w:val="24"/>
        </w:rPr>
        <w:t>的垂域类别</w:t>
      </w:r>
      <w:proofErr w:type="gramEnd"/>
      <w:r w:rsidRPr="00747131">
        <w:rPr>
          <w:rFonts w:ascii="Times New Roman" w:hAnsi="Times New Roman" w:cs="Times New Roman" w:hint="eastAsia"/>
          <w:sz w:val="24"/>
          <w:szCs w:val="24"/>
        </w:rPr>
        <w:t>为生活垂域的情况下，云侧智能助理可以将用户查询输入</w:t>
      </w:r>
      <w:proofErr w:type="gramStart"/>
      <w:r w:rsidRPr="00747131">
        <w:rPr>
          <w:rFonts w:ascii="Times New Roman" w:hAnsi="Times New Roman" w:cs="Times New Roman" w:hint="eastAsia"/>
          <w:sz w:val="24"/>
          <w:szCs w:val="24"/>
        </w:rPr>
        <w:t>生活垂域模型</w:t>
      </w:r>
      <w:proofErr w:type="gramEnd"/>
      <w:r w:rsidRPr="00747131">
        <w:rPr>
          <w:rFonts w:ascii="Times New Roman" w:hAnsi="Times New Roman" w:cs="Times New Roman" w:hint="eastAsia"/>
          <w:sz w:val="24"/>
          <w:szCs w:val="24"/>
        </w:rPr>
        <w:t>，以实现将用户</w:t>
      </w:r>
      <w:proofErr w:type="gramStart"/>
      <w:r w:rsidRPr="00747131">
        <w:rPr>
          <w:rFonts w:ascii="Times New Roman" w:hAnsi="Times New Roman" w:cs="Times New Roman" w:hint="eastAsia"/>
          <w:sz w:val="24"/>
          <w:szCs w:val="24"/>
        </w:rPr>
        <w:t>查询分</w:t>
      </w:r>
      <w:proofErr w:type="gramEnd"/>
      <w:r w:rsidRPr="00747131">
        <w:rPr>
          <w:rFonts w:ascii="Times New Roman" w:hAnsi="Times New Roman" w:cs="Times New Roman" w:hint="eastAsia"/>
          <w:sz w:val="24"/>
          <w:szCs w:val="24"/>
        </w:rPr>
        <w:t>发给</w:t>
      </w:r>
      <w:proofErr w:type="gramStart"/>
      <w:r w:rsidRPr="00747131">
        <w:rPr>
          <w:rFonts w:ascii="Times New Roman" w:hAnsi="Times New Roman" w:cs="Times New Roman" w:hint="eastAsia"/>
          <w:sz w:val="24"/>
          <w:szCs w:val="24"/>
        </w:rPr>
        <w:t>成活垂域模型</w:t>
      </w:r>
      <w:proofErr w:type="gramEnd"/>
      <w:r w:rsidRPr="00747131">
        <w:rPr>
          <w:rFonts w:ascii="Times New Roman" w:hAnsi="Times New Roman" w:cs="Times New Roman" w:hint="eastAsia"/>
          <w:sz w:val="24"/>
          <w:szCs w:val="24"/>
        </w:rPr>
        <w:t>。</w:t>
      </w:r>
    </w:p>
    <w:p w14:paraId="10DB805E" w14:textId="2368B3D9" w:rsidR="00C14910" w:rsidRPr="00747131" w:rsidRDefault="00C14910"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sz w:val="24"/>
          <w:szCs w:val="24"/>
        </w:rPr>
        <w:t>S304</w:t>
      </w:r>
      <w:r w:rsidRPr="00747131">
        <w:rPr>
          <w:rFonts w:ascii="Times New Roman" w:hAnsi="Times New Roman" w:cs="Times New Roman" w:hint="eastAsia"/>
          <w:sz w:val="24"/>
          <w:szCs w:val="24"/>
        </w:rPr>
        <w:t>、</w:t>
      </w:r>
      <w:proofErr w:type="gramStart"/>
      <w:r w:rsidRPr="00747131">
        <w:rPr>
          <w:rFonts w:ascii="Times New Roman" w:hAnsi="Times New Roman" w:cs="Times New Roman" w:hint="eastAsia"/>
          <w:sz w:val="24"/>
          <w:szCs w:val="24"/>
        </w:rPr>
        <w:t>生活垂域模型</w:t>
      </w:r>
      <w:proofErr w:type="gramEnd"/>
      <w:r w:rsidRPr="00747131">
        <w:rPr>
          <w:rFonts w:ascii="Times New Roman" w:hAnsi="Times New Roman" w:cs="Times New Roman" w:hint="eastAsia"/>
          <w:sz w:val="24"/>
          <w:szCs w:val="24"/>
        </w:rPr>
        <w:t>可以输出从用户查询中提取有效信息。云侧智能助理可以调用</w:t>
      </w:r>
      <w:r w:rsidRPr="00747131">
        <w:rPr>
          <w:rFonts w:ascii="Times New Roman" w:hAnsi="Times New Roman" w:cs="Times New Roman" w:hint="eastAsia"/>
          <w:sz w:val="24"/>
          <w:szCs w:val="24"/>
        </w:rPr>
        <w:t>I</w:t>
      </w:r>
      <w:r w:rsidRPr="00747131">
        <w:rPr>
          <w:rFonts w:ascii="Times New Roman" w:hAnsi="Times New Roman" w:cs="Times New Roman"/>
          <w:sz w:val="24"/>
          <w:szCs w:val="24"/>
        </w:rPr>
        <w:t>F1</w:t>
      </w:r>
      <w:r w:rsidRPr="00747131">
        <w:rPr>
          <w:rFonts w:ascii="Times New Roman" w:hAnsi="Times New Roman" w:cs="Times New Roman" w:hint="eastAsia"/>
          <w:sz w:val="24"/>
          <w:szCs w:val="24"/>
        </w:rPr>
        <w:t>接口</w:t>
      </w:r>
      <w:proofErr w:type="gramStart"/>
      <w:r w:rsidR="009016A9" w:rsidRPr="00747131">
        <w:rPr>
          <w:rFonts w:ascii="Times New Roman" w:hAnsi="Times New Roman" w:cs="Times New Roman" w:hint="eastAsia"/>
          <w:sz w:val="24"/>
          <w:szCs w:val="24"/>
        </w:rPr>
        <w:t>向端侧</w:t>
      </w:r>
      <w:proofErr w:type="gramEnd"/>
      <w:r w:rsidR="009016A9" w:rsidRPr="00747131">
        <w:rPr>
          <w:rFonts w:ascii="Times New Roman" w:hAnsi="Times New Roman" w:cs="Times New Roman" w:hint="eastAsia"/>
          <w:sz w:val="24"/>
          <w:szCs w:val="24"/>
        </w:rPr>
        <w:t>意图中控模型</w:t>
      </w:r>
      <w:proofErr w:type="gramStart"/>
      <w:r w:rsidRPr="00747131">
        <w:rPr>
          <w:rFonts w:ascii="Times New Roman" w:hAnsi="Times New Roman" w:cs="Times New Roman" w:hint="eastAsia"/>
          <w:sz w:val="24"/>
          <w:szCs w:val="24"/>
        </w:rPr>
        <w:t>返回垂域意图</w:t>
      </w:r>
      <w:proofErr w:type="gramEnd"/>
      <w:r w:rsidRPr="00747131">
        <w:rPr>
          <w:rFonts w:ascii="Times New Roman" w:hAnsi="Times New Roman" w:cs="Times New Roman" w:hint="eastAsia"/>
          <w:sz w:val="24"/>
          <w:szCs w:val="24"/>
        </w:rPr>
        <w:t>分类结果</w:t>
      </w:r>
      <w:r w:rsidR="009016A9" w:rsidRPr="00747131">
        <w:rPr>
          <w:rFonts w:ascii="Times New Roman" w:hAnsi="Times New Roman" w:cs="Times New Roman" w:hint="eastAsia"/>
          <w:sz w:val="24"/>
          <w:szCs w:val="24"/>
        </w:rPr>
        <w:t>，</w:t>
      </w:r>
      <w:r w:rsidR="00E21685" w:rsidRPr="00747131">
        <w:rPr>
          <w:rFonts w:ascii="Times New Roman" w:hAnsi="Times New Roman" w:cs="Times New Roman" w:hint="eastAsia"/>
          <w:sz w:val="24"/>
          <w:szCs w:val="24"/>
        </w:rPr>
        <w:t>以实现意图回复</w:t>
      </w:r>
      <w:r w:rsidRPr="00747131">
        <w:rPr>
          <w:rFonts w:ascii="Times New Roman" w:hAnsi="Times New Roman" w:cs="Times New Roman" w:hint="eastAsia"/>
          <w:sz w:val="24"/>
          <w:szCs w:val="24"/>
        </w:rPr>
        <w:t>。</w:t>
      </w:r>
      <w:proofErr w:type="gramStart"/>
      <w:r w:rsidRPr="00747131">
        <w:rPr>
          <w:rFonts w:ascii="Times New Roman" w:hAnsi="Times New Roman" w:cs="Times New Roman" w:hint="eastAsia"/>
          <w:sz w:val="24"/>
          <w:szCs w:val="24"/>
        </w:rPr>
        <w:t>垂域意图</w:t>
      </w:r>
      <w:proofErr w:type="gramEnd"/>
      <w:r w:rsidRPr="00747131">
        <w:rPr>
          <w:rFonts w:ascii="Times New Roman" w:hAnsi="Times New Roman" w:cs="Times New Roman" w:hint="eastAsia"/>
          <w:sz w:val="24"/>
          <w:szCs w:val="24"/>
        </w:rPr>
        <w:t>分类结果可以包含从用户查询中提取的有效信息</w:t>
      </w:r>
      <w:r w:rsidR="00E21685" w:rsidRPr="00747131">
        <w:rPr>
          <w:rFonts w:ascii="Times New Roman" w:hAnsi="Times New Roman" w:cs="Times New Roman" w:hint="eastAsia"/>
          <w:sz w:val="24"/>
          <w:szCs w:val="24"/>
        </w:rPr>
        <w:t>和指示用户查询调用的工具</w:t>
      </w:r>
      <w:r w:rsidR="0020065C" w:rsidRPr="00747131">
        <w:rPr>
          <w:rFonts w:ascii="Times New Roman" w:hAnsi="Times New Roman" w:cs="Times New Roman" w:hint="eastAsia"/>
          <w:sz w:val="24"/>
          <w:szCs w:val="24"/>
        </w:rPr>
        <w:t>类别的</w:t>
      </w:r>
      <w:r w:rsidR="00E21685" w:rsidRPr="00747131">
        <w:rPr>
          <w:rFonts w:ascii="Times New Roman" w:hAnsi="Times New Roman" w:cs="Times New Roman" w:hint="eastAsia"/>
          <w:sz w:val="24"/>
          <w:szCs w:val="24"/>
        </w:rPr>
        <w:t>信息。</w:t>
      </w:r>
    </w:p>
    <w:p w14:paraId="5451DA4A" w14:textId="312B3769" w:rsidR="00E21685" w:rsidRPr="00747131" w:rsidRDefault="00E21685"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示例性地，</w:t>
      </w:r>
      <w:proofErr w:type="gramStart"/>
      <w:r w:rsidRPr="00747131">
        <w:rPr>
          <w:rFonts w:ascii="Times New Roman" w:hAnsi="Times New Roman" w:cs="Times New Roman" w:hint="eastAsia"/>
          <w:sz w:val="24"/>
          <w:szCs w:val="24"/>
        </w:rPr>
        <w:t>垂域意图</w:t>
      </w:r>
      <w:proofErr w:type="gramEnd"/>
      <w:r w:rsidRPr="00747131">
        <w:rPr>
          <w:rFonts w:ascii="Times New Roman" w:hAnsi="Times New Roman" w:cs="Times New Roman" w:hint="eastAsia"/>
          <w:sz w:val="24"/>
          <w:szCs w:val="24"/>
        </w:rPr>
        <w:t>分类结果可以包括：</w:t>
      </w:r>
      <w:r w:rsidRPr="00747131">
        <w:rPr>
          <w:rFonts w:ascii="Times New Roman" w:hAnsi="Times New Roman" w:cs="Times New Roman" w:hint="eastAsia"/>
          <w:sz w:val="24"/>
          <w:szCs w:val="24"/>
        </w:rPr>
        <w:t>[x</w:t>
      </w:r>
      <w:r w:rsidRPr="00747131">
        <w:rPr>
          <w:rFonts w:ascii="Times New Roman" w:hAnsi="Times New Roman" w:cs="Times New Roman"/>
          <w:sz w:val="24"/>
          <w:szCs w:val="24"/>
        </w:rPr>
        <w:t>xx]</w:t>
      </w:r>
      <w:r w:rsidRPr="00747131">
        <w:rPr>
          <w:rFonts w:ascii="Times New Roman" w:hAnsi="Times New Roman" w:cs="Times New Roman" w:hint="eastAsia"/>
          <w:sz w:val="24"/>
          <w:szCs w:val="24"/>
        </w:rPr>
        <w:t>调用</w:t>
      </w:r>
      <w:r w:rsidRPr="00747131">
        <w:rPr>
          <w:rFonts w:ascii="Times New Roman" w:hAnsi="Times New Roman" w:cs="Times New Roman" w:hint="eastAsia"/>
          <w:sz w:val="24"/>
          <w:szCs w:val="24"/>
        </w:rPr>
        <w:t>y</w:t>
      </w:r>
      <w:r w:rsidRPr="00747131">
        <w:rPr>
          <w:rFonts w:ascii="Times New Roman" w:hAnsi="Times New Roman" w:cs="Times New Roman" w:hint="eastAsia"/>
          <w:sz w:val="24"/>
          <w:szCs w:val="24"/>
        </w:rPr>
        <w:t>类工具，</w:t>
      </w:r>
      <w:r w:rsidRPr="00747131">
        <w:rPr>
          <w:rFonts w:ascii="Times New Roman" w:hAnsi="Times New Roman" w:cs="Times New Roman" w:hint="eastAsia"/>
          <w:sz w:val="24"/>
          <w:szCs w:val="24"/>
        </w:rPr>
        <w:t>A</w:t>
      </w:r>
      <w:r w:rsidRPr="00747131">
        <w:rPr>
          <w:rFonts w:ascii="Times New Roman" w:hAnsi="Times New Roman" w:cs="Times New Roman"/>
          <w:sz w:val="24"/>
          <w:szCs w:val="24"/>
        </w:rPr>
        <w:t>PP</w:t>
      </w:r>
      <w:r w:rsidRPr="00747131">
        <w:rPr>
          <w:rFonts w:ascii="Times New Roman" w:hAnsi="Times New Roman" w:cs="Times New Roman" w:hint="eastAsia"/>
          <w:sz w:val="24"/>
          <w:szCs w:val="24"/>
        </w:rPr>
        <w:t>：</w:t>
      </w:r>
      <w:r w:rsidRPr="00747131">
        <w:rPr>
          <w:rFonts w:ascii="Times New Roman" w:hAnsi="Times New Roman" w:cs="Times New Roman" w:hint="eastAsia"/>
          <w:sz w:val="24"/>
          <w:szCs w:val="24"/>
        </w:rPr>
        <w:t>x</w:t>
      </w:r>
      <w:r w:rsidRPr="00747131">
        <w:rPr>
          <w:rFonts w:ascii="Times New Roman" w:hAnsi="Times New Roman" w:cs="Times New Roman" w:hint="eastAsia"/>
          <w:sz w:val="24"/>
          <w:szCs w:val="24"/>
        </w:rPr>
        <w:t>，</w:t>
      </w:r>
      <w:r w:rsidRPr="00747131">
        <w:rPr>
          <w:rFonts w:ascii="Times New Roman" w:hAnsi="Times New Roman" w:cs="Times New Roman" w:hint="eastAsia"/>
          <w:sz w:val="24"/>
          <w:szCs w:val="24"/>
        </w:rPr>
        <w:t>z</w:t>
      </w:r>
      <w:r w:rsidRPr="00747131">
        <w:rPr>
          <w:rFonts w:ascii="Times New Roman" w:hAnsi="Times New Roman" w:cs="Times New Roman" w:hint="eastAsia"/>
          <w:sz w:val="24"/>
          <w:szCs w:val="24"/>
        </w:rPr>
        <w:t>任务：</w:t>
      </w:r>
      <w:r w:rsidRPr="00747131">
        <w:rPr>
          <w:rFonts w:ascii="Times New Roman" w:hAnsi="Times New Roman" w:cs="Times New Roman" w:hint="eastAsia"/>
          <w:sz w:val="24"/>
          <w:szCs w:val="24"/>
        </w:rPr>
        <w:t>xx</w:t>
      </w:r>
      <w:r w:rsidRPr="00747131">
        <w:rPr>
          <w:rFonts w:ascii="Times New Roman" w:hAnsi="Times New Roman" w:cs="Times New Roman" w:hint="eastAsia"/>
          <w:sz w:val="24"/>
          <w:szCs w:val="24"/>
        </w:rPr>
        <w:t>。其中，</w:t>
      </w:r>
      <w:r w:rsidRPr="00747131">
        <w:rPr>
          <w:rFonts w:ascii="Times New Roman" w:hAnsi="Times New Roman" w:cs="Times New Roman" w:hint="eastAsia"/>
          <w:sz w:val="24"/>
          <w:szCs w:val="24"/>
        </w:rPr>
        <w:t>y</w:t>
      </w:r>
      <w:r w:rsidRPr="00747131">
        <w:rPr>
          <w:rFonts w:ascii="Times New Roman" w:hAnsi="Times New Roman" w:cs="Times New Roman" w:hint="eastAsia"/>
          <w:sz w:val="24"/>
          <w:szCs w:val="24"/>
        </w:rPr>
        <w:t>类工具可以是用户查询</w:t>
      </w:r>
      <w:r w:rsidRPr="00747131">
        <w:rPr>
          <w:rFonts w:ascii="Times New Roman" w:hAnsi="Times New Roman" w:cs="Times New Roman" w:hint="eastAsia"/>
          <w:sz w:val="24"/>
          <w:szCs w:val="24"/>
        </w:rPr>
        <w:t>x</w:t>
      </w:r>
      <w:r w:rsidRPr="00747131">
        <w:rPr>
          <w:rFonts w:ascii="Times New Roman" w:hAnsi="Times New Roman" w:cs="Times New Roman"/>
          <w:sz w:val="24"/>
          <w:szCs w:val="24"/>
        </w:rPr>
        <w:t>xx</w:t>
      </w:r>
      <w:r w:rsidRPr="00747131">
        <w:rPr>
          <w:rFonts w:ascii="Times New Roman" w:hAnsi="Times New Roman" w:cs="Times New Roman" w:hint="eastAsia"/>
          <w:sz w:val="24"/>
          <w:szCs w:val="24"/>
        </w:rPr>
        <w:t>对应任务工具所属的工具类别。</w:t>
      </w:r>
      <w:r w:rsidRPr="00747131">
        <w:rPr>
          <w:rFonts w:ascii="Times New Roman" w:hAnsi="Times New Roman" w:cs="Times New Roman"/>
          <w:sz w:val="24"/>
          <w:szCs w:val="24"/>
        </w:rPr>
        <w:t>z</w:t>
      </w:r>
      <w:r w:rsidRPr="00747131">
        <w:rPr>
          <w:rFonts w:ascii="Times New Roman" w:hAnsi="Times New Roman" w:cs="Times New Roman" w:hint="eastAsia"/>
          <w:sz w:val="24"/>
          <w:szCs w:val="24"/>
        </w:rPr>
        <w:t>任务可以表示用户查询对应的任务类型，</w:t>
      </w:r>
      <w:r w:rsidRPr="00747131">
        <w:rPr>
          <w:rFonts w:ascii="Times New Roman" w:hAnsi="Times New Roman" w:cs="Times New Roman" w:hint="eastAsia"/>
          <w:sz w:val="24"/>
          <w:szCs w:val="24"/>
        </w:rPr>
        <w:t>x</w:t>
      </w:r>
      <w:r w:rsidRPr="00747131">
        <w:rPr>
          <w:rFonts w:ascii="Times New Roman" w:hAnsi="Times New Roman" w:cs="Times New Roman" w:hint="eastAsia"/>
          <w:sz w:val="24"/>
          <w:szCs w:val="24"/>
        </w:rPr>
        <w:t>可以是用户查询</w:t>
      </w:r>
      <w:r w:rsidRPr="00747131">
        <w:rPr>
          <w:rFonts w:ascii="Times New Roman" w:hAnsi="Times New Roman" w:cs="Times New Roman" w:hint="eastAsia"/>
          <w:sz w:val="24"/>
          <w:szCs w:val="24"/>
        </w:rPr>
        <w:t>x</w:t>
      </w:r>
      <w:r w:rsidRPr="00747131">
        <w:rPr>
          <w:rFonts w:ascii="Times New Roman" w:hAnsi="Times New Roman" w:cs="Times New Roman"/>
          <w:sz w:val="24"/>
          <w:szCs w:val="24"/>
        </w:rPr>
        <w:t>xx</w:t>
      </w:r>
      <w:r w:rsidRPr="00747131">
        <w:rPr>
          <w:rFonts w:ascii="Times New Roman" w:hAnsi="Times New Roman" w:cs="Times New Roman" w:hint="eastAsia"/>
          <w:sz w:val="24"/>
          <w:szCs w:val="24"/>
        </w:rPr>
        <w:t>对应的目标应用，</w:t>
      </w:r>
      <w:r w:rsidRPr="00747131">
        <w:rPr>
          <w:rFonts w:ascii="Times New Roman" w:hAnsi="Times New Roman" w:cs="Times New Roman" w:hint="eastAsia"/>
          <w:sz w:val="24"/>
          <w:szCs w:val="24"/>
        </w:rPr>
        <w:t>x</w:t>
      </w:r>
      <w:r w:rsidRPr="00747131">
        <w:rPr>
          <w:rFonts w:ascii="Times New Roman" w:hAnsi="Times New Roman" w:cs="Times New Roman"/>
          <w:sz w:val="24"/>
          <w:szCs w:val="24"/>
        </w:rPr>
        <w:t>x</w:t>
      </w:r>
      <w:r w:rsidRPr="00747131">
        <w:rPr>
          <w:rFonts w:ascii="Times New Roman" w:hAnsi="Times New Roman" w:cs="Times New Roman" w:hint="eastAsia"/>
          <w:sz w:val="24"/>
          <w:szCs w:val="24"/>
        </w:rPr>
        <w:t>可以是用户查询</w:t>
      </w:r>
      <w:r w:rsidRPr="00747131">
        <w:rPr>
          <w:rFonts w:ascii="Times New Roman" w:hAnsi="Times New Roman" w:cs="Times New Roman" w:hint="eastAsia"/>
          <w:sz w:val="24"/>
          <w:szCs w:val="24"/>
        </w:rPr>
        <w:t>x</w:t>
      </w:r>
      <w:r w:rsidRPr="00747131">
        <w:rPr>
          <w:rFonts w:ascii="Times New Roman" w:hAnsi="Times New Roman" w:cs="Times New Roman"/>
          <w:sz w:val="24"/>
          <w:szCs w:val="24"/>
        </w:rPr>
        <w:t>xx</w:t>
      </w:r>
      <w:r w:rsidRPr="00747131">
        <w:rPr>
          <w:rFonts w:ascii="Times New Roman" w:hAnsi="Times New Roman" w:cs="Times New Roman" w:hint="eastAsia"/>
          <w:sz w:val="24"/>
          <w:szCs w:val="24"/>
        </w:rPr>
        <w:t>对应的目标任务。</w:t>
      </w:r>
    </w:p>
    <w:p w14:paraId="4F712F98" w14:textId="3541E7BA" w:rsidR="00C14910" w:rsidRPr="00747131" w:rsidRDefault="00E21685"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示例性地，以</w:t>
      </w:r>
      <w:r w:rsidRPr="00747131">
        <w:rPr>
          <w:rFonts w:ascii="Times New Roman" w:hAnsi="Times New Roman" w:cs="Times New Roman" w:hint="eastAsia"/>
          <w:sz w:val="24"/>
          <w:szCs w:val="24"/>
        </w:rPr>
        <w:t>x</w:t>
      </w:r>
      <w:r w:rsidRPr="00747131">
        <w:rPr>
          <w:rFonts w:ascii="Times New Roman" w:hAnsi="Times New Roman" w:cs="Times New Roman"/>
          <w:sz w:val="24"/>
          <w:szCs w:val="24"/>
        </w:rPr>
        <w:t>xx</w:t>
      </w:r>
      <w:r w:rsidRPr="00747131">
        <w:rPr>
          <w:rFonts w:ascii="Times New Roman" w:hAnsi="Times New Roman" w:cs="Times New Roman" w:hint="eastAsia"/>
          <w:sz w:val="24"/>
          <w:szCs w:val="24"/>
        </w:rPr>
        <w:t>为“帮我在</w:t>
      </w:r>
      <w:r w:rsidRPr="00747131">
        <w:rPr>
          <w:rFonts w:ascii="Times New Roman" w:hAnsi="Times New Roman" w:cs="Times New Roman"/>
          <w:sz w:val="24"/>
          <w:szCs w:val="24"/>
        </w:rPr>
        <w:t>AA</w:t>
      </w:r>
      <w:r w:rsidRPr="00747131">
        <w:rPr>
          <w:rFonts w:ascii="Times New Roman" w:hAnsi="Times New Roman" w:cs="Times New Roman" w:hint="eastAsia"/>
          <w:sz w:val="24"/>
          <w:szCs w:val="24"/>
        </w:rPr>
        <w:t>的购物车里添加一件</w:t>
      </w:r>
      <w:r w:rsidRPr="00747131">
        <w:rPr>
          <w:rFonts w:ascii="Times New Roman" w:hAnsi="Times New Roman" w:cs="Times New Roman" w:hint="eastAsia"/>
          <w:sz w:val="24"/>
          <w:szCs w:val="24"/>
        </w:rPr>
        <w:t>Y</w:t>
      </w:r>
      <w:r w:rsidRPr="00747131">
        <w:rPr>
          <w:rFonts w:ascii="Times New Roman" w:hAnsi="Times New Roman" w:cs="Times New Roman"/>
          <w:sz w:val="24"/>
          <w:szCs w:val="24"/>
        </w:rPr>
        <w:t xml:space="preserve">Y </w:t>
      </w:r>
      <w:r w:rsidRPr="00747131">
        <w:rPr>
          <w:rFonts w:ascii="Times New Roman" w:hAnsi="Times New Roman" w:cs="Times New Roman" w:hint="eastAsia"/>
          <w:sz w:val="24"/>
          <w:szCs w:val="24"/>
        </w:rPr>
        <w:t>t</w:t>
      </w:r>
      <w:r w:rsidRPr="00747131">
        <w:rPr>
          <w:rFonts w:ascii="Times New Roman" w:hAnsi="Times New Roman" w:cs="Times New Roman" w:hint="eastAsia"/>
          <w:sz w:val="24"/>
          <w:szCs w:val="24"/>
        </w:rPr>
        <w:t>恤地址选为</w:t>
      </w:r>
      <w:r w:rsidRPr="00747131">
        <w:rPr>
          <w:rFonts w:ascii="Times New Roman" w:hAnsi="Times New Roman" w:cs="Times New Roman" w:hint="eastAsia"/>
          <w:sz w:val="24"/>
          <w:szCs w:val="24"/>
        </w:rPr>
        <w:t>x</w:t>
      </w:r>
      <w:r w:rsidRPr="00747131">
        <w:rPr>
          <w:rFonts w:ascii="Times New Roman" w:hAnsi="Times New Roman" w:cs="Times New Roman"/>
          <w:sz w:val="24"/>
          <w:szCs w:val="24"/>
        </w:rPr>
        <w:t>xxx0</w:t>
      </w:r>
      <w:r w:rsidRPr="00747131">
        <w:rPr>
          <w:rFonts w:ascii="Times New Roman" w:hAnsi="Times New Roman" w:cs="Times New Roman" w:hint="eastAsia"/>
          <w:sz w:val="24"/>
          <w:szCs w:val="24"/>
        </w:rPr>
        <w:t>”为例，</w:t>
      </w:r>
      <w:r w:rsidRPr="00747131">
        <w:rPr>
          <w:rFonts w:ascii="Times New Roman" w:hAnsi="Times New Roman" w:cs="Times New Roman" w:hint="eastAsia"/>
          <w:sz w:val="24"/>
          <w:szCs w:val="24"/>
        </w:rPr>
        <w:t>y</w:t>
      </w:r>
      <w:r w:rsidRPr="00747131">
        <w:rPr>
          <w:rFonts w:ascii="Times New Roman" w:hAnsi="Times New Roman" w:cs="Times New Roman" w:hint="eastAsia"/>
          <w:sz w:val="24"/>
          <w:szCs w:val="24"/>
        </w:rPr>
        <w:t>类工具可以是</w:t>
      </w:r>
      <w:r w:rsidR="0020065C" w:rsidRPr="00747131">
        <w:rPr>
          <w:rFonts w:ascii="Times New Roman" w:hAnsi="Times New Roman" w:cs="Times New Roman" w:hint="eastAsia"/>
          <w:sz w:val="24"/>
          <w:szCs w:val="24"/>
        </w:rPr>
        <w:t>购物（</w:t>
      </w:r>
      <w:r w:rsidR="00882FC3" w:rsidRPr="00747131">
        <w:rPr>
          <w:rFonts w:ascii="Times New Roman" w:hAnsi="Times New Roman" w:cs="Times New Roman" w:hint="eastAsia"/>
          <w:sz w:val="24"/>
          <w:szCs w:val="24"/>
        </w:rPr>
        <w:t>添加购物车</w:t>
      </w:r>
      <w:r w:rsidR="0020065C" w:rsidRPr="00747131">
        <w:rPr>
          <w:rFonts w:ascii="Times New Roman" w:hAnsi="Times New Roman" w:cs="Times New Roman" w:hint="eastAsia"/>
          <w:sz w:val="24"/>
          <w:szCs w:val="24"/>
        </w:rPr>
        <w:t>商品）工具，</w:t>
      </w:r>
      <w:r w:rsidR="0020065C" w:rsidRPr="00747131">
        <w:rPr>
          <w:rFonts w:ascii="Times New Roman" w:hAnsi="Times New Roman" w:cs="Times New Roman" w:hint="eastAsia"/>
          <w:sz w:val="24"/>
          <w:szCs w:val="24"/>
        </w:rPr>
        <w:t>x</w:t>
      </w:r>
      <w:r w:rsidR="0020065C" w:rsidRPr="00747131">
        <w:rPr>
          <w:rFonts w:ascii="Times New Roman" w:hAnsi="Times New Roman" w:cs="Times New Roman" w:hint="eastAsia"/>
          <w:sz w:val="24"/>
          <w:szCs w:val="24"/>
        </w:rPr>
        <w:t>可以是</w:t>
      </w:r>
      <w:r w:rsidR="0020065C" w:rsidRPr="00747131">
        <w:rPr>
          <w:rFonts w:ascii="Times New Roman" w:hAnsi="Times New Roman" w:cs="Times New Roman"/>
          <w:sz w:val="24"/>
          <w:szCs w:val="24"/>
        </w:rPr>
        <w:t>AA</w:t>
      </w:r>
      <w:r w:rsidR="0020065C" w:rsidRPr="00747131">
        <w:rPr>
          <w:rFonts w:ascii="Times New Roman" w:hAnsi="Times New Roman" w:cs="Times New Roman" w:hint="eastAsia"/>
          <w:sz w:val="24"/>
          <w:szCs w:val="24"/>
        </w:rPr>
        <w:t>应用，</w:t>
      </w:r>
      <w:r w:rsidR="0020065C" w:rsidRPr="00747131">
        <w:rPr>
          <w:rFonts w:ascii="Times New Roman" w:hAnsi="Times New Roman" w:cs="Times New Roman" w:hint="eastAsia"/>
          <w:sz w:val="24"/>
          <w:szCs w:val="24"/>
        </w:rPr>
        <w:t>z</w:t>
      </w:r>
      <w:r w:rsidR="0020065C" w:rsidRPr="00747131">
        <w:rPr>
          <w:rFonts w:ascii="Times New Roman" w:hAnsi="Times New Roman" w:cs="Times New Roman" w:hint="eastAsia"/>
          <w:sz w:val="24"/>
          <w:szCs w:val="24"/>
        </w:rPr>
        <w:t>任务可以是</w:t>
      </w:r>
      <w:r w:rsidR="00882FC3" w:rsidRPr="00747131">
        <w:rPr>
          <w:rFonts w:ascii="Times New Roman" w:hAnsi="Times New Roman" w:cs="Times New Roman" w:hint="eastAsia"/>
          <w:sz w:val="24"/>
          <w:szCs w:val="24"/>
        </w:rPr>
        <w:t>添加购物车</w:t>
      </w:r>
      <w:r w:rsidR="0020065C" w:rsidRPr="00747131">
        <w:rPr>
          <w:rFonts w:ascii="Times New Roman" w:hAnsi="Times New Roman" w:cs="Times New Roman" w:hint="eastAsia"/>
          <w:sz w:val="24"/>
          <w:szCs w:val="24"/>
        </w:rPr>
        <w:t>商品，</w:t>
      </w:r>
      <w:r w:rsidR="0020065C" w:rsidRPr="00747131">
        <w:rPr>
          <w:rFonts w:ascii="Times New Roman" w:hAnsi="Times New Roman" w:cs="Times New Roman" w:hint="eastAsia"/>
          <w:sz w:val="24"/>
          <w:szCs w:val="24"/>
        </w:rPr>
        <w:t>z</w:t>
      </w:r>
      <w:r w:rsidR="0020065C" w:rsidRPr="00747131">
        <w:rPr>
          <w:rFonts w:ascii="Times New Roman" w:hAnsi="Times New Roman" w:cs="Times New Roman" w:hint="eastAsia"/>
          <w:sz w:val="24"/>
          <w:szCs w:val="24"/>
        </w:rPr>
        <w:t>任务还可以是选择地址，</w:t>
      </w:r>
      <w:r w:rsidR="0020065C" w:rsidRPr="00747131">
        <w:rPr>
          <w:rFonts w:ascii="Times New Roman" w:hAnsi="Times New Roman" w:cs="Times New Roman" w:hint="eastAsia"/>
          <w:sz w:val="24"/>
          <w:szCs w:val="24"/>
        </w:rPr>
        <w:t>x</w:t>
      </w:r>
      <w:r w:rsidR="0020065C" w:rsidRPr="00747131">
        <w:rPr>
          <w:rFonts w:ascii="Times New Roman" w:hAnsi="Times New Roman" w:cs="Times New Roman"/>
          <w:sz w:val="24"/>
          <w:szCs w:val="24"/>
        </w:rPr>
        <w:t>x</w:t>
      </w:r>
      <w:r w:rsidR="0020065C" w:rsidRPr="00747131">
        <w:rPr>
          <w:rFonts w:ascii="Times New Roman" w:hAnsi="Times New Roman" w:cs="Times New Roman" w:hint="eastAsia"/>
          <w:sz w:val="24"/>
          <w:szCs w:val="24"/>
        </w:rPr>
        <w:t>可以是</w:t>
      </w:r>
      <w:r w:rsidR="0020065C" w:rsidRPr="00747131">
        <w:rPr>
          <w:rFonts w:ascii="Times New Roman" w:hAnsi="Times New Roman" w:cs="Times New Roman" w:hint="eastAsia"/>
          <w:sz w:val="24"/>
          <w:szCs w:val="24"/>
        </w:rPr>
        <w:t>Y</w:t>
      </w:r>
      <w:r w:rsidR="0020065C" w:rsidRPr="00747131">
        <w:rPr>
          <w:rFonts w:ascii="Times New Roman" w:hAnsi="Times New Roman" w:cs="Times New Roman"/>
          <w:sz w:val="24"/>
          <w:szCs w:val="24"/>
        </w:rPr>
        <w:t xml:space="preserve">Y </w:t>
      </w:r>
      <w:r w:rsidR="0020065C" w:rsidRPr="00747131">
        <w:rPr>
          <w:rFonts w:ascii="Times New Roman" w:hAnsi="Times New Roman" w:cs="Times New Roman" w:hint="eastAsia"/>
          <w:sz w:val="24"/>
          <w:szCs w:val="24"/>
        </w:rPr>
        <w:t>t</w:t>
      </w:r>
      <w:r w:rsidR="0020065C" w:rsidRPr="00747131">
        <w:rPr>
          <w:rFonts w:ascii="Times New Roman" w:hAnsi="Times New Roman" w:cs="Times New Roman" w:hint="eastAsia"/>
          <w:sz w:val="24"/>
          <w:szCs w:val="24"/>
        </w:rPr>
        <w:t>恤，</w:t>
      </w:r>
      <w:r w:rsidR="0020065C" w:rsidRPr="00747131">
        <w:rPr>
          <w:rFonts w:ascii="Times New Roman" w:hAnsi="Times New Roman" w:cs="Times New Roman" w:hint="eastAsia"/>
          <w:sz w:val="24"/>
          <w:szCs w:val="24"/>
        </w:rPr>
        <w:t>x</w:t>
      </w:r>
      <w:r w:rsidR="0020065C" w:rsidRPr="00747131">
        <w:rPr>
          <w:rFonts w:ascii="Times New Roman" w:hAnsi="Times New Roman" w:cs="Times New Roman"/>
          <w:sz w:val="24"/>
          <w:szCs w:val="24"/>
        </w:rPr>
        <w:t>x</w:t>
      </w:r>
      <w:r w:rsidR="0020065C" w:rsidRPr="00747131">
        <w:rPr>
          <w:rFonts w:ascii="Times New Roman" w:hAnsi="Times New Roman" w:cs="Times New Roman" w:hint="eastAsia"/>
          <w:sz w:val="24"/>
          <w:szCs w:val="24"/>
        </w:rPr>
        <w:t>还可以是</w:t>
      </w:r>
      <w:r w:rsidR="0020065C" w:rsidRPr="00747131">
        <w:rPr>
          <w:rFonts w:ascii="Times New Roman" w:hAnsi="Times New Roman" w:cs="Times New Roman" w:hint="eastAsia"/>
          <w:sz w:val="24"/>
          <w:szCs w:val="24"/>
        </w:rPr>
        <w:t>x</w:t>
      </w:r>
      <w:r w:rsidR="0020065C" w:rsidRPr="00747131">
        <w:rPr>
          <w:rFonts w:ascii="Times New Roman" w:hAnsi="Times New Roman" w:cs="Times New Roman"/>
          <w:sz w:val="24"/>
          <w:szCs w:val="24"/>
        </w:rPr>
        <w:t>xxx0</w:t>
      </w:r>
      <w:r w:rsidRPr="00747131">
        <w:rPr>
          <w:rFonts w:ascii="Times New Roman" w:hAnsi="Times New Roman" w:cs="Times New Roman" w:hint="eastAsia"/>
          <w:sz w:val="24"/>
          <w:szCs w:val="24"/>
        </w:rPr>
        <w:t>。</w:t>
      </w:r>
      <w:proofErr w:type="gramStart"/>
      <w:r w:rsidR="0020065C" w:rsidRPr="00747131">
        <w:rPr>
          <w:rFonts w:ascii="Times New Roman" w:hAnsi="Times New Roman" w:cs="Times New Roman" w:hint="eastAsia"/>
          <w:sz w:val="24"/>
          <w:szCs w:val="24"/>
        </w:rPr>
        <w:t>垂域意图</w:t>
      </w:r>
      <w:proofErr w:type="gramEnd"/>
      <w:r w:rsidR="0020065C" w:rsidRPr="00747131">
        <w:rPr>
          <w:rFonts w:ascii="Times New Roman" w:hAnsi="Times New Roman" w:cs="Times New Roman" w:hint="eastAsia"/>
          <w:sz w:val="24"/>
          <w:szCs w:val="24"/>
        </w:rPr>
        <w:t>分类结果可以包括：</w:t>
      </w:r>
      <w:r w:rsidR="0020065C" w:rsidRPr="00747131">
        <w:rPr>
          <w:rFonts w:ascii="Times New Roman" w:hAnsi="Times New Roman" w:cs="Times New Roman" w:hint="eastAsia"/>
          <w:sz w:val="24"/>
          <w:szCs w:val="24"/>
        </w:rPr>
        <w:t>[</w:t>
      </w:r>
      <w:r w:rsidR="0020065C" w:rsidRPr="00747131">
        <w:rPr>
          <w:rFonts w:ascii="Times New Roman" w:hAnsi="Times New Roman" w:cs="Times New Roman" w:hint="eastAsia"/>
          <w:sz w:val="24"/>
          <w:szCs w:val="24"/>
        </w:rPr>
        <w:t>帮我在</w:t>
      </w:r>
      <w:r w:rsidR="0020065C" w:rsidRPr="00747131">
        <w:rPr>
          <w:rFonts w:ascii="Times New Roman" w:hAnsi="Times New Roman" w:cs="Times New Roman"/>
          <w:sz w:val="24"/>
          <w:szCs w:val="24"/>
        </w:rPr>
        <w:t>AA</w:t>
      </w:r>
      <w:r w:rsidR="0020065C" w:rsidRPr="00747131">
        <w:rPr>
          <w:rFonts w:ascii="Times New Roman" w:hAnsi="Times New Roman" w:cs="Times New Roman" w:hint="eastAsia"/>
          <w:sz w:val="24"/>
          <w:szCs w:val="24"/>
        </w:rPr>
        <w:t>的购物车里添加一件</w:t>
      </w:r>
      <w:r w:rsidR="0020065C" w:rsidRPr="00747131">
        <w:rPr>
          <w:rFonts w:ascii="Times New Roman" w:hAnsi="Times New Roman" w:cs="Times New Roman" w:hint="eastAsia"/>
          <w:sz w:val="24"/>
          <w:szCs w:val="24"/>
        </w:rPr>
        <w:t>Y</w:t>
      </w:r>
      <w:r w:rsidR="0020065C" w:rsidRPr="00747131">
        <w:rPr>
          <w:rFonts w:ascii="Times New Roman" w:hAnsi="Times New Roman" w:cs="Times New Roman"/>
          <w:sz w:val="24"/>
          <w:szCs w:val="24"/>
        </w:rPr>
        <w:t xml:space="preserve">Y </w:t>
      </w:r>
      <w:r w:rsidR="0020065C" w:rsidRPr="00747131">
        <w:rPr>
          <w:rFonts w:ascii="Times New Roman" w:hAnsi="Times New Roman" w:cs="Times New Roman" w:hint="eastAsia"/>
          <w:sz w:val="24"/>
          <w:szCs w:val="24"/>
        </w:rPr>
        <w:t>t</w:t>
      </w:r>
      <w:r w:rsidR="0020065C" w:rsidRPr="00747131">
        <w:rPr>
          <w:rFonts w:ascii="Times New Roman" w:hAnsi="Times New Roman" w:cs="Times New Roman" w:hint="eastAsia"/>
          <w:sz w:val="24"/>
          <w:szCs w:val="24"/>
        </w:rPr>
        <w:t>恤地址选为</w:t>
      </w:r>
      <w:r w:rsidR="0020065C" w:rsidRPr="00747131">
        <w:rPr>
          <w:rFonts w:ascii="Times New Roman" w:hAnsi="Times New Roman" w:cs="Times New Roman" w:hint="eastAsia"/>
          <w:sz w:val="24"/>
          <w:szCs w:val="24"/>
        </w:rPr>
        <w:t>x</w:t>
      </w:r>
      <w:r w:rsidR="0020065C" w:rsidRPr="00747131">
        <w:rPr>
          <w:rFonts w:ascii="Times New Roman" w:hAnsi="Times New Roman" w:cs="Times New Roman"/>
          <w:sz w:val="24"/>
          <w:szCs w:val="24"/>
        </w:rPr>
        <w:t>xxx0]</w:t>
      </w:r>
      <w:r w:rsidR="0020065C" w:rsidRPr="00747131">
        <w:rPr>
          <w:rFonts w:ascii="Times New Roman" w:hAnsi="Times New Roman" w:cs="Times New Roman" w:hint="eastAsia"/>
          <w:sz w:val="24"/>
          <w:szCs w:val="24"/>
        </w:rPr>
        <w:t>调用购物（</w:t>
      </w:r>
      <w:r w:rsidR="00882FC3" w:rsidRPr="00747131">
        <w:rPr>
          <w:rFonts w:ascii="Times New Roman" w:hAnsi="Times New Roman" w:cs="Times New Roman" w:hint="eastAsia"/>
          <w:sz w:val="24"/>
          <w:szCs w:val="24"/>
        </w:rPr>
        <w:t>添加购物车商品</w:t>
      </w:r>
      <w:r w:rsidR="0020065C" w:rsidRPr="00747131">
        <w:rPr>
          <w:rFonts w:ascii="Times New Roman" w:hAnsi="Times New Roman" w:cs="Times New Roman" w:hint="eastAsia"/>
          <w:sz w:val="24"/>
          <w:szCs w:val="24"/>
        </w:rPr>
        <w:t>）工具；</w:t>
      </w:r>
      <w:r w:rsidR="0020065C" w:rsidRPr="00747131">
        <w:rPr>
          <w:rFonts w:ascii="Times New Roman" w:hAnsi="Times New Roman" w:cs="Times New Roman" w:hint="eastAsia"/>
          <w:sz w:val="24"/>
          <w:szCs w:val="24"/>
        </w:rPr>
        <w:t>A</w:t>
      </w:r>
      <w:r w:rsidR="0020065C" w:rsidRPr="00747131">
        <w:rPr>
          <w:rFonts w:ascii="Times New Roman" w:hAnsi="Times New Roman" w:cs="Times New Roman"/>
          <w:sz w:val="24"/>
          <w:szCs w:val="24"/>
        </w:rPr>
        <w:t>PP</w:t>
      </w:r>
      <w:r w:rsidR="0020065C" w:rsidRPr="00747131">
        <w:rPr>
          <w:rFonts w:ascii="Times New Roman" w:hAnsi="Times New Roman" w:cs="Times New Roman" w:hint="eastAsia"/>
          <w:sz w:val="24"/>
          <w:szCs w:val="24"/>
        </w:rPr>
        <w:t>：</w:t>
      </w:r>
      <w:r w:rsidR="0020065C" w:rsidRPr="00747131">
        <w:rPr>
          <w:rFonts w:ascii="Times New Roman" w:hAnsi="Times New Roman" w:cs="Times New Roman"/>
          <w:sz w:val="24"/>
          <w:szCs w:val="24"/>
        </w:rPr>
        <w:t>AA</w:t>
      </w:r>
      <w:r w:rsidR="0020065C" w:rsidRPr="00747131">
        <w:rPr>
          <w:rFonts w:ascii="Times New Roman" w:hAnsi="Times New Roman" w:cs="Times New Roman" w:hint="eastAsia"/>
          <w:sz w:val="24"/>
          <w:szCs w:val="24"/>
        </w:rPr>
        <w:t>；</w:t>
      </w:r>
      <w:r w:rsidR="00882FC3" w:rsidRPr="00747131">
        <w:rPr>
          <w:rFonts w:ascii="Times New Roman" w:hAnsi="Times New Roman" w:cs="Times New Roman" w:hint="eastAsia"/>
          <w:sz w:val="24"/>
          <w:szCs w:val="24"/>
        </w:rPr>
        <w:t>添加购物车商品</w:t>
      </w:r>
      <w:r w:rsidR="0020065C" w:rsidRPr="00747131">
        <w:rPr>
          <w:rFonts w:ascii="Times New Roman" w:hAnsi="Times New Roman" w:cs="Times New Roman" w:hint="eastAsia"/>
          <w:sz w:val="24"/>
          <w:szCs w:val="24"/>
        </w:rPr>
        <w:t>：</w:t>
      </w:r>
      <w:r w:rsidR="0020065C" w:rsidRPr="00747131">
        <w:rPr>
          <w:rFonts w:ascii="Times New Roman" w:hAnsi="Times New Roman" w:cs="Times New Roman" w:hint="eastAsia"/>
          <w:sz w:val="24"/>
          <w:szCs w:val="24"/>
        </w:rPr>
        <w:t>Y</w:t>
      </w:r>
      <w:r w:rsidR="0020065C" w:rsidRPr="00747131">
        <w:rPr>
          <w:rFonts w:ascii="Times New Roman" w:hAnsi="Times New Roman" w:cs="Times New Roman"/>
          <w:sz w:val="24"/>
          <w:szCs w:val="24"/>
        </w:rPr>
        <w:t xml:space="preserve">Y </w:t>
      </w:r>
      <w:r w:rsidR="0020065C" w:rsidRPr="00747131">
        <w:rPr>
          <w:rFonts w:ascii="Times New Roman" w:hAnsi="Times New Roman" w:cs="Times New Roman" w:hint="eastAsia"/>
          <w:sz w:val="24"/>
          <w:szCs w:val="24"/>
        </w:rPr>
        <w:t>t</w:t>
      </w:r>
      <w:r w:rsidR="0020065C" w:rsidRPr="00747131">
        <w:rPr>
          <w:rFonts w:ascii="Times New Roman" w:hAnsi="Times New Roman" w:cs="Times New Roman" w:hint="eastAsia"/>
          <w:sz w:val="24"/>
          <w:szCs w:val="24"/>
        </w:rPr>
        <w:t>恤；选择地址：</w:t>
      </w:r>
      <w:r w:rsidR="0020065C" w:rsidRPr="00747131">
        <w:rPr>
          <w:rFonts w:ascii="Times New Roman" w:hAnsi="Times New Roman" w:cs="Times New Roman" w:hint="eastAsia"/>
          <w:sz w:val="24"/>
          <w:szCs w:val="24"/>
        </w:rPr>
        <w:t>x</w:t>
      </w:r>
      <w:r w:rsidR="0020065C" w:rsidRPr="00747131">
        <w:rPr>
          <w:rFonts w:ascii="Times New Roman" w:hAnsi="Times New Roman" w:cs="Times New Roman"/>
          <w:sz w:val="24"/>
          <w:szCs w:val="24"/>
        </w:rPr>
        <w:t>xxx0</w:t>
      </w:r>
      <w:r w:rsidR="0020065C" w:rsidRPr="00747131">
        <w:rPr>
          <w:rFonts w:ascii="Times New Roman" w:hAnsi="Times New Roman" w:cs="Times New Roman" w:hint="eastAsia"/>
          <w:sz w:val="24"/>
          <w:szCs w:val="24"/>
        </w:rPr>
        <w:t>。</w:t>
      </w:r>
    </w:p>
    <w:p w14:paraId="5B889D2A" w14:textId="77777777" w:rsidR="009016A9" w:rsidRPr="00747131" w:rsidRDefault="0020065C"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sz w:val="24"/>
          <w:szCs w:val="24"/>
        </w:rPr>
        <w:t>S305</w:t>
      </w:r>
      <w:r w:rsidRPr="00747131">
        <w:rPr>
          <w:rFonts w:ascii="Times New Roman" w:hAnsi="Times New Roman" w:cs="Times New Roman" w:hint="eastAsia"/>
          <w:sz w:val="24"/>
          <w:szCs w:val="24"/>
        </w:rPr>
        <w:t>、</w:t>
      </w:r>
      <w:proofErr w:type="gramStart"/>
      <w:r w:rsidR="009016A9" w:rsidRPr="00747131">
        <w:rPr>
          <w:rFonts w:ascii="Times New Roman" w:hAnsi="Times New Roman" w:cs="Times New Roman" w:hint="eastAsia"/>
          <w:sz w:val="24"/>
          <w:szCs w:val="24"/>
        </w:rPr>
        <w:t>端侧意图</w:t>
      </w:r>
      <w:proofErr w:type="gramEnd"/>
      <w:r w:rsidR="009016A9" w:rsidRPr="00747131">
        <w:rPr>
          <w:rFonts w:ascii="Times New Roman" w:hAnsi="Times New Roman" w:cs="Times New Roman" w:hint="eastAsia"/>
          <w:sz w:val="24"/>
          <w:szCs w:val="24"/>
        </w:rPr>
        <w:t>中控模型可以</w:t>
      </w:r>
      <w:proofErr w:type="gramStart"/>
      <w:r w:rsidR="009016A9" w:rsidRPr="00747131">
        <w:rPr>
          <w:rFonts w:ascii="Times New Roman" w:hAnsi="Times New Roman" w:cs="Times New Roman" w:hint="eastAsia"/>
          <w:sz w:val="24"/>
          <w:szCs w:val="24"/>
        </w:rPr>
        <w:t>向端侧</w:t>
      </w:r>
      <w:proofErr w:type="gramEnd"/>
      <w:r w:rsidR="009016A9" w:rsidRPr="00747131">
        <w:rPr>
          <w:rFonts w:ascii="Times New Roman" w:hAnsi="Times New Roman" w:cs="Times New Roman" w:hint="eastAsia"/>
          <w:sz w:val="24"/>
          <w:szCs w:val="24"/>
        </w:rPr>
        <w:t>P</w:t>
      </w:r>
      <w:r w:rsidR="009016A9" w:rsidRPr="00747131">
        <w:rPr>
          <w:rFonts w:ascii="Times New Roman" w:hAnsi="Times New Roman" w:cs="Times New Roman"/>
          <w:sz w:val="24"/>
          <w:szCs w:val="24"/>
        </w:rPr>
        <w:t>A</w:t>
      </w:r>
      <w:r w:rsidR="009016A9" w:rsidRPr="00747131">
        <w:rPr>
          <w:rFonts w:ascii="Times New Roman" w:hAnsi="Times New Roman" w:cs="Times New Roman" w:hint="eastAsia"/>
          <w:sz w:val="24"/>
          <w:szCs w:val="24"/>
        </w:rPr>
        <w:t>框架传输用于指示意图工具调用的信息。</w:t>
      </w:r>
    </w:p>
    <w:p w14:paraId="4CCDAEEC" w14:textId="6D72CA83" w:rsidR="009016A9" w:rsidRPr="00747131" w:rsidRDefault="009016A9"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示例性地，以用户查询为</w:t>
      </w:r>
      <w:r w:rsidRPr="00747131">
        <w:rPr>
          <w:rFonts w:ascii="Times New Roman" w:hAnsi="Times New Roman" w:cs="Times New Roman" w:hint="eastAsia"/>
          <w:sz w:val="24"/>
          <w:szCs w:val="24"/>
        </w:rPr>
        <w:t>x</w:t>
      </w:r>
      <w:r w:rsidRPr="00747131">
        <w:rPr>
          <w:rFonts w:ascii="Times New Roman" w:hAnsi="Times New Roman" w:cs="Times New Roman"/>
          <w:sz w:val="24"/>
          <w:szCs w:val="24"/>
        </w:rPr>
        <w:t>xx</w:t>
      </w:r>
      <w:r w:rsidRPr="00747131">
        <w:rPr>
          <w:rFonts w:ascii="Times New Roman" w:hAnsi="Times New Roman" w:cs="Times New Roman" w:hint="eastAsia"/>
          <w:sz w:val="24"/>
          <w:szCs w:val="24"/>
        </w:rPr>
        <w:t>为例，用于指示意图工具调用的信息可以包括：调用</w:t>
      </w:r>
      <w:r w:rsidRPr="00747131">
        <w:rPr>
          <w:rFonts w:ascii="Times New Roman" w:hAnsi="Times New Roman" w:cs="Times New Roman" w:hint="eastAsia"/>
          <w:sz w:val="24"/>
          <w:szCs w:val="24"/>
        </w:rPr>
        <w:t>y</w:t>
      </w:r>
      <w:r w:rsidRPr="00747131">
        <w:rPr>
          <w:rFonts w:ascii="Times New Roman" w:hAnsi="Times New Roman" w:cs="Times New Roman" w:hint="eastAsia"/>
          <w:sz w:val="24"/>
          <w:szCs w:val="24"/>
        </w:rPr>
        <w:t>类工具，</w:t>
      </w:r>
      <w:r w:rsidRPr="00747131">
        <w:rPr>
          <w:rFonts w:ascii="Times New Roman" w:hAnsi="Times New Roman" w:cs="Times New Roman" w:hint="eastAsia"/>
          <w:sz w:val="24"/>
          <w:szCs w:val="24"/>
        </w:rPr>
        <w:t>A</w:t>
      </w:r>
      <w:r w:rsidRPr="00747131">
        <w:rPr>
          <w:rFonts w:ascii="Times New Roman" w:hAnsi="Times New Roman" w:cs="Times New Roman"/>
          <w:sz w:val="24"/>
          <w:szCs w:val="24"/>
        </w:rPr>
        <w:t>PP</w:t>
      </w:r>
      <w:r w:rsidRPr="00747131">
        <w:rPr>
          <w:rFonts w:ascii="Times New Roman" w:hAnsi="Times New Roman" w:cs="Times New Roman" w:hint="eastAsia"/>
          <w:sz w:val="24"/>
          <w:szCs w:val="24"/>
        </w:rPr>
        <w:t>：</w:t>
      </w:r>
      <w:r w:rsidRPr="00747131">
        <w:rPr>
          <w:rFonts w:ascii="Times New Roman" w:hAnsi="Times New Roman" w:cs="Times New Roman" w:hint="eastAsia"/>
          <w:sz w:val="24"/>
          <w:szCs w:val="24"/>
        </w:rPr>
        <w:t>x</w:t>
      </w:r>
      <w:r w:rsidRPr="00747131">
        <w:rPr>
          <w:rFonts w:ascii="Times New Roman" w:hAnsi="Times New Roman" w:cs="Times New Roman" w:hint="eastAsia"/>
          <w:sz w:val="24"/>
          <w:szCs w:val="24"/>
        </w:rPr>
        <w:t>，</w:t>
      </w:r>
      <w:r w:rsidRPr="00747131">
        <w:rPr>
          <w:rFonts w:ascii="Times New Roman" w:hAnsi="Times New Roman" w:cs="Times New Roman" w:hint="eastAsia"/>
          <w:sz w:val="24"/>
          <w:szCs w:val="24"/>
        </w:rPr>
        <w:t>z</w:t>
      </w:r>
      <w:r w:rsidRPr="00747131">
        <w:rPr>
          <w:rFonts w:ascii="Times New Roman" w:hAnsi="Times New Roman" w:cs="Times New Roman" w:hint="eastAsia"/>
          <w:sz w:val="24"/>
          <w:szCs w:val="24"/>
        </w:rPr>
        <w:t>任务：</w:t>
      </w:r>
      <w:r w:rsidRPr="00747131">
        <w:rPr>
          <w:rFonts w:ascii="Times New Roman" w:hAnsi="Times New Roman" w:cs="Times New Roman" w:hint="eastAsia"/>
          <w:sz w:val="24"/>
          <w:szCs w:val="24"/>
        </w:rPr>
        <w:t>xx</w:t>
      </w:r>
      <w:r w:rsidRPr="00747131">
        <w:rPr>
          <w:rFonts w:ascii="Times New Roman" w:hAnsi="Times New Roman" w:cs="Times New Roman" w:hint="eastAsia"/>
          <w:sz w:val="24"/>
          <w:szCs w:val="24"/>
        </w:rPr>
        <w:t>。</w:t>
      </w:r>
    </w:p>
    <w:p w14:paraId="67CFFF4B" w14:textId="0DFA1940" w:rsidR="009016A9" w:rsidRPr="00747131" w:rsidRDefault="009016A9"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以</w:t>
      </w:r>
      <w:r w:rsidRPr="00747131">
        <w:rPr>
          <w:rFonts w:ascii="Times New Roman" w:hAnsi="Times New Roman" w:cs="Times New Roman" w:hint="eastAsia"/>
          <w:sz w:val="24"/>
          <w:szCs w:val="24"/>
        </w:rPr>
        <w:t>x</w:t>
      </w:r>
      <w:r w:rsidRPr="00747131">
        <w:rPr>
          <w:rFonts w:ascii="Times New Roman" w:hAnsi="Times New Roman" w:cs="Times New Roman"/>
          <w:sz w:val="24"/>
          <w:szCs w:val="24"/>
        </w:rPr>
        <w:t>xx</w:t>
      </w:r>
      <w:r w:rsidRPr="00747131">
        <w:rPr>
          <w:rFonts w:ascii="Times New Roman" w:hAnsi="Times New Roman" w:cs="Times New Roman" w:hint="eastAsia"/>
          <w:sz w:val="24"/>
          <w:szCs w:val="24"/>
        </w:rPr>
        <w:t>为“帮我在</w:t>
      </w:r>
      <w:r w:rsidRPr="00747131">
        <w:rPr>
          <w:rFonts w:ascii="Times New Roman" w:hAnsi="Times New Roman" w:cs="Times New Roman"/>
          <w:sz w:val="24"/>
          <w:szCs w:val="24"/>
        </w:rPr>
        <w:t>AA</w:t>
      </w:r>
      <w:r w:rsidRPr="00747131">
        <w:rPr>
          <w:rFonts w:ascii="Times New Roman" w:hAnsi="Times New Roman" w:cs="Times New Roman" w:hint="eastAsia"/>
          <w:sz w:val="24"/>
          <w:szCs w:val="24"/>
        </w:rPr>
        <w:t>的购物车里添加一件</w:t>
      </w:r>
      <w:r w:rsidRPr="00747131">
        <w:rPr>
          <w:rFonts w:ascii="Times New Roman" w:hAnsi="Times New Roman" w:cs="Times New Roman" w:hint="eastAsia"/>
          <w:sz w:val="24"/>
          <w:szCs w:val="24"/>
        </w:rPr>
        <w:t>Y</w:t>
      </w:r>
      <w:r w:rsidRPr="00747131">
        <w:rPr>
          <w:rFonts w:ascii="Times New Roman" w:hAnsi="Times New Roman" w:cs="Times New Roman"/>
          <w:sz w:val="24"/>
          <w:szCs w:val="24"/>
        </w:rPr>
        <w:t xml:space="preserve">Y </w:t>
      </w:r>
      <w:r w:rsidRPr="00747131">
        <w:rPr>
          <w:rFonts w:ascii="Times New Roman" w:hAnsi="Times New Roman" w:cs="Times New Roman" w:hint="eastAsia"/>
          <w:sz w:val="24"/>
          <w:szCs w:val="24"/>
        </w:rPr>
        <w:t>t</w:t>
      </w:r>
      <w:r w:rsidRPr="00747131">
        <w:rPr>
          <w:rFonts w:ascii="Times New Roman" w:hAnsi="Times New Roman" w:cs="Times New Roman" w:hint="eastAsia"/>
          <w:sz w:val="24"/>
          <w:szCs w:val="24"/>
        </w:rPr>
        <w:t>恤地址选为</w:t>
      </w:r>
      <w:r w:rsidRPr="00747131">
        <w:rPr>
          <w:rFonts w:ascii="Times New Roman" w:hAnsi="Times New Roman" w:cs="Times New Roman" w:hint="eastAsia"/>
          <w:sz w:val="24"/>
          <w:szCs w:val="24"/>
        </w:rPr>
        <w:t>x</w:t>
      </w:r>
      <w:r w:rsidRPr="00747131">
        <w:rPr>
          <w:rFonts w:ascii="Times New Roman" w:hAnsi="Times New Roman" w:cs="Times New Roman"/>
          <w:sz w:val="24"/>
          <w:szCs w:val="24"/>
        </w:rPr>
        <w:t>xxx0</w:t>
      </w:r>
      <w:r w:rsidRPr="00747131">
        <w:rPr>
          <w:rFonts w:ascii="Times New Roman" w:hAnsi="Times New Roman" w:cs="Times New Roman" w:hint="eastAsia"/>
          <w:sz w:val="24"/>
          <w:szCs w:val="24"/>
        </w:rPr>
        <w:t>”为例，用于指示意图工具调用的信息可以包括：</w:t>
      </w:r>
      <w:r w:rsidR="00882FC3" w:rsidRPr="00747131">
        <w:rPr>
          <w:rFonts w:ascii="Times New Roman" w:hAnsi="Times New Roman" w:cs="Times New Roman" w:hint="eastAsia"/>
          <w:sz w:val="24"/>
          <w:szCs w:val="24"/>
        </w:rPr>
        <w:t>调用购物（添加购物车商品）工具；</w:t>
      </w:r>
      <w:r w:rsidR="00882FC3" w:rsidRPr="00747131">
        <w:rPr>
          <w:rFonts w:ascii="Times New Roman" w:hAnsi="Times New Roman" w:cs="Times New Roman" w:hint="eastAsia"/>
          <w:sz w:val="24"/>
          <w:szCs w:val="24"/>
        </w:rPr>
        <w:t>A</w:t>
      </w:r>
      <w:r w:rsidR="00882FC3" w:rsidRPr="00747131">
        <w:rPr>
          <w:rFonts w:ascii="Times New Roman" w:hAnsi="Times New Roman" w:cs="Times New Roman"/>
          <w:sz w:val="24"/>
          <w:szCs w:val="24"/>
        </w:rPr>
        <w:t>PP</w:t>
      </w:r>
      <w:r w:rsidR="00882FC3" w:rsidRPr="00747131">
        <w:rPr>
          <w:rFonts w:ascii="Times New Roman" w:hAnsi="Times New Roman" w:cs="Times New Roman" w:hint="eastAsia"/>
          <w:sz w:val="24"/>
          <w:szCs w:val="24"/>
        </w:rPr>
        <w:t>：</w:t>
      </w:r>
      <w:r w:rsidR="00882FC3" w:rsidRPr="00747131">
        <w:rPr>
          <w:rFonts w:ascii="Times New Roman" w:hAnsi="Times New Roman" w:cs="Times New Roman"/>
          <w:sz w:val="24"/>
          <w:szCs w:val="24"/>
        </w:rPr>
        <w:t>AA</w:t>
      </w:r>
      <w:r w:rsidR="00882FC3" w:rsidRPr="00747131">
        <w:rPr>
          <w:rFonts w:ascii="Times New Roman" w:hAnsi="Times New Roman" w:cs="Times New Roman" w:hint="eastAsia"/>
          <w:sz w:val="24"/>
          <w:szCs w:val="24"/>
        </w:rPr>
        <w:t>；添加购物车商品：</w:t>
      </w:r>
      <w:r w:rsidR="00882FC3" w:rsidRPr="00747131">
        <w:rPr>
          <w:rFonts w:ascii="Times New Roman" w:hAnsi="Times New Roman" w:cs="Times New Roman" w:hint="eastAsia"/>
          <w:sz w:val="24"/>
          <w:szCs w:val="24"/>
        </w:rPr>
        <w:t>Y</w:t>
      </w:r>
      <w:r w:rsidR="00882FC3" w:rsidRPr="00747131">
        <w:rPr>
          <w:rFonts w:ascii="Times New Roman" w:hAnsi="Times New Roman" w:cs="Times New Roman"/>
          <w:sz w:val="24"/>
          <w:szCs w:val="24"/>
        </w:rPr>
        <w:t xml:space="preserve">Y </w:t>
      </w:r>
      <w:r w:rsidR="00882FC3" w:rsidRPr="00747131">
        <w:rPr>
          <w:rFonts w:ascii="Times New Roman" w:hAnsi="Times New Roman" w:cs="Times New Roman" w:hint="eastAsia"/>
          <w:sz w:val="24"/>
          <w:szCs w:val="24"/>
        </w:rPr>
        <w:t>t</w:t>
      </w:r>
      <w:r w:rsidR="00882FC3" w:rsidRPr="00747131">
        <w:rPr>
          <w:rFonts w:ascii="Times New Roman" w:hAnsi="Times New Roman" w:cs="Times New Roman" w:hint="eastAsia"/>
          <w:sz w:val="24"/>
          <w:szCs w:val="24"/>
        </w:rPr>
        <w:t>恤；选择地址：</w:t>
      </w:r>
      <w:r w:rsidR="00882FC3" w:rsidRPr="00747131">
        <w:rPr>
          <w:rFonts w:ascii="Times New Roman" w:hAnsi="Times New Roman" w:cs="Times New Roman" w:hint="eastAsia"/>
          <w:sz w:val="24"/>
          <w:szCs w:val="24"/>
        </w:rPr>
        <w:t>x</w:t>
      </w:r>
      <w:r w:rsidR="00882FC3" w:rsidRPr="00747131">
        <w:rPr>
          <w:rFonts w:ascii="Times New Roman" w:hAnsi="Times New Roman" w:cs="Times New Roman"/>
          <w:sz w:val="24"/>
          <w:szCs w:val="24"/>
        </w:rPr>
        <w:t>xxx0</w:t>
      </w:r>
      <w:r w:rsidRPr="00747131">
        <w:rPr>
          <w:rFonts w:ascii="Times New Roman" w:hAnsi="Times New Roman" w:cs="Times New Roman" w:hint="eastAsia"/>
          <w:sz w:val="24"/>
          <w:szCs w:val="24"/>
        </w:rPr>
        <w:t>。</w:t>
      </w:r>
    </w:p>
    <w:p w14:paraId="721A4C05" w14:textId="69BD3B6A" w:rsidR="00B52FDF" w:rsidRPr="00747131" w:rsidRDefault="009016A9"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sz w:val="24"/>
          <w:szCs w:val="24"/>
        </w:rPr>
        <w:t>S306</w:t>
      </w:r>
      <w:r w:rsidRPr="00747131">
        <w:rPr>
          <w:rFonts w:ascii="Times New Roman" w:hAnsi="Times New Roman" w:cs="Times New Roman" w:hint="eastAsia"/>
          <w:sz w:val="24"/>
          <w:szCs w:val="24"/>
        </w:rPr>
        <w:t>、</w:t>
      </w:r>
      <w:proofErr w:type="gramStart"/>
      <w:r w:rsidR="00816D09" w:rsidRPr="00747131">
        <w:rPr>
          <w:rFonts w:ascii="Times New Roman" w:hAnsi="Times New Roman" w:cs="Times New Roman" w:hint="eastAsia"/>
          <w:sz w:val="24"/>
          <w:szCs w:val="24"/>
        </w:rPr>
        <w:t>端侧</w:t>
      </w:r>
      <w:proofErr w:type="gramEnd"/>
      <w:r w:rsidR="00816D09" w:rsidRPr="00747131">
        <w:rPr>
          <w:rFonts w:ascii="Times New Roman" w:hAnsi="Times New Roman" w:cs="Times New Roman" w:hint="eastAsia"/>
          <w:sz w:val="24"/>
          <w:szCs w:val="24"/>
        </w:rPr>
        <w:t>P</w:t>
      </w:r>
      <w:r w:rsidR="00816D09" w:rsidRPr="00747131">
        <w:rPr>
          <w:rFonts w:ascii="Times New Roman" w:hAnsi="Times New Roman" w:cs="Times New Roman"/>
          <w:sz w:val="24"/>
          <w:szCs w:val="24"/>
        </w:rPr>
        <w:t>A</w:t>
      </w:r>
      <w:r w:rsidR="00816D09" w:rsidRPr="00747131">
        <w:rPr>
          <w:rFonts w:ascii="Times New Roman" w:hAnsi="Times New Roman" w:cs="Times New Roman" w:hint="eastAsia"/>
          <w:sz w:val="24"/>
          <w:szCs w:val="24"/>
        </w:rPr>
        <w:t>框架可以向云侧</w:t>
      </w:r>
      <w:r w:rsidR="0098576F" w:rsidRPr="00747131">
        <w:rPr>
          <w:rFonts w:ascii="Times New Roman" w:hAnsi="Times New Roman" w:cs="Times New Roman" w:hint="eastAsia"/>
          <w:sz w:val="24"/>
          <w:szCs w:val="24"/>
        </w:rPr>
        <w:t>P</w:t>
      </w:r>
      <w:r w:rsidR="0098576F" w:rsidRPr="00747131">
        <w:rPr>
          <w:rFonts w:ascii="Times New Roman" w:hAnsi="Times New Roman" w:cs="Times New Roman"/>
          <w:sz w:val="24"/>
          <w:szCs w:val="24"/>
        </w:rPr>
        <w:t>A</w:t>
      </w:r>
      <w:r w:rsidR="0098576F" w:rsidRPr="00747131">
        <w:rPr>
          <w:rFonts w:ascii="Times New Roman" w:hAnsi="Times New Roman" w:cs="Times New Roman" w:hint="eastAsia"/>
          <w:sz w:val="24"/>
          <w:szCs w:val="24"/>
        </w:rPr>
        <w:t>模型</w:t>
      </w:r>
      <w:r w:rsidR="00816D09" w:rsidRPr="00747131">
        <w:rPr>
          <w:rFonts w:ascii="Times New Roman" w:hAnsi="Times New Roman" w:cs="Times New Roman" w:hint="eastAsia"/>
          <w:sz w:val="24"/>
          <w:szCs w:val="24"/>
        </w:rPr>
        <w:t>传输</w:t>
      </w:r>
      <w:r w:rsidR="00816D09" w:rsidRPr="00747131">
        <w:rPr>
          <w:rFonts w:ascii="Times New Roman" w:hAnsi="Times New Roman" w:cs="Times New Roman" w:hint="eastAsia"/>
          <w:sz w:val="24"/>
          <w:szCs w:val="24"/>
        </w:rPr>
        <w:t>P</w:t>
      </w:r>
      <w:r w:rsidR="00816D09" w:rsidRPr="00747131">
        <w:rPr>
          <w:rFonts w:ascii="Times New Roman" w:hAnsi="Times New Roman" w:cs="Times New Roman"/>
          <w:sz w:val="24"/>
          <w:szCs w:val="24"/>
        </w:rPr>
        <w:t>A</w:t>
      </w:r>
      <w:r w:rsidR="00816D09" w:rsidRPr="00747131">
        <w:rPr>
          <w:rFonts w:ascii="Times New Roman" w:hAnsi="Times New Roman" w:cs="Times New Roman" w:hint="eastAsia"/>
          <w:sz w:val="24"/>
          <w:szCs w:val="24"/>
        </w:rPr>
        <w:t>模型请求。</w:t>
      </w:r>
      <w:r w:rsidR="00816D09" w:rsidRPr="00747131">
        <w:rPr>
          <w:rFonts w:ascii="Times New Roman" w:hAnsi="Times New Roman" w:cs="Times New Roman" w:hint="eastAsia"/>
          <w:sz w:val="24"/>
          <w:szCs w:val="24"/>
        </w:rPr>
        <w:t>P</w:t>
      </w:r>
      <w:r w:rsidR="00816D09" w:rsidRPr="00747131">
        <w:rPr>
          <w:rFonts w:ascii="Times New Roman" w:hAnsi="Times New Roman" w:cs="Times New Roman"/>
          <w:sz w:val="24"/>
          <w:szCs w:val="24"/>
        </w:rPr>
        <w:t>A</w:t>
      </w:r>
      <w:r w:rsidR="00816D09" w:rsidRPr="00747131">
        <w:rPr>
          <w:rFonts w:ascii="Times New Roman" w:hAnsi="Times New Roman" w:cs="Times New Roman" w:hint="eastAsia"/>
          <w:sz w:val="24"/>
          <w:szCs w:val="24"/>
        </w:rPr>
        <w:t>模型请求可以包括</w:t>
      </w:r>
      <w:r w:rsidR="0098576F" w:rsidRPr="00747131">
        <w:rPr>
          <w:rFonts w:ascii="Times New Roman" w:hAnsi="Times New Roman" w:cs="Times New Roman" w:hint="eastAsia"/>
          <w:sz w:val="24"/>
          <w:szCs w:val="24"/>
        </w:rPr>
        <w:t>用于指示意图工具调用的信息</w:t>
      </w:r>
      <w:r w:rsidR="00816D09" w:rsidRPr="00747131">
        <w:rPr>
          <w:rFonts w:ascii="Times New Roman" w:hAnsi="Times New Roman" w:cs="Times New Roman" w:hint="eastAsia"/>
          <w:sz w:val="24"/>
          <w:szCs w:val="24"/>
        </w:rPr>
        <w:t>。</w:t>
      </w:r>
    </w:p>
    <w:p w14:paraId="7F62461C" w14:textId="77777777" w:rsidR="00882FC3" w:rsidRPr="00747131" w:rsidRDefault="00816D09"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云</w:t>
      </w:r>
      <w:proofErr w:type="gramStart"/>
      <w:r w:rsidRPr="00747131">
        <w:rPr>
          <w:rFonts w:ascii="Times New Roman" w:hAnsi="Times New Roman" w:cs="Times New Roman" w:hint="eastAsia"/>
          <w:sz w:val="24"/>
          <w:szCs w:val="24"/>
        </w:rPr>
        <w:t>侧应用</w:t>
      </w:r>
      <w:proofErr w:type="gramEnd"/>
      <w:r w:rsidRPr="00747131">
        <w:rPr>
          <w:rFonts w:ascii="Times New Roman" w:hAnsi="Times New Roman" w:cs="Times New Roman" w:hint="eastAsia"/>
          <w:sz w:val="24"/>
          <w:szCs w:val="24"/>
        </w:rPr>
        <w:t>操控模型可以获取</w:t>
      </w:r>
      <w:r w:rsidRPr="00747131">
        <w:rPr>
          <w:rFonts w:ascii="Times New Roman" w:hAnsi="Times New Roman" w:cs="Times New Roman" w:hint="eastAsia"/>
          <w:sz w:val="24"/>
          <w:szCs w:val="24"/>
        </w:rPr>
        <w:t>P</w:t>
      </w:r>
      <w:r w:rsidRPr="00747131">
        <w:rPr>
          <w:rFonts w:ascii="Times New Roman" w:hAnsi="Times New Roman" w:cs="Times New Roman"/>
          <w:sz w:val="24"/>
          <w:szCs w:val="24"/>
        </w:rPr>
        <w:t>A</w:t>
      </w:r>
      <w:r w:rsidRPr="00747131">
        <w:rPr>
          <w:rFonts w:ascii="Times New Roman" w:hAnsi="Times New Roman" w:cs="Times New Roman" w:hint="eastAsia"/>
          <w:sz w:val="24"/>
          <w:szCs w:val="24"/>
        </w:rPr>
        <w:t>模型请求。云</w:t>
      </w:r>
      <w:proofErr w:type="gramStart"/>
      <w:r w:rsidRPr="00747131">
        <w:rPr>
          <w:rFonts w:ascii="Times New Roman" w:hAnsi="Times New Roman" w:cs="Times New Roman" w:hint="eastAsia"/>
          <w:sz w:val="24"/>
          <w:szCs w:val="24"/>
        </w:rPr>
        <w:t>侧应用</w:t>
      </w:r>
      <w:proofErr w:type="gramEnd"/>
      <w:r w:rsidRPr="00747131">
        <w:rPr>
          <w:rFonts w:ascii="Times New Roman" w:hAnsi="Times New Roman" w:cs="Times New Roman" w:hint="eastAsia"/>
          <w:sz w:val="24"/>
          <w:szCs w:val="24"/>
        </w:rPr>
        <w:t>操控模型可以从</w:t>
      </w:r>
      <w:r w:rsidRPr="00747131">
        <w:rPr>
          <w:rFonts w:ascii="Times New Roman" w:hAnsi="Times New Roman" w:cs="Times New Roman" w:hint="eastAsia"/>
          <w:sz w:val="24"/>
          <w:szCs w:val="24"/>
        </w:rPr>
        <w:t>P</w:t>
      </w:r>
      <w:r w:rsidRPr="00747131">
        <w:rPr>
          <w:rFonts w:ascii="Times New Roman" w:hAnsi="Times New Roman" w:cs="Times New Roman"/>
          <w:sz w:val="24"/>
          <w:szCs w:val="24"/>
        </w:rPr>
        <w:t>A</w:t>
      </w:r>
      <w:r w:rsidRPr="00747131">
        <w:rPr>
          <w:rFonts w:ascii="Times New Roman" w:hAnsi="Times New Roman" w:cs="Times New Roman" w:hint="eastAsia"/>
          <w:sz w:val="24"/>
          <w:szCs w:val="24"/>
        </w:rPr>
        <w:t>模型请求中提取有效信息</w:t>
      </w:r>
      <w:r w:rsidR="00882FC3" w:rsidRPr="00747131">
        <w:rPr>
          <w:rFonts w:ascii="Times New Roman" w:hAnsi="Times New Roman" w:cs="Times New Roman" w:hint="eastAsia"/>
          <w:sz w:val="24"/>
          <w:szCs w:val="24"/>
        </w:rPr>
        <w:t>。</w:t>
      </w:r>
    </w:p>
    <w:p w14:paraId="07EDC611" w14:textId="6C5183A0" w:rsidR="00816D09" w:rsidRPr="00747131" w:rsidRDefault="00882FC3"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仍</w:t>
      </w:r>
      <w:r w:rsidRPr="00747131">
        <w:rPr>
          <w:rFonts w:ascii="Times New Roman" w:hAnsi="Times New Roman" w:cs="Times New Roman" w:hint="eastAsia"/>
          <w:sz w:val="24"/>
          <w:szCs w:val="24"/>
        </w:rPr>
        <w:t>x</w:t>
      </w:r>
      <w:r w:rsidRPr="00747131">
        <w:rPr>
          <w:rFonts w:ascii="Times New Roman" w:hAnsi="Times New Roman" w:cs="Times New Roman"/>
          <w:sz w:val="24"/>
          <w:szCs w:val="24"/>
        </w:rPr>
        <w:t>xx</w:t>
      </w:r>
      <w:r w:rsidRPr="00747131">
        <w:rPr>
          <w:rFonts w:ascii="Times New Roman" w:hAnsi="Times New Roman" w:cs="Times New Roman" w:hint="eastAsia"/>
          <w:sz w:val="24"/>
          <w:szCs w:val="24"/>
        </w:rPr>
        <w:t>为“帮我在</w:t>
      </w:r>
      <w:r w:rsidRPr="00747131">
        <w:rPr>
          <w:rFonts w:ascii="Times New Roman" w:hAnsi="Times New Roman" w:cs="Times New Roman"/>
          <w:sz w:val="24"/>
          <w:szCs w:val="24"/>
        </w:rPr>
        <w:t>AA</w:t>
      </w:r>
      <w:r w:rsidRPr="00747131">
        <w:rPr>
          <w:rFonts w:ascii="Times New Roman" w:hAnsi="Times New Roman" w:cs="Times New Roman" w:hint="eastAsia"/>
          <w:sz w:val="24"/>
          <w:szCs w:val="24"/>
        </w:rPr>
        <w:t>的购物车里添加一件</w:t>
      </w:r>
      <w:r w:rsidRPr="00747131">
        <w:rPr>
          <w:rFonts w:ascii="Times New Roman" w:hAnsi="Times New Roman" w:cs="Times New Roman" w:hint="eastAsia"/>
          <w:sz w:val="24"/>
          <w:szCs w:val="24"/>
        </w:rPr>
        <w:t>Y</w:t>
      </w:r>
      <w:r w:rsidRPr="00747131">
        <w:rPr>
          <w:rFonts w:ascii="Times New Roman" w:hAnsi="Times New Roman" w:cs="Times New Roman"/>
          <w:sz w:val="24"/>
          <w:szCs w:val="24"/>
        </w:rPr>
        <w:t xml:space="preserve">Y </w:t>
      </w:r>
      <w:r w:rsidRPr="00747131">
        <w:rPr>
          <w:rFonts w:ascii="Times New Roman" w:hAnsi="Times New Roman" w:cs="Times New Roman" w:hint="eastAsia"/>
          <w:sz w:val="24"/>
          <w:szCs w:val="24"/>
        </w:rPr>
        <w:t>t</w:t>
      </w:r>
      <w:r w:rsidRPr="00747131">
        <w:rPr>
          <w:rFonts w:ascii="Times New Roman" w:hAnsi="Times New Roman" w:cs="Times New Roman" w:hint="eastAsia"/>
          <w:sz w:val="24"/>
          <w:szCs w:val="24"/>
        </w:rPr>
        <w:t>恤地址选为</w:t>
      </w:r>
      <w:r w:rsidRPr="00747131">
        <w:rPr>
          <w:rFonts w:ascii="Times New Roman" w:hAnsi="Times New Roman" w:cs="Times New Roman" w:hint="eastAsia"/>
          <w:sz w:val="24"/>
          <w:szCs w:val="24"/>
        </w:rPr>
        <w:t>x</w:t>
      </w:r>
      <w:r w:rsidRPr="00747131">
        <w:rPr>
          <w:rFonts w:ascii="Times New Roman" w:hAnsi="Times New Roman" w:cs="Times New Roman"/>
          <w:sz w:val="24"/>
          <w:szCs w:val="24"/>
        </w:rPr>
        <w:t>xxx0</w:t>
      </w:r>
      <w:r w:rsidRPr="00747131">
        <w:rPr>
          <w:rFonts w:ascii="Times New Roman" w:hAnsi="Times New Roman" w:cs="Times New Roman" w:hint="eastAsia"/>
          <w:sz w:val="24"/>
          <w:szCs w:val="24"/>
        </w:rPr>
        <w:t>”为例，有效信息可以包括</w:t>
      </w:r>
      <w:r w:rsidR="00816D09" w:rsidRPr="00747131">
        <w:rPr>
          <w:rFonts w:ascii="Times New Roman" w:hAnsi="Times New Roman" w:cs="Times New Roman" w:hint="eastAsia"/>
          <w:sz w:val="24"/>
          <w:szCs w:val="24"/>
        </w:rPr>
        <w:t>：</w:t>
      </w:r>
      <w:r w:rsidRPr="00747131">
        <w:rPr>
          <w:rFonts w:ascii="Times New Roman" w:hAnsi="Times New Roman" w:cs="Times New Roman" w:hint="eastAsia"/>
          <w:sz w:val="24"/>
          <w:szCs w:val="24"/>
        </w:rPr>
        <w:t>A</w:t>
      </w:r>
      <w:r w:rsidRPr="00747131">
        <w:rPr>
          <w:rFonts w:ascii="Times New Roman" w:hAnsi="Times New Roman" w:cs="Times New Roman"/>
          <w:sz w:val="24"/>
          <w:szCs w:val="24"/>
        </w:rPr>
        <w:t>PP</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AA</w:t>
      </w:r>
      <w:r w:rsidRPr="00747131">
        <w:rPr>
          <w:rFonts w:ascii="Times New Roman" w:hAnsi="Times New Roman" w:cs="Times New Roman" w:hint="eastAsia"/>
          <w:sz w:val="24"/>
          <w:szCs w:val="24"/>
        </w:rPr>
        <w:t>；添加购物车商品：</w:t>
      </w:r>
      <w:r w:rsidRPr="00747131">
        <w:rPr>
          <w:rFonts w:ascii="Times New Roman" w:hAnsi="Times New Roman" w:cs="Times New Roman" w:hint="eastAsia"/>
          <w:sz w:val="24"/>
          <w:szCs w:val="24"/>
        </w:rPr>
        <w:t>Y</w:t>
      </w:r>
      <w:r w:rsidRPr="00747131">
        <w:rPr>
          <w:rFonts w:ascii="Times New Roman" w:hAnsi="Times New Roman" w:cs="Times New Roman"/>
          <w:sz w:val="24"/>
          <w:szCs w:val="24"/>
        </w:rPr>
        <w:t xml:space="preserve">Y </w:t>
      </w:r>
      <w:r w:rsidRPr="00747131">
        <w:rPr>
          <w:rFonts w:ascii="Times New Roman" w:hAnsi="Times New Roman" w:cs="Times New Roman" w:hint="eastAsia"/>
          <w:sz w:val="24"/>
          <w:szCs w:val="24"/>
        </w:rPr>
        <w:t>t</w:t>
      </w:r>
      <w:r w:rsidRPr="00747131">
        <w:rPr>
          <w:rFonts w:ascii="Times New Roman" w:hAnsi="Times New Roman" w:cs="Times New Roman" w:hint="eastAsia"/>
          <w:sz w:val="24"/>
          <w:szCs w:val="24"/>
        </w:rPr>
        <w:t>恤；选择地址：</w:t>
      </w:r>
      <w:r w:rsidRPr="00747131">
        <w:rPr>
          <w:rFonts w:ascii="Times New Roman" w:hAnsi="Times New Roman" w:cs="Times New Roman" w:hint="eastAsia"/>
          <w:sz w:val="24"/>
          <w:szCs w:val="24"/>
        </w:rPr>
        <w:t>x</w:t>
      </w:r>
      <w:r w:rsidRPr="00747131">
        <w:rPr>
          <w:rFonts w:ascii="Times New Roman" w:hAnsi="Times New Roman" w:cs="Times New Roman"/>
          <w:sz w:val="24"/>
          <w:szCs w:val="24"/>
        </w:rPr>
        <w:t>xxx0</w:t>
      </w:r>
      <w:r w:rsidR="00816D09" w:rsidRPr="00747131">
        <w:rPr>
          <w:rFonts w:ascii="Times New Roman" w:hAnsi="Times New Roman" w:cs="Times New Roman" w:hint="eastAsia"/>
          <w:sz w:val="24"/>
          <w:szCs w:val="24"/>
        </w:rPr>
        <w:t>。云</w:t>
      </w:r>
      <w:proofErr w:type="gramStart"/>
      <w:r w:rsidR="00816D09" w:rsidRPr="00747131">
        <w:rPr>
          <w:rFonts w:ascii="Times New Roman" w:hAnsi="Times New Roman" w:cs="Times New Roman" w:hint="eastAsia"/>
          <w:sz w:val="24"/>
          <w:szCs w:val="24"/>
        </w:rPr>
        <w:t>侧应用</w:t>
      </w:r>
      <w:proofErr w:type="gramEnd"/>
      <w:r w:rsidR="00816D09" w:rsidRPr="00747131">
        <w:rPr>
          <w:rFonts w:ascii="Times New Roman" w:hAnsi="Times New Roman" w:cs="Times New Roman" w:hint="eastAsia"/>
          <w:sz w:val="24"/>
          <w:szCs w:val="24"/>
        </w:rPr>
        <w:t>操控模型可以向</w:t>
      </w:r>
      <w:r w:rsidRPr="00747131">
        <w:rPr>
          <w:rFonts w:ascii="Times New Roman" w:hAnsi="Times New Roman" w:cs="Times New Roman" w:hint="eastAsia"/>
          <w:sz w:val="24"/>
          <w:szCs w:val="24"/>
        </w:rPr>
        <w:t>云</w:t>
      </w:r>
      <w:proofErr w:type="gramStart"/>
      <w:r w:rsidRPr="00747131">
        <w:rPr>
          <w:rFonts w:ascii="Times New Roman" w:hAnsi="Times New Roman" w:cs="Times New Roman" w:hint="eastAsia"/>
          <w:sz w:val="24"/>
          <w:szCs w:val="24"/>
        </w:rPr>
        <w:t>侧</w:t>
      </w:r>
      <w:r w:rsidR="00816D09" w:rsidRPr="00747131">
        <w:rPr>
          <w:rFonts w:ascii="Times New Roman" w:hAnsi="Times New Roman" w:cs="Times New Roman" w:hint="eastAsia"/>
          <w:sz w:val="24"/>
          <w:szCs w:val="24"/>
        </w:rPr>
        <w:t>工具</w:t>
      </w:r>
      <w:proofErr w:type="gramEnd"/>
      <w:r w:rsidR="00816D09" w:rsidRPr="00747131">
        <w:rPr>
          <w:rFonts w:ascii="Times New Roman" w:hAnsi="Times New Roman" w:cs="Times New Roman" w:hint="eastAsia"/>
          <w:sz w:val="24"/>
          <w:szCs w:val="24"/>
        </w:rPr>
        <w:t>召回传输提取的有效信息。</w:t>
      </w:r>
    </w:p>
    <w:p w14:paraId="0214B44A" w14:textId="13965A67" w:rsidR="00816D09" w:rsidRPr="00747131" w:rsidRDefault="00882FC3"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云</w:t>
      </w:r>
      <w:proofErr w:type="gramStart"/>
      <w:r w:rsidRPr="00747131">
        <w:rPr>
          <w:rFonts w:ascii="Times New Roman" w:hAnsi="Times New Roman" w:cs="Times New Roman" w:hint="eastAsia"/>
          <w:sz w:val="24"/>
          <w:szCs w:val="24"/>
        </w:rPr>
        <w:t>侧</w:t>
      </w:r>
      <w:r w:rsidR="00816D09" w:rsidRPr="00747131">
        <w:rPr>
          <w:rFonts w:ascii="Times New Roman" w:hAnsi="Times New Roman" w:cs="Times New Roman" w:hint="eastAsia"/>
          <w:sz w:val="24"/>
          <w:szCs w:val="24"/>
        </w:rPr>
        <w:t>工具</w:t>
      </w:r>
      <w:proofErr w:type="gramEnd"/>
      <w:r w:rsidR="00816D09" w:rsidRPr="00747131">
        <w:rPr>
          <w:rFonts w:ascii="Times New Roman" w:hAnsi="Times New Roman" w:cs="Times New Roman" w:hint="eastAsia"/>
          <w:sz w:val="24"/>
          <w:szCs w:val="24"/>
        </w:rPr>
        <w:t>召回可以基于有效信息，从工具池中选择与有效信息有关的工具。工具</w:t>
      </w:r>
      <w:r w:rsidR="00816D09" w:rsidRPr="00747131">
        <w:rPr>
          <w:rFonts w:ascii="Times New Roman" w:hAnsi="Times New Roman" w:cs="Times New Roman" w:hint="eastAsia"/>
          <w:sz w:val="24"/>
          <w:szCs w:val="24"/>
        </w:rPr>
        <w:lastRenderedPageBreak/>
        <w:t>召回可以向云</w:t>
      </w:r>
      <w:proofErr w:type="gramStart"/>
      <w:r w:rsidR="00816D09" w:rsidRPr="00747131">
        <w:rPr>
          <w:rFonts w:ascii="Times New Roman" w:hAnsi="Times New Roman" w:cs="Times New Roman" w:hint="eastAsia"/>
          <w:sz w:val="24"/>
          <w:szCs w:val="24"/>
        </w:rPr>
        <w:t>侧应用</w:t>
      </w:r>
      <w:proofErr w:type="gramEnd"/>
      <w:r w:rsidR="00816D09" w:rsidRPr="00747131">
        <w:rPr>
          <w:rFonts w:ascii="Times New Roman" w:hAnsi="Times New Roman" w:cs="Times New Roman" w:hint="eastAsia"/>
          <w:sz w:val="24"/>
          <w:szCs w:val="24"/>
        </w:rPr>
        <w:t>操控模型</w:t>
      </w:r>
      <w:r w:rsidR="008767F3" w:rsidRPr="00747131">
        <w:rPr>
          <w:rFonts w:ascii="Times New Roman" w:hAnsi="Times New Roman" w:cs="Times New Roman" w:hint="eastAsia"/>
          <w:sz w:val="24"/>
          <w:szCs w:val="24"/>
        </w:rPr>
        <w:t>输入</w:t>
      </w:r>
      <w:r w:rsidR="00816D09" w:rsidRPr="00747131">
        <w:rPr>
          <w:rFonts w:ascii="Times New Roman" w:hAnsi="Times New Roman" w:cs="Times New Roman" w:hint="eastAsia"/>
          <w:sz w:val="24"/>
          <w:szCs w:val="24"/>
        </w:rPr>
        <w:t>从工具池中选择的工具。</w:t>
      </w:r>
    </w:p>
    <w:p w14:paraId="4091CE42" w14:textId="3C639F04" w:rsidR="00882FC3" w:rsidRPr="00747131" w:rsidRDefault="00816D09"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云</w:t>
      </w:r>
      <w:proofErr w:type="gramStart"/>
      <w:r w:rsidRPr="00747131">
        <w:rPr>
          <w:rFonts w:ascii="Times New Roman" w:hAnsi="Times New Roman" w:cs="Times New Roman" w:hint="eastAsia"/>
          <w:sz w:val="24"/>
          <w:szCs w:val="24"/>
        </w:rPr>
        <w:t>侧应用</w:t>
      </w:r>
      <w:proofErr w:type="gramEnd"/>
      <w:r w:rsidRPr="00747131">
        <w:rPr>
          <w:rFonts w:ascii="Times New Roman" w:hAnsi="Times New Roman" w:cs="Times New Roman" w:hint="eastAsia"/>
          <w:sz w:val="24"/>
          <w:szCs w:val="24"/>
        </w:rPr>
        <w:t>操控模型可以</w:t>
      </w:r>
      <w:r w:rsidR="008767F3" w:rsidRPr="00747131">
        <w:rPr>
          <w:rFonts w:ascii="Times New Roman" w:hAnsi="Times New Roman" w:cs="Times New Roman" w:hint="eastAsia"/>
          <w:sz w:val="24"/>
          <w:szCs w:val="24"/>
        </w:rPr>
        <w:t>基于有效信息和工具召回输入的工具，输出</w:t>
      </w:r>
      <w:r w:rsidR="006E1C0A" w:rsidRPr="00747131">
        <w:rPr>
          <w:rFonts w:ascii="Times New Roman" w:hAnsi="Times New Roman" w:cs="Times New Roman" w:hint="eastAsia"/>
          <w:sz w:val="24"/>
          <w:szCs w:val="24"/>
        </w:rPr>
        <w:t>用户查询</w:t>
      </w:r>
      <w:r w:rsidR="008767F3" w:rsidRPr="00747131">
        <w:rPr>
          <w:rFonts w:ascii="Times New Roman" w:hAnsi="Times New Roman" w:cs="Times New Roman" w:hint="eastAsia"/>
          <w:sz w:val="24"/>
          <w:szCs w:val="24"/>
        </w:rPr>
        <w:t>对应的任务列表</w:t>
      </w:r>
      <w:r w:rsidR="00912F7E" w:rsidRPr="00747131">
        <w:rPr>
          <w:rFonts w:ascii="Times New Roman" w:hAnsi="Times New Roman" w:cs="Times New Roman" w:hint="eastAsia"/>
          <w:sz w:val="24"/>
          <w:szCs w:val="24"/>
        </w:rPr>
        <w:t>和</w:t>
      </w:r>
      <w:r w:rsidR="008767F3" w:rsidRPr="00747131">
        <w:rPr>
          <w:rFonts w:ascii="Times New Roman" w:hAnsi="Times New Roman" w:cs="Times New Roman" w:hint="eastAsia"/>
          <w:sz w:val="24"/>
          <w:szCs w:val="24"/>
        </w:rPr>
        <w:t>参数。</w:t>
      </w:r>
      <w:r w:rsidR="00882FC3" w:rsidRPr="00747131">
        <w:rPr>
          <w:rFonts w:ascii="Times New Roman" w:hAnsi="Times New Roman" w:cs="Times New Roman" w:hint="eastAsia"/>
          <w:sz w:val="24"/>
          <w:szCs w:val="24"/>
        </w:rPr>
        <w:t>其中，任务列表可以包括用户查询对应的至少一个任务各自对应的任务工具，参数为任务工具的参数。任务工具用于执行用户查询对应任务。</w:t>
      </w:r>
    </w:p>
    <w:p w14:paraId="712C5003" w14:textId="54D82B20" w:rsidR="00F24408" w:rsidRPr="00747131" w:rsidRDefault="008767F3"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可选地，云</w:t>
      </w:r>
      <w:proofErr w:type="gramStart"/>
      <w:r w:rsidRPr="00747131">
        <w:rPr>
          <w:rFonts w:ascii="Times New Roman" w:hAnsi="Times New Roman" w:cs="Times New Roman" w:hint="eastAsia"/>
          <w:sz w:val="24"/>
          <w:szCs w:val="24"/>
        </w:rPr>
        <w:t>侧应用</w:t>
      </w:r>
      <w:proofErr w:type="gramEnd"/>
      <w:r w:rsidRPr="00747131">
        <w:rPr>
          <w:rFonts w:ascii="Times New Roman" w:hAnsi="Times New Roman" w:cs="Times New Roman" w:hint="eastAsia"/>
          <w:sz w:val="24"/>
          <w:szCs w:val="24"/>
        </w:rPr>
        <w:t>操控模型还可以输出辨识回复语和反问话术，以</w:t>
      </w:r>
      <w:proofErr w:type="gramStart"/>
      <w:r w:rsidRPr="00747131">
        <w:rPr>
          <w:rFonts w:ascii="Times New Roman" w:hAnsi="Times New Roman" w:cs="Times New Roman" w:hint="eastAsia"/>
          <w:sz w:val="24"/>
          <w:szCs w:val="24"/>
        </w:rPr>
        <w:t>便于</w:t>
      </w:r>
      <w:r w:rsidR="00882FC3" w:rsidRPr="00747131">
        <w:rPr>
          <w:rFonts w:ascii="Times New Roman" w:hAnsi="Times New Roman" w:cs="Times New Roman" w:hint="eastAsia"/>
          <w:sz w:val="24"/>
          <w:szCs w:val="24"/>
        </w:rPr>
        <w:t>端侧感知</w:t>
      </w:r>
      <w:proofErr w:type="gramEnd"/>
      <w:r w:rsidR="00882FC3" w:rsidRPr="00747131">
        <w:rPr>
          <w:rFonts w:ascii="Times New Roman" w:hAnsi="Times New Roman" w:cs="Times New Roman" w:hint="eastAsia"/>
          <w:sz w:val="24"/>
          <w:szCs w:val="24"/>
        </w:rPr>
        <w:t>应用</w:t>
      </w:r>
      <w:r w:rsidRPr="00747131">
        <w:rPr>
          <w:rFonts w:ascii="Times New Roman" w:hAnsi="Times New Roman" w:cs="Times New Roman" w:hint="eastAsia"/>
          <w:sz w:val="24"/>
          <w:szCs w:val="24"/>
        </w:rPr>
        <w:t>在执行</w:t>
      </w:r>
      <w:r w:rsidR="006E1C0A" w:rsidRPr="00747131">
        <w:rPr>
          <w:rFonts w:ascii="Times New Roman" w:hAnsi="Times New Roman" w:cs="Times New Roman" w:hint="eastAsia"/>
          <w:sz w:val="24"/>
          <w:szCs w:val="24"/>
        </w:rPr>
        <w:t>用户查询</w:t>
      </w:r>
      <w:r w:rsidRPr="00747131">
        <w:rPr>
          <w:rFonts w:ascii="Times New Roman" w:hAnsi="Times New Roman" w:cs="Times New Roman" w:hint="eastAsia"/>
          <w:sz w:val="24"/>
          <w:szCs w:val="24"/>
        </w:rPr>
        <w:t>对应任务时，通过辨识回复语和</w:t>
      </w:r>
      <w:r w:rsidRPr="00747131">
        <w:rPr>
          <w:rFonts w:ascii="Times New Roman" w:hAnsi="Times New Roman" w:cs="Times New Roman" w:hint="eastAsia"/>
          <w:sz w:val="24"/>
          <w:szCs w:val="24"/>
        </w:rPr>
        <w:t>/</w:t>
      </w:r>
      <w:r w:rsidRPr="00747131">
        <w:rPr>
          <w:rFonts w:ascii="Times New Roman" w:hAnsi="Times New Roman" w:cs="Times New Roman" w:hint="eastAsia"/>
          <w:sz w:val="24"/>
          <w:szCs w:val="24"/>
        </w:rPr>
        <w:t>或反问话术提示用户协助</w:t>
      </w:r>
      <w:r w:rsidR="00882FC3" w:rsidRPr="00747131">
        <w:rPr>
          <w:rFonts w:ascii="Times New Roman" w:hAnsi="Times New Roman" w:cs="Times New Roman" w:hint="eastAsia"/>
          <w:sz w:val="24"/>
          <w:szCs w:val="24"/>
        </w:rPr>
        <w:t>操作</w:t>
      </w:r>
      <w:r w:rsidRPr="00747131">
        <w:rPr>
          <w:rFonts w:ascii="Times New Roman" w:hAnsi="Times New Roman" w:cs="Times New Roman" w:hint="eastAsia"/>
          <w:sz w:val="24"/>
          <w:szCs w:val="24"/>
        </w:rPr>
        <w:t>。</w:t>
      </w:r>
    </w:p>
    <w:p w14:paraId="27D1061D" w14:textId="77777777" w:rsidR="005E5503" w:rsidRPr="00747131" w:rsidRDefault="008767F3"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云</w:t>
      </w:r>
      <w:proofErr w:type="gramStart"/>
      <w:r w:rsidRPr="00747131">
        <w:rPr>
          <w:rFonts w:ascii="Times New Roman" w:hAnsi="Times New Roman" w:cs="Times New Roman" w:hint="eastAsia"/>
          <w:sz w:val="24"/>
          <w:szCs w:val="24"/>
        </w:rPr>
        <w:t>侧应用</w:t>
      </w:r>
      <w:proofErr w:type="gramEnd"/>
      <w:r w:rsidRPr="00747131">
        <w:rPr>
          <w:rFonts w:ascii="Times New Roman" w:hAnsi="Times New Roman" w:cs="Times New Roman" w:hint="eastAsia"/>
          <w:sz w:val="24"/>
          <w:szCs w:val="24"/>
        </w:rPr>
        <w:t>操控模型可以</w:t>
      </w:r>
      <w:proofErr w:type="gramStart"/>
      <w:r w:rsidRPr="00747131">
        <w:rPr>
          <w:rFonts w:ascii="Times New Roman" w:hAnsi="Times New Roman" w:cs="Times New Roman" w:hint="eastAsia"/>
          <w:sz w:val="24"/>
          <w:szCs w:val="24"/>
        </w:rPr>
        <w:t>向端侧</w:t>
      </w:r>
      <w:proofErr w:type="gramEnd"/>
      <w:r w:rsidRPr="00747131">
        <w:rPr>
          <w:rFonts w:ascii="Times New Roman" w:hAnsi="Times New Roman" w:cs="Times New Roman" w:hint="eastAsia"/>
          <w:sz w:val="24"/>
          <w:szCs w:val="24"/>
        </w:rPr>
        <w:t>P</w:t>
      </w:r>
      <w:r w:rsidRPr="00747131">
        <w:rPr>
          <w:rFonts w:ascii="Times New Roman" w:hAnsi="Times New Roman" w:cs="Times New Roman"/>
          <w:sz w:val="24"/>
          <w:szCs w:val="24"/>
        </w:rPr>
        <w:t>A</w:t>
      </w:r>
      <w:r w:rsidRPr="00747131">
        <w:rPr>
          <w:rFonts w:ascii="Times New Roman" w:hAnsi="Times New Roman" w:cs="Times New Roman" w:hint="eastAsia"/>
          <w:sz w:val="24"/>
          <w:szCs w:val="24"/>
        </w:rPr>
        <w:t>框架返回</w:t>
      </w:r>
      <w:r w:rsidR="00912F7E" w:rsidRPr="00747131">
        <w:rPr>
          <w:rFonts w:ascii="Times New Roman" w:hAnsi="Times New Roman" w:cs="Times New Roman" w:hint="eastAsia"/>
          <w:sz w:val="24"/>
          <w:szCs w:val="24"/>
        </w:rPr>
        <w:t>结果</w:t>
      </w:r>
      <w:r w:rsidRPr="00747131">
        <w:rPr>
          <w:rFonts w:ascii="Times New Roman" w:hAnsi="Times New Roman" w:cs="Times New Roman" w:hint="eastAsia"/>
          <w:sz w:val="24"/>
          <w:szCs w:val="24"/>
        </w:rPr>
        <w:t>。</w:t>
      </w:r>
      <w:r w:rsidR="00912F7E" w:rsidRPr="00747131">
        <w:rPr>
          <w:rFonts w:ascii="Times New Roman" w:hAnsi="Times New Roman" w:cs="Times New Roman" w:hint="eastAsia"/>
          <w:sz w:val="24"/>
          <w:szCs w:val="24"/>
        </w:rPr>
        <w:t>返回结果</w:t>
      </w:r>
      <w:r w:rsidRPr="00747131">
        <w:rPr>
          <w:rFonts w:ascii="Times New Roman" w:hAnsi="Times New Roman" w:cs="Times New Roman" w:hint="eastAsia"/>
          <w:sz w:val="24"/>
          <w:szCs w:val="24"/>
        </w:rPr>
        <w:t>可以</w:t>
      </w:r>
      <w:r w:rsidR="00912F7E" w:rsidRPr="00747131">
        <w:rPr>
          <w:rFonts w:ascii="Times New Roman" w:hAnsi="Times New Roman" w:cs="Times New Roman" w:hint="eastAsia"/>
          <w:sz w:val="24"/>
          <w:szCs w:val="24"/>
        </w:rPr>
        <w:t>包括</w:t>
      </w:r>
      <w:r w:rsidR="00882FC3" w:rsidRPr="00747131">
        <w:rPr>
          <w:rFonts w:ascii="Times New Roman" w:hAnsi="Times New Roman" w:cs="Times New Roman" w:hint="eastAsia"/>
          <w:sz w:val="24"/>
          <w:szCs w:val="24"/>
        </w:rPr>
        <w:t>用户查询对应的任务列表和参数</w:t>
      </w:r>
      <w:r w:rsidR="00912F7E" w:rsidRPr="00747131">
        <w:rPr>
          <w:rFonts w:ascii="Times New Roman" w:hAnsi="Times New Roman" w:cs="Times New Roman" w:hint="eastAsia"/>
          <w:sz w:val="24"/>
          <w:szCs w:val="24"/>
        </w:rPr>
        <w:t>。</w:t>
      </w:r>
    </w:p>
    <w:p w14:paraId="67757FE0" w14:textId="12A38FD1" w:rsidR="00983D75" w:rsidRPr="00747131" w:rsidRDefault="00912F7E"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可选地，返回结果还可以包括辨识回复语和反问话术。</w:t>
      </w:r>
    </w:p>
    <w:p w14:paraId="3DC5C109" w14:textId="413734DA" w:rsidR="00983D75" w:rsidRPr="00747131" w:rsidRDefault="005E5503"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sz w:val="24"/>
          <w:szCs w:val="24"/>
        </w:rPr>
        <w:t>S307</w:t>
      </w:r>
      <w:r w:rsidRPr="00747131">
        <w:rPr>
          <w:rFonts w:ascii="Times New Roman" w:hAnsi="Times New Roman" w:cs="Times New Roman" w:hint="eastAsia"/>
          <w:sz w:val="24"/>
          <w:szCs w:val="24"/>
        </w:rPr>
        <w:t>、</w:t>
      </w:r>
      <w:proofErr w:type="gramStart"/>
      <w:r w:rsidR="00912F7E" w:rsidRPr="00747131">
        <w:rPr>
          <w:rFonts w:ascii="Times New Roman" w:hAnsi="Times New Roman" w:cs="Times New Roman" w:hint="eastAsia"/>
          <w:sz w:val="24"/>
          <w:szCs w:val="24"/>
        </w:rPr>
        <w:t>端侧</w:t>
      </w:r>
      <w:proofErr w:type="gramEnd"/>
      <w:r w:rsidR="00912F7E" w:rsidRPr="00747131">
        <w:rPr>
          <w:rFonts w:ascii="Times New Roman" w:hAnsi="Times New Roman" w:cs="Times New Roman" w:hint="eastAsia"/>
          <w:sz w:val="24"/>
          <w:szCs w:val="24"/>
        </w:rPr>
        <w:t>P</w:t>
      </w:r>
      <w:r w:rsidR="00912F7E" w:rsidRPr="00747131">
        <w:rPr>
          <w:rFonts w:ascii="Times New Roman" w:hAnsi="Times New Roman" w:cs="Times New Roman"/>
          <w:sz w:val="24"/>
          <w:szCs w:val="24"/>
        </w:rPr>
        <w:t>A</w:t>
      </w:r>
      <w:r w:rsidR="00912F7E" w:rsidRPr="00747131">
        <w:rPr>
          <w:rFonts w:ascii="Times New Roman" w:hAnsi="Times New Roman" w:cs="Times New Roman" w:hint="eastAsia"/>
          <w:sz w:val="24"/>
          <w:szCs w:val="24"/>
        </w:rPr>
        <w:t>框架可以根据</w:t>
      </w:r>
      <w:r w:rsidRPr="00747131">
        <w:rPr>
          <w:rFonts w:ascii="Times New Roman" w:hAnsi="Times New Roman" w:cs="Times New Roman" w:hint="eastAsia"/>
          <w:sz w:val="24"/>
          <w:szCs w:val="24"/>
        </w:rPr>
        <w:t>来自</w:t>
      </w:r>
      <w:r w:rsidR="00912F7E" w:rsidRPr="00747131">
        <w:rPr>
          <w:rFonts w:ascii="Times New Roman" w:hAnsi="Times New Roman" w:cs="Times New Roman" w:hint="eastAsia"/>
          <w:sz w:val="24"/>
          <w:szCs w:val="24"/>
        </w:rPr>
        <w:t>云</w:t>
      </w:r>
      <w:proofErr w:type="gramStart"/>
      <w:r w:rsidR="00912F7E" w:rsidRPr="00747131">
        <w:rPr>
          <w:rFonts w:ascii="Times New Roman" w:hAnsi="Times New Roman" w:cs="Times New Roman" w:hint="eastAsia"/>
          <w:sz w:val="24"/>
          <w:szCs w:val="24"/>
        </w:rPr>
        <w:t>侧应用</w:t>
      </w:r>
      <w:proofErr w:type="gramEnd"/>
      <w:r w:rsidR="00912F7E" w:rsidRPr="00747131">
        <w:rPr>
          <w:rFonts w:ascii="Times New Roman" w:hAnsi="Times New Roman" w:cs="Times New Roman" w:hint="eastAsia"/>
          <w:sz w:val="24"/>
          <w:szCs w:val="24"/>
        </w:rPr>
        <w:t>操控模型</w:t>
      </w:r>
      <w:r w:rsidRPr="00747131">
        <w:rPr>
          <w:rFonts w:ascii="Times New Roman" w:hAnsi="Times New Roman" w:cs="Times New Roman" w:hint="eastAsia"/>
          <w:sz w:val="24"/>
          <w:szCs w:val="24"/>
        </w:rPr>
        <w:t>的</w:t>
      </w:r>
      <w:r w:rsidR="00912F7E" w:rsidRPr="00747131">
        <w:rPr>
          <w:rFonts w:ascii="Times New Roman" w:hAnsi="Times New Roman" w:cs="Times New Roman" w:hint="eastAsia"/>
          <w:sz w:val="24"/>
          <w:szCs w:val="24"/>
        </w:rPr>
        <w:t>返回结果</w:t>
      </w:r>
      <w:r w:rsidRPr="00747131">
        <w:rPr>
          <w:rFonts w:ascii="Times New Roman" w:hAnsi="Times New Roman" w:cs="Times New Roman" w:hint="eastAsia"/>
          <w:sz w:val="24"/>
          <w:szCs w:val="24"/>
        </w:rPr>
        <w:t>，</w:t>
      </w:r>
      <w:r w:rsidR="00912F7E" w:rsidRPr="00747131">
        <w:rPr>
          <w:rFonts w:ascii="Times New Roman" w:hAnsi="Times New Roman" w:cs="Times New Roman" w:hint="eastAsia"/>
          <w:sz w:val="24"/>
          <w:szCs w:val="24"/>
        </w:rPr>
        <w:t>调用</w:t>
      </w:r>
      <w:r w:rsidR="00C739AE" w:rsidRPr="00747131">
        <w:rPr>
          <w:rFonts w:ascii="Times New Roman" w:hAnsi="Times New Roman" w:cs="Times New Roman" w:hint="eastAsia"/>
          <w:sz w:val="24"/>
          <w:szCs w:val="24"/>
        </w:rPr>
        <w:t>E</w:t>
      </w:r>
      <w:r w:rsidR="00C739AE" w:rsidRPr="00747131">
        <w:rPr>
          <w:rFonts w:ascii="Times New Roman" w:hAnsi="Times New Roman" w:cs="Times New Roman"/>
          <w:sz w:val="24"/>
          <w:szCs w:val="24"/>
        </w:rPr>
        <w:t>A</w:t>
      </w:r>
      <w:r w:rsidR="00C739AE" w:rsidRPr="00747131">
        <w:rPr>
          <w:rFonts w:ascii="Times New Roman" w:hAnsi="Times New Roman" w:cs="Times New Roman" w:hint="eastAsia"/>
          <w:sz w:val="24"/>
          <w:szCs w:val="24"/>
        </w:rPr>
        <w:t>接口的功能，</w:t>
      </w:r>
      <w:proofErr w:type="gramStart"/>
      <w:r w:rsidR="00C739AE" w:rsidRPr="00747131">
        <w:rPr>
          <w:rFonts w:ascii="Times New Roman" w:hAnsi="Times New Roman" w:cs="Times New Roman" w:hint="eastAsia"/>
          <w:sz w:val="24"/>
          <w:szCs w:val="24"/>
        </w:rPr>
        <w:t>使得端侧感知</w:t>
      </w:r>
      <w:proofErr w:type="gramEnd"/>
      <w:r w:rsidR="00C739AE" w:rsidRPr="00747131">
        <w:rPr>
          <w:rFonts w:ascii="Times New Roman" w:hAnsi="Times New Roman" w:cs="Times New Roman" w:hint="eastAsia"/>
          <w:sz w:val="24"/>
          <w:szCs w:val="24"/>
        </w:rPr>
        <w:t>应用中的</w:t>
      </w:r>
      <w:r w:rsidR="00C739AE" w:rsidRPr="00747131">
        <w:rPr>
          <w:rFonts w:ascii="Times New Roman" w:hAnsi="Times New Roman" w:cs="Times New Roman" w:hint="eastAsia"/>
          <w:sz w:val="24"/>
          <w:szCs w:val="24"/>
        </w:rPr>
        <w:t>E</w:t>
      </w:r>
      <w:r w:rsidR="00C739AE" w:rsidRPr="00747131">
        <w:rPr>
          <w:rFonts w:ascii="Times New Roman" w:hAnsi="Times New Roman" w:cs="Times New Roman"/>
          <w:sz w:val="24"/>
          <w:szCs w:val="24"/>
        </w:rPr>
        <w:t>A</w:t>
      </w:r>
      <w:r w:rsidR="00C739AE" w:rsidRPr="00747131">
        <w:rPr>
          <w:rFonts w:ascii="Times New Roman" w:hAnsi="Times New Roman" w:cs="Times New Roman" w:hint="eastAsia"/>
          <w:sz w:val="24"/>
          <w:szCs w:val="24"/>
        </w:rPr>
        <w:t>模块可以基于任务列表和参数，在终端设备调用任务列表对应的任务工具以实现自动执行</w:t>
      </w:r>
      <w:r w:rsidR="006E1C0A" w:rsidRPr="00747131">
        <w:rPr>
          <w:rFonts w:ascii="Times New Roman" w:hAnsi="Times New Roman" w:cs="Times New Roman" w:hint="eastAsia"/>
          <w:sz w:val="24"/>
          <w:szCs w:val="24"/>
        </w:rPr>
        <w:t>用户查询</w:t>
      </w:r>
      <w:r w:rsidR="00C739AE" w:rsidRPr="00747131">
        <w:rPr>
          <w:rFonts w:ascii="Times New Roman" w:hAnsi="Times New Roman" w:cs="Times New Roman" w:hint="eastAsia"/>
          <w:sz w:val="24"/>
          <w:szCs w:val="24"/>
        </w:rPr>
        <w:t>对应的</w:t>
      </w:r>
      <w:r w:rsidR="006E1C0A" w:rsidRPr="00747131">
        <w:rPr>
          <w:rFonts w:ascii="Times New Roman" w:hAnsi="Times New Roman" w:cs="Times New Roman" w:hint="eastAsia"/>
          <w:sz w:val="24"/>
          <w:szCs w:val="24"/>
        </w:rPr>
        <w:t>任务</w:t>
      </w:r>
      <w:r w:rsidR="00C739AE" w:rsidRPr="00747131">
        <w:rPr>
          <w:rFonts w:ascii="Times New Roman" w:hAnsi="Times New Roman" w:cs="Times New Roman" w:hint="eastAsia"/>
          <w:sz w:val="24"/>
          <w:szCs w:val="24"/>
        </w:rPr>
        <w:t>。</w:t>
      </w:r>
      <w:commentRangeStart w:id="23"/>
      <w:r w:rsidR="00C739AE" w:rsidRPr="00747131">
        <w:rPr>
          <w:rFonts w:ascii="Times New Roman" w:hAnsi="Times New Roman" w:cs="Times New Roman" w:hint="eastAsia"/>
          <w:sz w:val="24"/>
          <w:szCs w:val="24"/>
        </w:rPr>
        <w:t>任务列表</w:t>
      </w:r>
      <w:r w:rsidR="005F5110" w:rsidRPr="00747131">
        <w:rPr>
          <w:rFonts w:ascii="Times New Roman" w:hAnsi="Times New Roman" w:cs="Times New Roman" w:hint="eastAsia"/>
          <w:sz w:val="24"/>
          <w:szCs w:val="24"/>
        </w:rPr>
        <w:t>中的任务可以时指令形式，任务列表可以称为指令集。</w:t>
      </w:r>
      <w:commentRangeEnd w:id="23"/>
      <w:r w:rsidR="005F5110" w:rsidRPr="00747131">
        <w:rPr>
          <w:rStyle w:val="af1"/>
        </w:rPr>
        <w:commentReference w:id="23"/>
      </w:r>
      <w:r w:rsidR="00C739AE" w:rsidRPr="00747131">
        <w:rPr>
          <w:rFonts w:ascii="Times New Roman" w:hAnsi="Times New Roman" w:cs="Times New Roman" w:hint="eastAsia"/>
          <w:sz w:val="24"/>
          <w:szCs w:val="24"/>
        </w:rPr>
        <w:t>这样，实现</w:t>
      </w:r>
      <w:r w:rsidR="00C739AE" w:rsidRPr="00747131">
        <w:rPr>
          <w:rFonts w:ascii="Times New Roman" w:hAnsi="Times New Roman" w:cs="Times New Roman" w:hint="eastAsia"/>
          <w:sz w:val="24"/>
          <w:szCs w:val="24"/>
        </w:rPr>
        <w:t>E</w:t>
      </w:r>
      <w:r w:rsidR="00C739AE" w:rsidRPr="00747131">
        <w:rPr>
          <w:rFonts w:ascii="Times New Roman" w:hAnsi="Times New Roman" w:cs="Times New Roman"/>
          <w:sz w:val="24"/>
          <w:szCs w:val="24"/>
        </w:rPr>
        <w:t>A</w:t>
      </w:r>
      <w:r w:rsidR="00C739AE" w:rsidRPr="00747131">
        <w:rPr>
          <w:rFonts w:ascii="Times New Roman" w:hAnsi="Times New Roman" w:cs="Times New Roman" w:hint="eastAsia"/>
          <w:sz w:val="24"/>
          <w:szCs w:val="24"/>
        </w:rPr>
        <w:t>自动执行</w:t>
      </w:r>
      <w:r w:rsidR="006E1C0A" w:rsidRPr="00747131">
        <w:rPr>
          <w:rFonts w:ascii="Times New Roman" w:hAnsi="Times New Roman" w:cs="Times New Roman" w:hint="eastAsia"/>
          <w:sz w:val="24"/>
          <w:szCs w:val="24"/>
        </w:rPr>
        <w:t>用户查询</w:t>
      </w:r>
      <w:r w:rsidR="00C739AE" w:rsidRPr="00747131">
        <w:rPr>
          <w:rFonts w:ascii="Times New Roman" w:hAnsi="Times New Roman" w:cs="Times New Roman" w:hint="eastAsia"/>
          <w:sz w:val="24"/>
          <w:szCs w:val="24"/>
        </w:rPr>
        <w:t>对应的指令集。</w:t>
      </w:r>
    </w:p>
    <w:p w14:paraId="20008553" w14:textId="42F46B0E" w:rsidR="005632EF" w:rsidRPr="00747131" w:rsidRDefault="005632EF"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图</w:t>
      </w:r>
      <w:r w:rsidRPr="00747131">
        <w:rPr>
          <w:rFonts w:ascii="Times New Roman" w:hAnsi="Times New Roman" w:cs="Times New Roman" w:hint="eastAsia"/>
          <w:sz w:val="24"/>
          <w:szCs w:val="24"/>
        </w:rPr>
        <w:t>3</w:t>
      </w:r>
      <w:r w:rsidRPr="00747131">
        <w:rPr>
          <w:rFonts w:ascii="Times New Roman" w:hAnsi="Times New Roman" w:cs="Times New Roman" w:hint="eastAsia"/>
          <w:sz w:val="24"/>
          <w:szCs w:val="24"/>
        </w:rPr>
        <w:t>所示实施例的技术效果与图</w:t>
      </w:r>
      <w:r w:rsidRPr="00747131">
        <w:rPr>
          <w:rFonts w:ascii="Times New Roman" w:hAnsi="Times New Roman" w:cs="Times New Roman" w:hint="eastAsia"/>
          <w:sz w:val="24"/>
          <w:szCs w:val="24"/>
        </w:rPr>
        <w:t>2</w:t>
      </w:r>
      <w:r w:rsidRPr="00747131">
        <w:rPr>
          <w:rFonts w:ascii="Times New Roman" w:hAnsi="Times New Roman" w:cs="Times New Roman" w:hint="eastAsia"/>
          <w:sz w:val="24"/>
          <w:szCs w:val="24"/>
        </w:rPr>
        <w:t>所示实施例的技术效果类似，此处不再赘述。</w:t>
      </w:r>
    </w:p>
    <w:p w14:paraId="35BBD85F" w14:textId="7FDA5B60" w:rsidR="005632EF" w:rsidRPr="00747131" w:rsidRDefault="005632EF"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以</w:t>
      </w:r>
      <w:r w:rsidR="006E1C0A" w:rsidRPr="00747131">
        <w:rPr>
          <w:rFonts w:ascii="Times New Roman" w:hAnsi="Times New Roman" w:cs="Times New Roman" w:hint="eastAsia"/>
          <w:sz w:val="24"/>
          <w:szCs w:val="24"/>
        </w:rPr>
        <w:t>用户查询</w:t>
      </w:r>
      <w:r w:rsidRPr="00747131">
        <w:rPr>
          <w:rFonts w:ascii="Times New Roman" w:hAnsi="Times New Roman" w:cs="Times New Roman" w:hint="eastAsia"/>
          <w:sz w:val="24"/>
          <w:szCs w:val="24"/>
        </w:rPr>
        <w:t>为“</w:t>
      </w:r>
      <w:commentRangeStart w:id="24"/>
      <w:r w:rsidRPr="00747131">
        <w:rPr>
          <w:rFonts w:ascii="Times New Roman" w:hAnsi="Times New Roman" w:cs="Times New Roman" w:hint="eastAsia"/>
          <w:sz w:val="24"/>
          <w:szCs w:val="24"/>
        </w:rPr>
        <w:t>帮我在</w:t>
      </w:r>
      <w:r w:rsidRPr="00747131">
        <w:rPr>
          <w:rFonts w:ascii="Times New Roman" w:hAnsi="Times New Roman" w:cs="Times New Roman"/>
          <w:sz w:val="24"/>
          <w:szCs w:val="24"/>
        </w:rPr>
        <w:t>AA</w:t>
      </w:r>
      <w:r w:rsidRPr="00747131">
        <w:rPr>
          <w:rFonts w:ascii="Times New Roman" w:hAnsi="Times New Roman" w:cs="Times New Roman" w:hint="eastAsia"/>
          <w:sz w:val="24"/>
          <w:szCs w:val="24"/>
        </w:rPr>
        <w:t>的购物车里添加一件</w:t>
      </w:r>
      <w:r w:rsidRPr="00747131">
        <w:rPr>
          <w:rFonts w:ascii="Times New Roman" w:hAnsi="Times New Roman" w:cs="Times New Roman" w:hint="eastAsia"/>
          <w:sz w:val="24"/>
          <w:szCs w:val="24"/>
        </w:rPr>
        <w:t>Y</w:t>
      </w:r>
      <w:r w:rsidRPr="00747131">
        <w:rPr>
          <w:rFonts w:ascii="Times New Roman" w:hAnsi="Times New Roman" w:cs="Times New Roman"/>
          <w:sz w:val="24"/>
          <w:szCs w:val="24"/>
        </w:rPr>
        <w:t xml:space="preserve">Y </w:t>
      </w:r>
      <w:r w:rsidRPr="00747131">
        <w:rPr>
          <w:rFonts w:ascii="Times New Roman" w:hAnsi="Times New Roman" w:cs="Times New Roman" w:hint="eastAsia"/>
          <w:sz w:val="24"/>
          <w:szCs w:val="24"/>
        </w:rPr>
        <w:t>t</w:t>
      </w:r>
      <w:r w:rsidRPr="00747131">
        <w:rPr>
          <w:rFonts w:ascii="Times New Roman" w:hAnsi="Times New Roman" w:cs="Times New Roman" w:hint="eastAsia"/>
          <w:sz w:val="24"/>
          <w:szCs w:val="24"/>
        </w:rPr>
        <w:t>恤地址选为</w:t>
      </w:r>
      <w:r w:rsidRPr="00747131">
        <w:rPr>
          <w:rFonts w:ascii="Times New Roman" w:hAnsi="Times New Roman" w:cs="Times New Roman" w:hint="eastAsia"/>
          <w:sz w:val="24"/>
          <w:szCs w:val="24"/>
        </w:rPr>
        <w:t>x</w:t>
      </w:r>
      <w:r w:rsidRPr="00747131">
        <w:rPr>
          <w:rFonts w:ascii="Times New Roman" w:hAnsi="Times New Roman" w:cs="Times New Roman"/>
          <w:sz w:val="24"/>
          <w:szCs w:val="24"/>
        </w:rPr>
        <w:t>xxx0</w:t>
      </w:r>
      <w:r w:rsidRPr="00747131">
        <w:rPr>
          <w:rFonts w:ascii="Times New Roman" w:hAnsi="Times New Roman" w:cs="Times New Roman" w:hint="eastAsia"/>
          <w:sz w:val="24"/>
          <w:szCs w:val="24"/>
        </w:rPr>
        <w:t>”</w:t>
      </w:r>
      <w:commentRangeEnd w:id="24"/>
      <w:r w:rsidR="00747131" w:rsidRPr="00747131">
        <w:rPr>
          <w:rStyle w:val="af1"/>
        </w:rPr>
        <w:commentReference w:id="24"/>
      </w:r>
      <w:r w:rsidR="00076142" w:rsidRPr="00747131">
        <w:rPr>
          <w:rFonts w:ascii="Times New Roman" w:hAnsi="Times New Roman" w:cs="Times New Roman" w:hint="eastAsia"/>
          <w:sz w:val="24"/>
          <w:szCs w:val="24"/>
        </w:rPr>
        <w:t>，</w:t>
      </w:r>
      <w:r w:rsidR="005F5110" w:rsidRPr="00747131">
        <w:rPr>
          <w:rFonts w:ascii="Times New Roman" w:hAnsi="Times New Roman" w:cs="Times New Roman" w:hint="eastAsia"/>
          <w:sz w:val="24"/>
          <w:szCs w:val="24"/>
        </w:rPr>
        <w:t>智能体</w:t>
      </w:r>
      <w:r w:rsidR="00076142" w:rsidRPr="00747131">
        <w:rPr>
          <w:rFonts w:ascii="Times New Roman" w:hAnsi="Times New Roman" w:cs="Times New Roman" w:hint="eastAsia"/>
          <w:sz w:val="24"/>
          <w:szCs w:val="24"/>
        </w:rPr>
        <w:t>为</w:t>
      </w:r>
      <w:r w:rsidR="00FD5135" w:rsidRPr="00747131">
        <w:rPr>
          <w:rFonts w:ascii="Times New Roman" w:hAnsi="Times New Roman" w:cs="Times New Roman" w:hint="eastAsia"/>
          <w:sz w:val="24"/>
          <w:szCs w:val="24"/>
        </w:rPr>
        <w:t>优</w:t>
      </w:r>
      <w:proofErr w:type="gramStart"/>
      <w:r w:rsidR="00FD5135" w:rsidRPr="00747131">
        <w:rPr>
          <w:rFonts w:ascii="Times New Roman" w:hAnsi="Times New Roman" w:cs="Times New Roman" w:hint="eastAsia"/>
          <w:sz w:val="24"/>
          <w:szCs w:val="24"/>
        </w:rPr>
        <w:t>优</w:t>
      </w:r>
      <w:proofErr w:type="gramEnd"/>
      <w:r w:rsidR="00500819" w:rsidRPr="00747131">
        <w:rPr>
          <w:rFonts w:ascii="Times New Roman" w:hAnsi="Times New Roman" w:cs="Times New Roman" w:hint="eastAsia"/>
          <w:sz w:val="24"/>
          <w:szCs w:val="24"/>
        </w:rPr>
        <w:t>（</w:t>
      </w:r>
      <w:r w:rsidR="00500819" w:rsidRPr="00747131">
        <w:rPr>
          <w:rFonts w:ascii="Times New Roman" w:hAnsi="Times New Roman" w:cs="Times New Roman" w:hint="eastAsia"/>
          <w:sz w:val="24"/>
          <w:szCs w:val="24"/>
        </w:rPr>
        <w:t>Y</w:t>
      </w:r>
      <w:r w:rsidR="00500819" w:rsidRPr="00747131">
        <w:rPr>
          <w:rFonts w:ascii="Times New Roman" w:hAnsi="Times New Roman" w:cs="Times New Roman"/>
          <w:sz w:val="24"/>
          <w:szCs w:val="24"/>
        </w:rPr>
        <w:t>OYO</w:t>
      </w:r>
      <w:r w:rsidR="00500819" w:rsidRPr="00747131">
        <w:rPr>
          <w:rFonts w:ascii="Times New Roman" w:hAnsi="Times New Roman" w:cs="Times New Roman" w:hint="eastAsia"/>
          <w:sz w:val="24"/>
          <w:szCs w:val="24"/>
        </w:rPr>
        <w:t>）</w:t>
      </w:r>
      <w:r w:rsidR="00076142" w:rsidRPr="00747131">
        <w:rPr>
          <w:rFonts w:ascii="Times New Roman" w:hAnsi="Times New Roman" w:cs="Times New Roman" w:hint="eastAsia"/>
          <w:sz w:val="24"/>
          <w:szCs w:val="24"/>
        </w:rPr>
        <w:t>助手</w:t>
      </w:r>
      <w:r w:rsidRPr="00747131">
        <w:rPr>
          <w:rFonts w:ascii="Times New Roman" w:hAnsi="Times New Roman" w:cs="Times New Roman" w:hint="eastAsia"/>
          <w:sz w:val="24"/>
          <w:szCs w:val="24"/>
        </w:rPr>
        <w:t>为例，结合</w:t>
      </w:r>
      <w:r w:rsidR="00112B59" w:rsidRPr="00747131">
        <w:rPr>
          <w:rFonts w:ascii="Times New Roman" w:hAnsi="Times New Roman" w:cs="Times New Roman" w:hint="eastAsia"/>
          <w:sz w:val="24"/>
          <w:szCs w:val="24"/>
        </w:rPr>
        <w:t>图</w:t>
      </w:r>
      <w:r w:rsidRPr="00747131">
        <w:rPr>
          <w:rFonts w:ascii="Times New Roman" w:hAnsi="Times New Roman" w:cs="Times New Roman" w:hint="eastAsia"/>
          <w:sz w:val="24"/>
          <w:szCs w:val="24"/>
        </w:rPr>
        <w:t>4</w:t>
      </w:r>
      <w:r w:rsidR="00C52A6A" w:rsidRPr="00747131">
        <w:rPr>
          <w:rFonts w:ascii="Times New Roman" w:hAnsi="Times New Roman" w:cs="Times New Roman"/>
          <w:sz w:val="24"/>
          <w:szCs w:val="24"/>
        </w:rPr>
        <w:t>A</w:t>
      </w:r>
      <w:r w:rsidRPr="00747131">
        <w:rPr>
          <w:rFonts w:ascii="Times New Roman" w:hAnsi="Times New Roman" w:cs="Times New Roman"/>
          <w:sz w:val="24"/>
          <w:szCs w:val="24"/>
        </w:rPr>
        <w:t>-</w:t>
      </w:r>
      <w:r w:rsidRPr="00747131">
        <w:rPr>
          <w:rFonts w:ascii="Times New Roman" w:hAnsi="Times New Roman" w:cs="Times New Roman" w:hint="eastAsia"/>
          <w:sz w:val="24"/>
          <w:szCs w:val="24"/>
        </w:rPr>
        <w:t>图</w:t>
      </w:r>
      <w:r w:rsidR="00C52A6A" w:rsidRPr="00747131">
        <w:rPr>
          <w:rFonts w:ascii="Times New Roman" w:hAnsi="Times New Roman" w:cs="Times New Roman"/>
          <w:sz w:val="24"/>
          <w:szCs w:val="24"/>
        </w:rPr>
        <w:t>4</w:t>
      </w:r>
      <w:r w:rsidR="0018059E" w:rsidRPr="00747131">
        <w:rPr>
          <w:rFonts w:ascii="Times New Roman" w:hAnsi="Times New Roman" w:cs="Times New Roman"/>
          <w:sz w:val="24"/>
          <w:szCs w:val="24"/>
        </w:rPr>
        <w:t>H</w:t>
      </w:r>
      <w:r w:rsidRPr="00747131">
        <w:rPr>
          <w:rFonts w:ascii="Times New Roman" w:hAnsi="Times New Roman" w:cs="Times New Roman" w:hint="eastAsia"/>
          <w:sz w:val="24"/>
          <w:szCs w:val="24"/>
        </w:rPr>
        <w:t>所示场景示意图，对本申请实施</w:t>
      </w:r>
      <w:proofErr w:type="gramStart"/>
      <w:r w:rsidRPr="00747131">
        <w:rPr>
          <w:rFonts w:ascii="Times New Roman" w:hAnsi="Times New Roman" w:cs="Times New Roman" w:hint="eastAsia"/>
          <w:sz w:val="24"/>
          <w:szCs w:val="24"/>
        </w:rPr>
        <w:t>例提供</w:t>
      </w:r>
      <w:proofErr w:type="gramEnd"/>
      <w:r w:rsidRPr="00747131">
        <w:rPr>
          <w:rFonts w:ascii="Times New Roman" w:hAnsi="Times New Roman" w:cs="Times New Roman" w:hint="eastAsia"/>
          <w:sz w:val="24"/>
          <w:szCs w:val="24"/>
        </w:rPr>
        <w:t>的智能助手执行请求对应</w:t>
      </w:r>
      <w:r w:rsidR="006E1C0A" w:rsidRPr="00747131">
        <w:rPr>
          <w:rFonts w:ascii="Times New Roman" w:hAnsi="Times New Roman" w:cs="Times New Roman" w:hint="eastAsia"/>
          <w:sz w:val="24"/>
          <w:szCs w:val="24"/>
        </w:rPr>
        <w:t>任务</w:t>
      </w:r>
      <w:r w:rsidRPr="00747131">
        <w:rPr>
          <w:rFonts w:ascii="Times New Roman" w:hAnsi="Times New Roman" w:cs="Times New Roman" w:hint="eastAsia"/>
          <w:sz w:val="24"/>
          <w:szCs w:val="24"/>
        </w:rPr>
        <w:t>的流程进行说明。</w:t>
      </w:r>
    </w:p>
    <w:p w14:paraId="0CBC827D" w14:textId="349C0F7B" w:rsidR="00B703A2" w:rsidRPr="00747131" w:rsidRDefault="00320CE2"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终端设备</w:t>
      </w:r>
      <w:r w:rsidR="00834838" w:rsidRPr="00747131">
        <w:rPr>
          <w:rFonts w:ascii="Times New Roman" w:hAnsi="Times New Roman" w:cs="Times New Roman" w:hint="eastAsia"/>
          <w:sz w:val="24"/>
          <w:szCs w:val="24"/>
        </w:rPr>
        <w:t>的</w:t>
      </w:r>
      <w:r w:rsidR="00834838" w:rsidRPr="00747131">
        <w:rPr>
          <w:rFonts w:ascii="Times New Roman" w:hAnsi="Times New Roman" w:cs="Times New Roman" w:hint="eastAsia"/>
          <w:sz w:val="24"/>
          <w:szCs w:val="24"/>
        </w:rPr>
        <w:t>Y</w:t>
      </w:r>
      <w:r w:rsidR="00834838" w:rsidRPr="00747131">
        <w:rPr>
          <w:rFonts w:ascii="Times New Roman" w:hAnsi="Times New Roman" w:cs="Times New Roman"/>
          <w:sz w:val="24"/>
          <w:szCs w:val="24"/>
        </w:rPr>
        <w:t>OYO</w:t>
      </w:r>
      <w:r w:rsidR="00834838" w:rsidRPr="00747131">
        <w:rPr>
          <w:rFonts w:ascii="Times New Roman" w:hAnsi="Times New Roman" w:cs="Times New Roman" w:hint="eastAsia"/>
          <w:sz w:val="24"/>
          <w:szCs w:val="24"/>
        </w:rPr>
        <w:t>助手可以是默认开启的。在</w:t>
      </w:r>
      <w:r w:rsidR="00834838" w:rsidRPr="00747131">
        <w:rPr>
          <w:rFonts w:ascii="Times New Roman" w:hAnsi="Times New Roman" w:cs="Times New Roman" w:hint="eastAsia"/>
          <w:sz w:val="24"/>
          <w:szCs w:val="24"/>
        </w:rPr>
        <w:t>Y</w:t>
      </w:r>
      <w:r w:rsidR="00834838" w:rsidRPr="00747131">
        <w:rPr>
          <w:rFonts w:ascii="Times New Roman" w:hAnsi="Times New Roman" w:cs="Times New Roman"/>
          <w:sz w:val="24"/>
          <w:szCs w:val="24"/>
        </w:rPr>
        <w:t>OYO</w:t>
      </w:r>
      <w:r w:rsidR="00834838" w:rsidRPr="00747131">
        <w:rPr>
          <w:rFonts w:ascii="Times New Roman" w:hAnsi="Times New Roman" w:cs="Times New Roman" w:hint="eastAsia"/>
          <w:sz w:val="24"/>
          <w:szCs w:val="24"/>
        </w:rPr>
        <w:t>助手被唤醒之前，</w:t>
      </w:r>
      <w:r w:rsidR="00834838" w:rsidRPr="00747131">
        <w:rPr>
          <w:rFonts w:ascii="Times New Roman" w:hAnsi="Times New Roman" w:cs="Times New Roman" w:hint="eastAsia"/>
          <w:sz w:val="24"/>
          <w:szCs w:val="24"/>
        </w:rPr>
        <w:t>Y</w:t>
      </w:r>
      <w:r w:rsidR="00834838" w:rsidRPr="00747131">
        <w:rPr>
          <w:rFonts w:ascii="Times New Roman" w:hAnsi="Times New Roman" w:cs="Times New Roman"/>
          <w:sz w:val="24"/>
          <w:szCs w:val="24"/>
        </w:rPr>
        <w:t>OYO</w:t>
      </w:r>
      <w:r w:rsidR="00834838" w:rsidRPr="00747131">
        <w:rPr>
          <w:rFonts w:ascii="Times New Roman" w:hAnsi="Times New Roman" w:cs="Times New Roman" w:hint="eastAsia"/>
          <w:sz w:val="24"/>
          <w:szCs w:val="24"/>
        </w:rPr>
        <w:t>助手可以处于睡眠状态。</w:t>
      </w:r>
      <w:r w:rsidRPr="00747131">
        <w:rPr>
          <w:rFonts w:ascii="Times New Roman" w:hAnsi="Times New Roman" w:cs="Times New Roman" w:hint="eastAsia"/>
          <w:sz w:val="24"/>
          <w:szCs w:val="24"/>
        </w:rPr>
        <w:t>终端设备</w:t>
      </w:r>
      <w:r w:rsidR="00834838" w:rsidRPr="00747131">
        <w:rPr>
          <w:rFonts w:ascii="Times New Roman" w:hAnsi="Times New Roman" w:cs="Times New Roman" w:hint="eastAsia"/>
          <w:sz w:val="24"/>
          <w:szCs w:val="24"/>
        </w:rPr>
        <w:t>可以显示</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4A</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a</w:t>
      </w:r>
      <w:r w:rsidR="00834838" w:rsidRPr="00747131">
        <w:rPr>
          <w:rFonts w:ascii="Times New Roman" w:hAnsi="Times New Roman" w:cs="Times New Roman" w:hint="eastAsia"/>
          <w:sz w:val="24"/>
          <w:szCs w:val="24"/>
        </w:rPr>
        <w:t>所示的界面。如</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4A</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a</w:t>
      </w:r>
      <w:r w:rsidR="00834838" w:rsidRPr="00747131">
        <w:rPr>
          <w:rFonts w:ascii="Times New Roman" w:hAnsi="Times New Roman" w:cs="Times New Roman" w:hint="eastAsia"/>
          <w:sz w:val="24"/>
          <w:szCs w:val="24"/>
        </w:rPr>
        <w:t>所示界面，该界面可以包括状态栏</w:t>
      </w:r>
      <w:r w:rsidR="00834838" w:rsidRPr="00747131">
        <w:rPr>
          <w:rFonts w:ascii="Times New Roman" w:hAnsi="Times New Roman" w:cs="Times New Roman" w:hint="eastAsia"/>
          <w:sz w:val="24"/>
          <w:szCs w:val="24"/>
        </w:rPr>
        <w:t>4</w:t>
      </w:r>
      <w:r w:rsidR="00834838" w:rsidRPr="00747131">
        <w:rPr>
          <w:rFonts w:ascii="Times New Roman" w:hAnsi="Times New Roman" w:cs="Times New Roman"/>
          <w:sz w:val="24"/>
          <w:szCs w:val="24"/>
        </w:rPr>
        <w:t>01</w:t>
      </w:r>
      <w:r w:rsidR="00834838" w:rsidRPr="00747131">
        <w:rPr>
          <w:rFonts w:ascii="Times New Roman" w:hAnsi="Times New Roman" w:cs="Times New Roman" w:hint="eastAsia"/>
          <w:sz w:val="24"/>
          <w:szCs w:val="24"/>
        </w:rPr>
        <w:t>、</w:t>
      </w:r>
      <w:r w:rsidR="00CD1B15" w:rsidRPr="00747131">
        <w:rPr>
          <w:rFonts w:ascii="Times New Roman" w:hAnsi="Times New Roman" w:cs="Times New Roman" w:hint="eastAsia"/>
          <w:sz w:val="24"/>
          <w:szCs w:val="24"/>
        </w:rPr>
        <w:t>定位信息、气温信息、时间、日期、运动信息、</w:t>
      </w:r>
      <w:r w:rsidR="00CD1B15" w:rsidRPr="00747131">
        <w:rPr>
          <w:rFonts w:ascii="Times New Roman" w:hAnsi="Times New Roman" w:cs="Times New Roman" w:hint="eastAsia"/>
          <w:sz w:val="24"/>
          <w:szCs w:val="24"/>
        </w:rPr>
        <w:t>Y</w:t>
      </w:r>
      <w:r w:rsidR="00CD1B15" w:rsidRPr="00747131">
        <w:rPr>
          <w:rFonts w:ascii="Times New Roman" w:hAnsi="Times New Roman" w:cs="Times New Roman"/>
          <w:sz w:val="24"/>
          <w:szCs w:val="24"/>
        </w:rPr>
        <w:t>OYO</w:t>
      </w:r>
      <w:r w:rsidR="00CD1B15" w:rsidRPr="00747131">
        <w:rPr>
          <w:rFonts w:ascii="Times New Roman" w:hAnsi="Times New Roman" w:cs="Times New Roman" w:hint="eastAsia"/>
          <w:sz w:val="24"/>
          <w:szCs w:val="24"/>
        </w:rPr>
        <w:t>建议</w:t>
      </w:r>
      <w:r w:rsidR="00CD1B15" w:rsidRPr="00747131">
        <w:rPr>
          <w:rFonts w:ascii="Times New Roman" w:hAnsi="Times New Roman" w:cs="Times New Roman" w:hint="eastAsia"/>
          <w:sz w:val="24"/>
          <w:szCs w:val="24"/>
        </w:rPr>
        <w:t>4</w:t>
      </w:r>
      <w:r w:rsidR="00CD1B15" w:rsidRPr="00747131">
        <w:rPr>
          <w:rFonts w:ascii="Times New Roman" w:hAnsi="Times New Roman" w:cs="Times New Roman"/>
          <w:sz w:val="24"/>
          <w:szCs w:val="24"/>
        </w:rPr>
        <w:t>02</w:t>
      </w:r>
      <w:r w:rsidR="00CD1B15" w:rsidRPr="00747131">
        <w:rPr>
          <w:rFonts w:ascii="Times New Roman" w:hAnsi="Times New Roman" w:cs="Times New Roman" w:hint="eastAsia"/>
          <w:sz w:val="24"/>
          <w:szCs w:val="24"/>
        </w:rPr>
        <w:t>、设置应用的图标、视频应用的图标、音乐应用的图标、运动健康应用的图标、商城应用的图标、应用市场应用的图标、图库应用的图标、智慧空间应用的图标、表示搜索的图标、电话应用的图标、短信应用的图标、卫星通信应用的图标和相机应用的图标。</w:t>
      </w:r>
    </w:p>
    <w:p w14:paraId="34ECF0FC" w14:textId="3C11AA3C" w:rsidR="00834838" w:rsidRPr="00747131" w:rsidRDefault="00CD1B15"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其中，状态栏</w:t>
      </w:r>
      <w:r w:rsidRPr="00747131">
        <w:rPr>
          <w:rFonts w:ascii="Times New Roman" w:hAnsi="Times New Roman" w:cs="Times New Roman" w:hint="eastAsia"/>
          <w:sz w:val="24"/>
          <w:szCs w:val="24"/>
        </w:rPr>
        <w:t>4</w:t>
      </w:r>
      <w:r w:rsidRPr="00747131">
        <w:rPr>
          <w:rFonts w:ascii="Times New Roman" w:hAnsi="Times New Roman" w:cs="Times New Roman"/>
          <w:sz w:val="24"/>
          <w:szCs w:val="24"/>
        </w:rPr>
        <w:t>01</w:t>
      </w:r>
      <w:r w:rsidRPr="00747131">
        <w:rPr>
          <w:rFonts w:ascii="Times New Roman" w:hAnsi="Times New Roman" w:cs="Times New Roman" w:hint="eastAsia"/>
          <w:sz w:val="24"/>
          <w:szCs w:val="24"/>
        </w:rPr>
        <w:t>可以包括时间</w:t>
      </w:r>
      <w:r w:rsidR="009C5239" w:rsidRPr="00747131">
        <w:rPr>
          <w:rFonts w:ascii="Times New Roman" w:hAnsi="Times New Roman" w:cs="Times New Roman" w:hint="eastAsia"/>
          <w:sz w:val="24"/>
          <w:szCs w:val="24"/>
        </w:rPr>
        <w:t>（如</w:t>
      </w:r>
      <w:r w:rsidR="009C5239" w:rsidRPr="00747131">
        <w:rPr>
          <w:rFonts w:ascii="Times New Roman" w:hAnsi="Times New Roman" w:cs="Times New Roman" w:hint="eastAsia"/>
          <w:sz w:val="24"/>
          <w:szCs w:val="24"/>
        </w:rPr>
        <w:t>1</w:t>
      </w:r>
      <w:r w:rsidR="009C5239" w:rsidRPr="00747131">
        <w:rPr>
          <w:rFonts w:ascii="Times New Roman" w:hAnsi="Times New Roman" w:cs="Times New Roman"/>
          <w:sz w:val="24"/>
          <w:szCs w:val="24"/>
        </w:rPr>
        <w:t>0</w:t>
      </w:r>
      <w:r w:rsidR="009C5239" w:rsidRPr="00747131">
        <w:rPr>
          <w:rFonts w:ascii="Times New Roman" w:hAnsi="Times New Roman" w:cs="Times New Roman" w:hint="eastAsia"/>
          <w:sz w:val="24"/>
          <w:szCs w:val="24"/>
        </w:rPr>
        <w:t>:</w:t>
      </w:r>
      <w:r w:rsidR="009C5239" w:rsidRPr="00747131">
        <w:rPr>
          <w:rFonts w:ascii="Times New Roman" w:hAnsi="Times New Roman" w:cs="Times New Roman"/>
          <w:sz w:val="24"/>
          <w:szCs w:val="24"/>
        </w:rPr>
        <w:t>03</w:t>
      </w:r>
      <w:r w:rsidR="009C5239" w:rsidRPr="00747131">
        <w:rPr>
          <w:rFonts w:ascii="Times New Roman" w:hAnsi="Times New Roman" w:cs="Times New Roman" w:hint="eastAsia"/>
          <w:sz w:val="24"/>
          <w:szCs w:val="24"/>
        </w:rPr>
        <w:t>）</w:t>
      </w:r>
      <w:r w:rsidRPr="00747131">
        <w:rPr>
          <w:rFonts w:ascii="Times New Roman" w:hAnsi="Times New Roman" w:cs="Times New Roman" w:hint="eastAsia"/>
          <w:sz w:val="24"/>
          <w:szCs w:val="24"/>
        </w:rPr>
        <w:t>、</w:t>
      </w:r>
      <w:r w:rsidR="009C5239" w:rsidRPr="00747131">
        <w:rPr>
          <w:rFonts w:ascii="Times New Roman" w:hAnsi="Times New Roman" w:cs="Times New Roman"/>
          <w:sz w:val="24"/>
          <w:szCs w:val="24"/>
        </w:rPr>
        <w:t>无线局域网</w:t>
      </w:r>
      <w:r w:rsidR="009C5239" w:rsidRPr="00747131">
        <w:rPr>
          <w:rFonts w:ascii="Times New Roman" w:hAnsi="Times New Roman" w:cs="Times New Roman" w:hint="eastAsia"/>
          <w:sz w:val="24"/>
          <w:szCs w:val="24"/>
        </w:rPr>
        <w:t>（</w:t>
      </w:r>
      <w:r w:rsidR="009C5239" w:rsidRPr="00747131">
        <w:rPr>
          <w:rFonts w:ascii="Times New Roman" w:hAnsi="Times New Roman" w:cs="Times New Roman"/>
          <w:sz w:val="24"/>
          <w:szCs w:val="24"/>
        </w:rPr>
        <w:t xml:space="preserve">wireless local area </w:t>
      </w:r>
      <w:r w:rsidR="009C5239" w:rsidRPr="00747131">
        <w:rPr>
          <w:rFonts w:ascii="Times New Roman" w:hAnsi="Times New Roman" w:cs="Times New Roman" w:hint="eastAsia"/>
          <w:sz w:val="24"/>
          <w:szCs w:val="24"/>
        </w:rPr>
        <w:t>n</w:t>
      </w:r>
      <w:r w:rsidR="009C5239" w:rsidRPr="00747131">
        <w:rPr>
          <w:rFonts w:ascii="Times New Roman" w:hAnsi="Times New Roman" w:cs="Times New Roman"/>
          <w:sz w:val="24"/>
          <w:szCs w:val="24"/>
        </w:rPr>
        <w:t>etwork</w:t>
      </w:r>
      <w:r w:rsidR="009C5239" w:rsidRPr="00747131">
        <w:rPr>
          <w:rFonts w:ascii="Times New Roman" w:hAnsi="Times New Roman" w:cs="Times New Roman" w:hint="eastAsia"/>
          <w:sz w:val="24"/>
          <w:szCs w:val="24"/>
        </w:rPr>
        <w:t>，</w:t>
      </w:r>
      <w:r w:rsidR="009C5239" w:rsidRPr="00747131">
        <w:rPr>
          <w:rFonts w:ascii="Times New Roman" w:hAnsi="Times New Roman" w:cs="Times New Roman" w:hint="eastAsia"/>
          <w:sz w:val="24"/>
          <w:szCs w:val="24"/>
        </w:rPr>
        <w:t>W</w:t>
      </w:r>
      <w:r w:rsidR="009C5239" w:rsidRPr="00747131">
        <w:rPr>
          <w:rFonts w:ascii="Times New Roman" w:hAnsi="Times New Roman" w:cs="Times New Roman"/>
          <w:sz w:val="24"/>
          <w:szCs w:val="24"/>
        </w:rPr>
        <w:t>LAN</w:t>
      </w:r>
      <w:r w:rsidR="009C5239" w:rsidRPr="00747131">
        <w:rPr>
          <w:rFonts w:ascii="Times New Roman" w:hAnsi="Times New Roman" w:cs="Times New Roman" w:hint="eastAsia"/>
          <w:sz w:val="24"/>
          <w:szCs w:val="24"/>
        </w:rPr>
        <w:t>）的标识、移动网络的标识和表示电量的标识。时间，例如</w:t>
      </w:r>
      <w:r w:rsidR="009C5239" w:rsidRPr="00747131">
        <w:rPr>
          <w:rFonts w:ascii="Times New Roman" w:hAnsi="Times New Roman" w:cs="Times New Roman" w:hint="eastAsia"/>
          <w:sz w:val="24"/>
          <w:szCs w:val="24"/>
        </w:rPr>
        <w:t>1</w:t>
      </w:r>
      <w:r w:rsidR="009C5239" w:rsidRPr="00747131">
        <w:rPr>
          <w:rFonts w:ascii="Times New Roman" w:hAnsi="Times New Roman" w:cs="Times New Roman"/>
          <w:sz w:val="24"/>
          <w:szCs w:val="24"/>
        </w:rPr>
        <w:t>0</w:t>
      </w:r>
      <w:r w:rsidR="009C5239" w:rsidRPr="00747131">
        <w:rPr>
          <w:rFonts w:ascii="Times New Roman" w:hAnsi="Times New Roman" w:cs="Times New Roman" w:hint="eastAsia"/>
          <w:sz w:val="24"/>
          <w:szCs w:val="24"/>
        </w:rPr>
        <w:t>:</w:t>
      </w:r>
      <w:r w:rsidR="009C5239" w:rsidRPr="00747131">
        <w:rPr>
          <w:rFonts w:ascii="Times New Roman" w:hAnsi="Times New Roman" w:cs="Times New Roman"/>
          <w:sz w:val="24"/>
          <w:szCs w:val="24"/>
        </w:rPr>
        <w:t>03</w:t>
      </w:r>
      <w:r w:rsidR="009C5239" w:rsidRPr="00747131">
        <w:rPr>
          <w:rFonts w:ascii="Times New Roman" w:hAnsi="Times New Roman" w:cs="Times New Roman" w:hint="eastAsia"/>
          <w:sz w:val="24"/>
          <w:szCs w:val="24"/>
        </w:rPr>
        <w:t>。定位信息，例如定位标识和定位标识周围表示地理区域的文字。定位标识周围表示地理区域的文字，例如</w:t>
      </w:r>
      <w:r w:rsidR="00561FAF" w:rsidRPr="00747131">
        <w:rPr>
          <w:rFonts w:ascii="Times New Roman" w:hAnsi="Times New Roman" w:cs="Times New Roman" w:hint="eastAsia"/>
          <w:sz w:val="24"/>
          <w:szCs w:val="24"/>
        </w:rPr>
        <w:t>“</w:t>
      </w:r>
      <w:r w:rsidR="00561FAF" w:rsidRPr="00747131">
        <w:rPr>
          <w:rFonts w:ascii="Times New Roman" w:hAnsi="Times New Roman" w:cs="Times New Roman" w:hint="eastAsia"/>
          <w:sz w:val="24"/>
          <w:szCs w:val="24"/>
        </w:rPr>
        <w:t>E</w:t>
      </w:r>
      <w:r w:rsidR="00561FAF" w:rsidRPr="00747131">
        <w:rPr>
          <w:rFonts w:ascii="Times New Roman" w:hAnsi="Times New Roman" w:cs="Times New Roman"/>
          <w:sz w:val="24"/>
          <w:szCs w:val="24"/>
        </w:rPr>
        <w:t>F</w:t>
      </w:r>
      <w:r w:rsidR="00561FAF" w:rsidRPr="00747131">
        <w:rPr>
          <w:rFonts w:ascii="Times New Roman" w:hAnsi="Times New Roman" w:cs="Times New Roman" w:hint="eastAsia"/>
          <w:sz w:val="24"/>
          <w:szCs w:val="24"/>
        </w:rPr>
        <w:t>区”</w:t>
      </w:r>
      <w:r w:rsidR="009C5239" w:rsidRPr="00747131">
        <w:rPr>
          <w:rFonts w:ascii="Times New Roman" w:hAnsi="Times New Roman" w:cs="Times New Roman" w:hint="eastAsia"/>
          <w:sz w:val="24"/>
          <w:szCs w:val="24"/>
        </w:rPr>
        <w:t>。气温信息，例如高温标识和高温标识周围的文字</w:t>
      </w:r>
      <w:r w:rsidR="00561FAF" w:rsidRPr="00747131">
        <w:rPr>
          <w:rFonts w:ascii="Times New Roman" w:hAnsi="Times New Roman" w:cs="Times New Roman" w:hint="eastAsia"/>
          <w:sz w:val="24"/>
          <w:szCs w:val="24"/>
        </w:rPr>
        <w:t>“高温”</w:t>
      </w:r>
      <w:r w:rsidR="009C5239" w:rsidRPr="00747131">
        <w:rPr>
          <w:rFonts w:ascii="Times New Roman" w:hAnsi="Times New Roman" w:cs="Times New Roman" w:hint="eastAsia"/>
          <w:sz w:val="24"/>
          <w:szCs w:val="24"/>
        </w:rPr>
        <w:t>。</w:t>
      </w:r>
      <w:r w:rsidR="00561FAF" w:rsidRPr="00747131">
        <w:rPr>
          <w:rFonts w:ascii="Times New Roman" w:hAnsi="Times New Roman" w:cs="Times New Roman" w:hint="eastAsia"/>
          <w:sz w:val="24"/>
          <w:szCs w:val="24"/>
        </w:rPr>
        <w:t>气温信息还可以包括温度，例如</w:t>
      </w:r>
      <w:r w:rsidR="00561FAF" w:rsidRPr="00747131">
        <w:rPr>
          <w:rFonts w:ascii="Times New Roman" w:hAnsi="Times New Roman" w:cs="Times New Roman" w:hint="eastAsia"/>
          <w:sz w:val="24"/>
          <w:szCs w:val="24"/>
        </w:rPr>
        <w:t>3</w:t>
      </w:r>
      <w:r w:rsidR="00561FAF" w:rsidRPr="00747131">
        <w:rPr>
          <w:rFonts w:ascii="Times New Roman" w:hAnsi="Times New Roman" w:cs="Times New Roman"/>
          <w:sz w:val="24"/>
          <w:szCs w:val="24"/>
        </w:rPr>
        <w:t>3</w:t>
      </w:r>
      <w:r w:rsidR="00561FAF" w:rsidRPr="00747131">
        <w:rPr>
          <w:rFonts w:ascii="Times New Roman" w:hAnsi="Times New Roman" w:cs="Times New Roman" w:hint="eastAsia"/>
          <w:sz w:val="24"/>
          <w:szCs w:val="24"/>
        </w:rPr>
        <w:t>°。日期，例如</w:t>
      </w:r>
      <w:r w:rsidR="00561FAF" w:rsidRPr="00747131">
        <w:rPr>
          <w:rFonts w:ascii="Calibri" w:eastAsia="宋体" w:hAnsi="Calibri" w:cs="Calibri"/>
          <w:color w:val="000000"/>
          <w:kern w:val="0"/>
          <w:sz w:val="24"/>
          <w:szCs w:val="24"/>
          <w:lang w:val="zh-CN"/>
        </w:rPr>
        <w:t>8/25</w:t>
      </w:r>
      <w:r w:rsidR="00561FAF" w:rsidRPr="00747131">
        <w:rPr>
          <w:rFonts w:ascii="宋体" w:eastAsia="宋体" w:cs="宋体" w:hint="eastAsia"/>
          <w:color w:val="000000"/>
          <w:kern w:val="0"/>
          <w:sz w:val="24"/>
          <w:szCs w:val="24"/>
          <w:lang w:val="zh-CN"/>
        </w:rPr>
        <w:t>周一。</w:t>
      </w:r>
      <w:r w:rsidR="00561FAF" w:rsidRPr="00747131">
        <w:rPr>
          <w:rFonts w:ascii="Times New Roman" w:hAnsi="Times New Roman" w:cs="Times New Roman" w:hint="eastAsia"/>
          <w:sz w:val="24"/>
          <w:szCs w:val="24"/>
        </w:rPr>
        <w:t>运动信息，例如表示运动的图标和文字“立即登录</w:t>
      </w:r>
      <w:r w:rsidR="00561FAF" w:rsidRPr="00747131">
        <w:rPr>
          <w:rFonts w:ascii="Times New Roman" w:hAnsi="Times New Roman" w:cs="Times New Roman" w:hint="eastAsia"/>
          <w:sz w:val="24"/>
          <w:szCs w:val="24"/>
        </w:rPr>
        <w:t xml:space="preserve"> </w:t>
      </w:r>
      <w:r w:rsidR="00561FAF" w:rsidRPr="00747131">
        <w:rPr>
          <w:rFonts w:ascii="Times New Roman" w:hAnsi="Times New Roman" w:cs="Times New Roman"/>
          <w:sz w:val="24"/>
          <w:szCs w:val="24"/>
        </w:rPr>
        <w:t xml:space="preserve"> 0</w:t>
      </w:r>
      <w:r w:rsidR="00561FAF" w:rsidRPr="00747131">
        <w:rPr>
          <w:rFonts w:ascii="Times New Roman" w:hAnsi="Times New Roman" w:cs="Times New Roman" w:hint="eastAsia"/>
          <w:sz w:val="24"/>
          <w:szCs w:val="24"/>
        </w:rPr>
        <w:t>步</w:t>
      </w:r>
      <w:r w:rsidR="00561FAF" w:rsidRPr="00747131">
        <w:rPr>
          <w:rFonts w:ascii="Times New Roman" w:hAnsi="Times New Roman" w:cs="Times New Roman" w:hint="eastAsia"/>
          <w:sz w:val="24"/>
          <w:szCs w:val="24"/>
        </w:rPr>
        <w:t xml:space="preserve"> </w:t>
      </w:r>
      <w:r w:rsidR="00561FAF" w:rsidRPr="00747131">
        <w:rPr>
          <w:rFonts w:ascii="Times New Roman" w:hAnsi="Times New Roman" w:cs="Times New Roman"/>
          <w:sz w:val="24"/>
          <w:szCs w:val="24"/>
        </w:rPr>
        <w:t>0</w:t>
      </w:r>
      <w:r w:rsidR="00561FAF" w:rsidRPr="00747131">
        <w:rPr>
          <w:rFonts w:ascii="Times New Roman" w:hAnsi="Times New Roman" w:cs="Times New Roman" w:hint="eastAsia"/>
          <w:sz w:val="24"/>
          <w:szCs w:val="24"/>
        </w:rPr>
        <w:t>千卡</w:t>
      </w:r>
      <w:r w:rsidR="00561FAF" w:rsidRPr="00747131">
        <w:rPr>
          <w:rFonts w:ascii="Times New Roman" w:hAnsi="Times New Roman" w:cs="Times New Roman" w:hint="eastAsia"/>
          <w:sz w:val="24"/>
          <w:szCs w:val="24"/>
        </w:rPr>
        <w:t xml:space="preserve"> </w:t>
      </w:r>
      <w:r w:rsidR="00561FAF" w:rsidRPr="00747131">
        <w:rPr>
          <w:rFonts w:ascii="Times New Roman" w:hAnsi="Times New Roman" w:cs="Times New Roman"/>
          <w:sz w:val="24"/>
          <w:szCs w:val="24"/>
        </w:rPr>
        <w:t>0</w:t>
      </w:r>
      <w:r w:rsidR="00561FAF" w:rsidRPr="00747131">
        <w:rPr>
          <w:rFonts w:ascii="Times New Roman" w:hAnsi="Times New Roman" w:cs="Times New Roman" w:hint="eastAsia"/>
          <w:sz w:val="24"/>
          <w:szCs w:val="24"/>
        </w:rPr>
        <w:t>分钟”。表示运动的图标，例如文字“立即登录</w:t>
      </w:r>
      <w:r w:rsidR="00561FAF" w:rsidRPr="00747131">
        <w:rPr>
          <w:rFonts w:ascii="Times New Roman" w:hAnsi="Times New Roman" w:cs="Times New Roman" w:hint="eastAsia"/>
          <w:sz w:val="24"/>
          <w:szCs w:val="24"/>
        </w:rPr>
        <w:t xml:space="preserve"> </w:t>
      </w:r>
      <w:r w:rsidR="00561FAF" w:rsidRPr="00747131">
        <w:rPr>
          <w:rFonts w:ascii="Times New Roman" w:hAnsi="Times New Roman" w:cs="Times New Roman"/>
          <w:sz w:val="24"/>
          <w:szCs w:val="24"/>
        </w:rPr>
        <w:t xml:space="preserve"> 0</w:t>
      </w:r>
      <w:r w:rsidR="00561FAF" w:rsidRPr="00747131">
        <w:rPr>
          <w:rFonts w:ascii="Times New Roman" w:hAnsi="Times New Roman" w:cs="Times New Roman" w:hint="eastAsia"/>
          <w:sz w:val="24"/>
          <w:szCs w:val="24"/>
        </w:rPr>
        <w:t>步</w:t>
      </w:r>
      <w:r w:rsidR="00561FAF" w:rsidRPr="00747131">
        <w:rPr>
          <w:rFonts w:ascii="Times New Roman" w:hAnsi="Times New Roman" w:cs="Times New Roman" w:hint="eastAsia"/>
          <w:sz w:val="24"/>
          <w:szCs w:val="24"/>
        </w:rPr>
        <w:t xml:space="preserve"> </w:t>
      </w:r>
      <w:r w:rsidR="00561FAF" w:rsidRPr="00747131">
        <w:rPr>
          <w:rFonts w:ascii="Times New Roman" w:hAnsi="Times New Roman" w:cs="Times New Roman"/>
          <w:sz w:val="24"/>
          <w:szCs w:val="24"/>
        </w:rPr>
        <w:t>0</w:t>
      </w:r>
      <w:r w:rsidR="00561FAF" w:rsidRPr="00747131">
        <w:rPr>
          <w:rFonts w:ascii="Times New Roman" w:hAnsi="Times New Roman" w:cs="Times New Roman" w:hint="eastAsia"/>
          <w:sz w:val="24"/>
          <w:szCs w:val="24"/>
        </w:rPr>
        <w:t>千卡</w:t>
      </w:r>
      <w:r w:rsidR="00561FAF" w:rsidRPr="00747131">
        <w:rPr>
          <w:rFonts w:ascii="Times New Roman" w:hAnsi="Times New Roman" w:cs="Times New Roman" w:hint="eastAsia"/>
          <w:sz w:val="24"/>
          <w:szCs w:val="24"/>
        </w:rPr>
        <w:t xml:space="preserve"> </w:t>
      </w:r>
      <w:r w:rsidR="00561FAF" w:rsidRPr="00747131">
        <w:rPr>
          <w:rFonts w:ascii="Times New Roman" w:hAnsi="Times New Roman" w:cs="Times New Roman"/>
          <w:sz w:val="24"/>
          <w:szCs w:val="24"/>
        </w:rPr>
        <w:t>0</w:t>
      </w:r>
      <w:r w:rsidR="00561FAF" w:rsidRPr="00747131">
        <w:rPr>
          <w:rFonts w:ascii="Times New Roman" w:hAnsi="Times New Roman" w:cs="Times New Roman" w:hint="eastAsia"/>
          <w:sz w:val="24"/>
          <w:szCs w:val="24"/>
        </w:rPr>
        <w:t>分钟”周围三个圆环构成的图标。</w:t>
      </w:r>
      <w:r w:rsidR="00561FAF" w:rsidRPr="00747131">
        <w:rPr>
          <w:rFonts w:ascii="Times New Roman" w:hAnsi="Times New Roman" w:cs="Times New Roman" w:hint="eastAsia"/>
          <w:sz w:val="24"/>
          <w:szCs w:val="24"/>
        </w:rPr>
        <w:t>Y</w:t>
      </w:r>
      <w:r w:rsidR="00561FAF" w:rsidRPr="00747131">
        <w:rPr>
          <w:rFonts w:ascii="Times New Roman" w:hAnsi="Times New Roman" w:cs="Times New Roman"/>
          <w:sz w:val="24"/>
          <w:szCs w:val="24"/>
        </w:rPr>
        <w:t>OYO</w:t>
      </w:r>
      <w:r w:rsidR="00561FAF" w:rsidRPr="00747131">
        <w:rPr>
          <w:rFonts w:ascii="Times New Roman" w:hAnsi="Times New Roman" w:cs="Times New Roman" w:hint="eastAsia"/>
          <w:sz w:val="24"/>
          <w:szCs w:val="24"/>
        </w:rPr>
        <w:t>建议</w:t>
      </w:r>
      <w:r w:rsidR="00561FAF" w:rsidRPr="00747131">
        <w:rPr>
          <w:rFonts w:ascii="Times New Roman" w:hAnsi="Times New Roman" w:cs="Times New Roman" w:hint="eastAsia"/>
          <w:sz w:val="24"/>
          <w:szCs w:val="24"/>
        </w:rPr>
        <w:t>4</w:t>
      </w:r>
      <w:r w:rsidR="00561FAF" w:rsidRPr="00747131">
        <w:rPr>
          <w:rFonts w:ascii="Times New Roman" w:hAnsi="Times New Roman" w:cs="Times New Roman"/>
          <w:sz w:val="24"/>
          <w:szCs w:val="24"/>
        </w:rPr>
        <w:t>02</w:t>
      </w:r>
      <w:r w:rsidR="00561FAF" w:rsidRPr="00747131">
        <w:rPr>
          <w:rFonts w:ascii="Times New Roman" w:hAnsi="Times New Roman" w:cs="Times New Roman" w:hint="eastAsia"/>
          <w:sz w:val="24"/>
          <w:szCs w:val="24"/>
        </w:rPr>
        <w:t>可以包括</w:t>
      </w:r>
      <w:r w:rsidR="00561FAF" w:rsidRPr="00747131">
        <w:rPr>
          <w:rFonts w:ascii="Times New Roman" w:hAnsi="Times New Roman" w:cs="Times New Roman" w:hint="eastAsia"/>
          <w:sz w:val="24"/>
          <w:szCs w:val="24"/>
        </w:rPr>
        <w:t>A</w:t>
      </w:r>
      <w:r w:rsidR="00561FAF" w:rsidRPr="00747131">
        <w:rPr>
          <w:rFonts w:ascii="Times New Roman" w:hAnsi="Times New Roman" w:cs="Times New Roman"/>
          <w:sz w:val="24"/>
          <w:szCs w:val="24"/>
        </w:rPr>
        <w:t>A</w:t>
      </w:r>
      <w:r w:rsidR="00561FAF" w:rsidRPr="00747131">
        <w:rPr>
          <w:rFonts w:ascii="Times New Roman" w:hAnsi="Times New Roman" w:cs="Times New Roman" w:hint="eastAsia"/>
          <w:sz w:val="24"/>
          <w:szCs w:val="24"/>
        </w:rPr>
        <w:t>应用的图标</w:t>
      </w:r>
      <w:r w:rsidR="00561FAF" w:rsidRPr="00747131">
        <w:rPr>
          <w:rFonts w:ascii="Times New Roman" w:hAnsi="Times New Roman" w:cs="Times New Roman" w:hint="eastAsia"/>
          <w:sz w:val="24"/>
          <w:szCs w:val="24"/>
        </w:rPr>
        <w:t>4</w:t>
      </w:r>
      <w:r w:rsidR="00561FAF" w:rsidRPr="00747131">
        <w:rPr>
          <w:rFonts w:ascii="Times New Roman" w:hAnsi="Times New Roman" w:cs="Times New Roman"/>
          <w:sz w:val="24"/>
          <w:szCs w:val="24"/>
        </w:rPr>
        <w:t>03</w:t>
      </w:r>
      <w:r w:rsidR="00561FAF" w:rsidRPr="00747131">
        <w:rPr>
          <w:rFonts w:ascii="Times New Roman" w:hAnsi="Times New Roman" w:cs="Times New Roman" w:hint="eastAsia"/>
          <w:sz w:val="24"/>
          <w:szCs w:val="24"/>
        </w:rPr>
        <w:t>、</w:t>
      </w:r>
      <w:r w:rsidR="00561FAF" w:rsidRPr="00747131">
        <w:rPr>
          <w:rFonts w:ascii="Times New Roman" w:hAnsi="Times New Roman" w:cs="Times New Roman" w:hint="eastAsia"/>
          <w:sz w:val="24"/>
          <w:szCs w:val="24"/>
        </w:rPr>
        <w:t>B</w:t>
      </w:r>
      <w:r w:rsidR="00561FAF" w:rsidRPr="00747131">
        <w:rPr>
          <w:rFonts w:ascii="Times New Roman" w:hAnsi="Times New Roman" w:cs="Times New Roman"/>
          <w:sz w:val="24"/>
          <w:szCs w:val="24"/>
        </w:rPr>
        <w:t>B</w:t>
      </w:r>
      <w:r w:rsidR="00561FAF" w:rsidRPr="00747131">
        <w:rPr>
          <w:rFonts w:ascii="Times New Roman" w:hAnsi="Times New Roman" w:cs="Times New Roman" w:hint="eastAsia"/>
          <w:sz w:val="24"/>
          <w:szCs w:val="24"/>
        </w:rPr>
        <w:t>应用的图标、</w:t>
      </w:r>
      <w:r w:rsidR="00561FAF" w:rsidRPr="00747131">
        <w:rPr>
          <w:rFonts w:ascii="Times New Roman" w:hAnsi="Times New Roman" w:cs="Times New Roman" w:hint="eastAsia"/>
          <w:sz w:val="24"/>
          <w:szCs w:val="24"/>
        </w:rPr>
        <w:t>C</w:t>
      </w:r>
      <w:r w:rsidR="00561FAF" w:rsidRPr="00747131">
        <w:rPr>
          <w:rFonts w:ascii="Times New Roman" w:hAnsi="Times New Roman" w:cs="Times New Roman"/>
          <w:sz w:val="24"/>
          <w:szCs w:val="24"/>
        </w:rPr>
        <w:t>C</w:t>
      </w:r>
      <w:r w:rsidR="00561FAF" w:rsidRPr="00747131">
        <w:rPr>
          <w:rFonts w:ascii="Times New Roman" w:hAnsi="Times New Roman" w:cs="Times New Roman" w:hint="eastAsia"/>
          <w:sz w:val="24"/>
          <w:szCs w:val="24"/>
        </w:rPr>
        <w:t>应用的图标和</w:t>
      </w:r>
      <w:r w:rsidR="00561FAF" w:rsidRPr="00747131">
        <w:rPr>
          <w:rFonts w:ascii="Times New Roman" w:hAnsi="Times New Roman" w:cs="Times New Roman" w:hint="eastAsia"/>
          <w:sz w:val="24"/>
          <w:szCs w:val="24"/>
        </w:rPr>
        <w:t>D</w:t>
      </w:r>
      <w:r w:rsidR="00561FAF" w:rsidRPr="00747131">
        <w:rPr>
          <w:rFonts w:ascii="Times New Roman" w:hAnsi="Times New Roman" w:cs="Times New Roman"/>
          <w:sz w:val="24"/>
          <w:szCs w:val="24"/>
        </w:rPr>
        <w:t>D</w:t>
      </w:r>
      <w:r w:rsidR="00561FAF" w:rsidRPr="00747131">
        <w:rPr>
          <w:rFonts w:ascii="Times New Roman" w:hAnsi="Times New Roman" w:cs="Times New Roman" w:hint="eastAsia"/>
          <w:sz w:val="24"/>
          <w:szCs w:val="24"/>
        </w:rPr>
        <w:t>应用的图标。</w:t>
      </w:r>
      <w:r w:rsidR="00561FAF" w:rsidRPr="00747131">
        <w:rPr>
          <w:rFonts w:ascii="Times New Roman" w:hAnsi="Times New Roman" w:cs="Times New Roman" w:hint="eastAsia"/>
          <w:sz w:val="24"/>
          <w:szCs w:val="24"/>
        </w:rPr>
        <w:t>A</w:t>
      </w:r>
      <w:r w:rsidR="00561FAF" w:rsidRPr="00747131">
        <w:rPr>
          <w:rFonts w:ascii="Times New Roman" w:hAnsi="Times New Roman" w:cs="Times New Roman"/>
          <w:sz w:val="24"/>
          <w:szCs w:val="24"/>
        </w:rPr>
        <w:t>A</w:t>
      </w:r>
      <w:r w:rsidR="00561FAF" w:rsidRPr="00747131">
        <w:rPr>
          <w:rFonts w:ascii="Times New Roman" w:hAnsi="Times New Roman" w:cs="Times New Roman" w:hint="eastAsia"/>
          <w:sz w:val="24"/>
          <w:szCs w:val="24"/>
        </w:rPr>
        <w:t>应用可以是</w:t>
      </w:r>
      <w:proofErr w:type="gramStart"/>
      <w:r w:rsidR="00561FAF" w:rsidRPr="00747131">
        <w:rPr>
          <w:rFonts w:ascii="Times New Roman" w:hAnsi="Times New Roman" w:cs="Times New Roman" w:hint="eastAsia"/>
          <w:sz w:val="24"/>
          <w:szCs w:val="24"/>
        </w:rPr>
        <w:t>淘宝应用</w:t>
      </w:r>
      <w:proofErr w:type="gramEnd"/>
      <w:r w:rsidR="00561FAF" w:rsidRPr="00747131">
        <w:rPr>
          <w:rFonts w:ascii="Times New Roman" w:hAnsi="Times New Roman" w:cs="Times New Roman" w:hint="eastAsia"/>
          <w:sz w:val="24"/>
          <w:szCs w:val="24"/>
        </w:rPr>
        <w:t>或京东应用等购物应用。</w:t>
      </w:r>
      <w:r w:rsidR="00561FAF" w:rsidRPr="00747131">
        <w:rPr>
          <w:rFonts w:ascii="Times New Roman" w:hAnsi="Times New Roman" w:cs="Times New Roman" w:hint="eastAsia"/>
          <w:sz w:val="24"/>
          <w:szCs w:val="24"/>
        </w:rPr>
        <w:t>B</w:t>
      </w:r>
      <w:r w:rsidR="00561FAF" w:rsidRPr="00747131">
        <w:rPr>
          <w:rFonts w:ascii="Times New Roman" w:hAnsi="Times New Roman" w:cs="Times New Roman"/>
          <w:sz w:val="24"/>
          <w:szCs w:val="24"/>
        </w:rPr>
        <w:t>B</w:t>
      </w:r>
      <w:r w:rsidR="00561FAF" w:rsidRPr="00747131">
        <w:rPr>
          <w:rFonts w:ascii="Times New Roman" w:hAnsi="Times New Roman" w:cs="Times New Roman" w:hint="eastAsia"/>
          <w:sz w:val="24"/>
          <w:szCs w:val="24"/>
        </w:rPr>
        <w:t>应用可以是</w:t>
      </w:r>
      <w:r w:rsidR="00D15C24" w:rsidRPr="00747131">
        <w:rPr>
          <w:rFonts w:ascii="Times New Roman" w:hAnsi="Times New Roman" w:cs="Times New Roman" w:hint="eastAsia"/>
          <w:sz w:val="24"/>
          <w:szCs w:val="24"/>
        </w:rPr>
        <w:t>笔记应用。</w:t>
      </w:r>
      <w:r w:rsidR="00D15C24" w:rsidRPr="00747131">
        <w:rPr>
          <w:rFonts w:ascii="Times New Roman" w:hAnsi="Times New Roman" w:cs="Times New Roman" w:hint="eastAsia"/>
          <w:sz w:val="24"/>
          <w:szCs w:val="24"/>
        </w:rPr>
        <w:t>C</w:t>
      </w:r>
      <w:r w:rsidR="00D15C24" w:rsidRPr="00747131">
        <w:rPr>
          <w:rFonts w:ascii="Times New Roman" w:hAnsi="Times New Roman" w:cs="Times New Roman"/>
          <w:sz w:val="24"/>
          <w:szCs w:val="24"/>
        </w:rPr>
        <w:t>C</w:t>
      </w:r>
      <w:r w:rsidR="00D15C24" w:rsidRPr="00747131">
        <w:rPr>
          <w:rFonts w:ascii="Times New Roman" w:hAnsi="Times New Roman" w:cs="Times New Roman" w:hint="eastAsia"/>
          <w:sz w:val="24"/>
          <w:szCs w:val="24"/>
        </w:rPr>
        <w:t>应用可以是杀毒应用。</w:t>
      </w:r>
      <w:r w:rsidR="00D15C24" w:rsidRPr="00747131">
        <w:rPr>
          <w:rFonts w:ascii="Times New Roman" w:hAnsi="Times New Roman" w:cs="Times New Roman"/>
          <w:sz w:val="24"/>
          <w:szCs w:val="24"/>
        </w:rPr>
        <w:t>DD</w:t>
      </w:r>
      <w:r w:rsidR="00D15C24" w:rsidRPr="00747131">
        <w:rPr>
          <w:rFonts w:ascii="Times New Roman" w:hAnsi="Times New Roman" w:cs="Times New Roman" w:hint="eastAsia"/>
          <w:sz w:val="24"/>
          <w:szCs w:val="24"/>
        </w:rPr>
        <w:t>应用可以是防火墙应用或其他应用。</w:t>
      </w:r>
    </w:p>
    <w:p w14:paraId="3A493F63" w14:textId="137E2639" w:rsidR="00983D75" w:rsidRPr="00747131" w:rsidRDefault="00D15C24"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在</w:t>
      </w:r>
      <w:r w:rsidR="00320CE2" w:rsidRPr="00747131">
        <w:rPr>
          <w:rFonts w:ascii="Times New Roman" w:hAnsi="Times New Roman" w:cs="Times New Roman" w:hint="eastAsia"/>
          <w:sz w:val="24"/>
          <w:szCs w:val="24"/>
        </w:rPr>
        <w:t>终端设备</w:t>
      </w:r>
      <w:r w:rsidRPr="00747131">
        <w:rPr>
          <w:rFonts w:ascii="Times New Roman" w:hAnsi="Times New Roman" w:cs="Times New Roman" w:hint="eastAsia"/>
          <w:sz w:val="24"/>
          <w:szCs w:val="24"/>
        </w:rPr>
        <w:t>显示</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4A</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a</w:t>
      </w:r>
      <w:r w:rsidRPr="00747131">
        <w:rPr>
          <w:rFonts w:ascii="Times New Roman" w:hAnsi="Times New Roman" w:cs="Times New Roman" w:hint="eastAsia"/>
          <w:sz w:val="24"/>
          <w:szCs w:val="24"/>
        </w:rPr>
        <w:t>所示界面的情况下，</w:t>
      </w:r>
      <w:r w:rsidR="00834838" w:rsidRPr="00747131">
        <w:rPr>
          <w:rFonts w:ascii="Times New Roman" w:hAnsi="Times New Roman" w:cs="Times New Roman" w:hint="eastAsia"/>
          <w:sz w:val="24"/>
          <w:szCs w:val="24"/>
        </w:rPr>
        <w:t>用户可以通过语音或按键方式唤醒处于睡眠状态的</w:t>
      </w:r>
      <w:r w:rsidR="00834838" w:rsidRPr="00747131">
        <w:rPr>
          <w:rFonts w:ascii="Times New Roman" w:hAnsi="Times New Roman" w:cs="Times New Roman" w:hint="eastAsia"/>
          <w:sz w:val="24"/>
          <w:szCs w:val="24"/>
        </w:rPr>
        <w:t>Y</w:t>
      </w:r>
      <w:r w:rsidR="00834838" w:rsidRPr="00747131">
        <w:rPr>
          <w:rFonts w:ascii="Times New Roman" w:hAnsi="Times New Roman" w:cs="Times New Roman"/>
          <w:sz w:val="24"/>
          <w:szCs w:val="24"/>
        </w:rPr>
        <w:t>OYO</w:t>
      </w:r>
      <w:r w:rsidR="00834838" w:rsidRPr="00747131">
        <w:rPr>
          <w:rFonts w:ascii="Times New Roman" w:hAnsi="Times New Roman" w:cs="Times New Roman" w:hint="eastAsia"/>
          <w:sz w:val="24"/>
          <w:szCs w:val="24"/>
        </w:rPr>
        <w:t>助手。</w:t>
      </w:r>
      <w:r w:rsidR="00320CE2" w:rsidRPr="00747131">
        <w:rPr>
          <w:rFonts w:ascii="Times New Roman" w:hAnsi="Times New Roman" w:cs="Times New Roman" w:hint="eastAsia"/>
          <w:sz w:val="24"/>
          <w:szCs w:val="24"/>
        </w:rPr>
        <w:t>终端设备</w:t>
      </w:r>
      <w:r w:rsidRPr="00747131">
        <w:rPr>
          <w:rFonts w:ascii="Times New Roman" w:hAnsi="Times New Roman" w:cs="Times New Roman" w:hint="eastAsia"/>
          <w:sz w:val="24"/>
          <w:szCs w:val="24"/>
        </w:rPr>
        <w:t>可以显示</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4A</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b</w:t>
      </w:r>
      <w:r w:rsidRPr="00747131">
        <w:rPr>
          <w:rFonts w:ascii="Times New Roman" w:hAnsi="Times New Roman" w:cs="Times New Roman" w:hint="eastAsia"/>
          <w:sz w:val="24"/>
          <w:szCs w:val="24"/>
        </w:rPr>
        <w:t>所示界面。</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4A</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b</w:t>
      </w:r>
      <w:r w:rsidRPr="00747131">
        <w:rPr>
          <w:rFonts w:ascii="Times New Roman" w:hAnsi="Times New Roman" w:cs="Times New Roman" w:hint="eastAsia"/>
          <w:sz w:val="24"/>
          <w:szCs w:val="24"/>
        </w:rPr>
        <w:t>所示界面</w:t>
      </w:r>
      <w:r w:rsidR="0082349D" w:rsidRPr="00747131">
        <w:rPr>
          <w:rFonts w:ascii="Times New Roman" w:hAnsi="Times New Roman" w:cs="Times New Roman" w:hint="eastAsia"/>
          <w:sz w:val="24"/>
          <w:szCs w:val="24"/>
        </w:rPr>
        <w:t>与</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4A</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a</w:t>
      </w:r>
      <w:r w:rsidR="0082349D" w:rsidRPr="00747131">
        <w:rPr>
          <w:rFonts w:ascii="Times New Roman" w:hAnsi="Times New Roman" w:cs="Times New Roman" w:hint="eastAsia"/>
          <w:sz w:val="24"/>
          <w:szCs w:val="24"/>
        </w:rPr>
        <w:t>所示界面的区别在于：</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4A</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b</w:t>
      </w:r>
      <w:r w:rsidR="0082349D" w:rsidRPr="00747131">
        <w:rPr>
          <w:rFonts w:ascii="Times New Roman" w:hAnsi="Times New Roman" w:cs="Times New Roman" w:hint="eastAsia"/>
          <w:sz w:val="24"/>
          <w:szCs w:val="24"/>
        </w:rPr>
        <w:t>所示界面中状态栏位置</w:t>
      </w:r>
      <w:r w:rsidR="0082349D" w:rsidRPr="00747131">
        <w:rPr>
          <w:rFonts w:ascii="Times New Roman" w:hAnsi="Times New Roman" w:cs="Times New Roman" w:hint="eastAsia"/>
          <w:sz w:val="24"/>
          <w:szCs w:val="24"/>
        </w:rPr>
        <w:t>4</w:t>
      </w:r>
      <w:r w:rsidR="0082349D" w:rsidRPr="00747131">
        <w:rPr>
          <w:rFonts w:ascii="Times New Roman" w:hAnsi="Times New Roman" w:cs="Times New Roman"/>
          <w:sz w:val="24"/>
          <w:szCs w:val="24"/>
        </w:rPr>
        <w:t>04</w:t>
      </w:r>
      <w:r w:rsidR="0082349D" w:rsidRPr="00747131">
        <w:rPr>
          <w:rFonts w:ascii="Times New Roman" w:hAnsi="Times New Roman" w:cs="Times New Roman" w:hint="eastAsia"/>
          <w:sz w:val="24"/>
          <w:szCs w:val="24"/>
        </w:rPr>
        <w:t>处</w:t>
      </w:r>
      <w:r w:rsidR="0082349D" w:rsidRPr="00747131">
        <w:rPr>
          <w:rFonts w:ascii="Times New Roman" w:hAnsi="Times New Roman" w:cs="Times New Roman" w:hint="eastAsia"/>
          <w:sz w:val="24"/>
          <w:szCs w:val="24"/>
        </w:rPr>
        <w:lastRenderedPageBreak/>
        <w:t>显示的内容包括时间（如</w:t>
      </w:r>
      <w:r w:rsidR="0082349D" w:rsidRPr="00747131">
        <w:rPr>
          <w:rFonts w:ascii="Times New Roman" w:hAnsi="Times New Roman" w:cs="Times New Roman" w:hint="eastAsia"/>
          <w:sz w:val="24"/>
          <w:szCs w:val="24"/>
        </w:rPr>
        <w:t>1</w:t>
      </w:r>
      <w:r w:rsidR="0082349D" w:rsidRPr="00747131">
        <w:rPr>
          <w:rFonts w:ascii="Times New Roman" w:hAnsi="Times New Roman" w:cs="Times New Roman"/>
          <w:sz w:val="24"/>
          <w:szCs w:val="24"/>
        </w:rPr>
        <w:t>0</w:t>
      </w:r>
      <w:r w:rsidR="0082349D" w:rsidRPr="00747131">
        <w:rPr>
          <w:rFonts w:ascii="Times New Roman" w:hAnsi="Times New Roman" w:cs="Times New Roman" w:hint="eastAsia"/>
          <w:sz w:val="24"/>
          <w:szCs w:val="24"/>
        </w:rPr>
        <w:t>:</w:t>
      </w:r>
      <w:r w:rsidR="0082349D" w:rsidRPr="00747131">
        <w:rPr>
          <w:rFonts w:ascii="Times New Roman" w:hAnsi="Times New Roman" w:cs="Times New Roman"/>
          <w:sz w:val="24"/>
          <w:szCs w:val="24"/>
        </w:rPr>
        <w:t>03</w:t>
      </w:r>
      <w:r w:rsidR="0082349D" w:rsidRPr="00747131">
        <w:rPr>
          <w:rFonts w:ascii="Times New Roman" w:hAnsi="Times New Roman" w:cs="Times New Roman" w:hint="eastAsia"/>
          <w:sz w:val="24"/>
          <w:szCs w:val="24"/>
        </w:rPr>
        <w:t>）和表示语音的标识</w:t>
      </w:r>
      <w:r w:rsidR="0082349D" w:rsidRPr="00747131">
        <w:rPr>
          <w:rFonts w:ascii="Times New Roman" w:hAnsi="Times New Roman" w:cs="Times New Roman" w:hint="eastAsia"/>
          <w:sz w:val="24"/>
          <w:szCs w:val="24"/>
        </w:rPr>
        <w:t>4</w:t>
      </w:r>
      <w:r w:rsidR="0082349D" w:rsidRPr="00747131">
        <w:rPr>
          <w:rFonts w:ascii="Times New Roman" w:hAnsi="Times New Roman" w:cs="Times New Roman"/>
          <w:sz w:val="24"/>
          <w:szCs w:val="24"/>
        </w:rPr>
        <w:t>06</w:t>
      </w:r>
      <w:r w:rsidR="00A93D00" w:rsidRPr="00747131">
        <w:rPr>
          <w:rFonts w:ascii="Times New Roman" w:hAnsi="Times New Roman" w:cs="Times New Roman" w:hint="eastAsia"/>
          <w:sz w:val="24"/>
          <w:szCs w:val="24"/>
        </w:rPr>
        <w:t>，</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4A</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b</w:t>
      </w:r>
      <w:r w:rsidR="00A93D00" w:rsidRPr="00747131">
        <w:rPr>
          <w:rFonts w:ascii="Times New Roman" w:hAnsi="Times New Roman" w:cs="Times New Roman" w:hint="eastAsia"/>
          <w:sz w:val="24"/>
          <w:szCs w:val="24"/>
        </w:rPr>
        <w:t>所示界面的边缘</w:t>
      </w:r>
      <w:r w:rsidR="00A93D00" w:rsidRPr="00747131">
        <w:rPr>
          <w:rFonts w:ascii="Times New Roman" w:hAnsi="Times New Roman" w:cs="Times New Roman" w:hint="eastAsia"/>
          <w:sz w:val="24"/>
          <w:szCs w:val="24"/>
        </w:rPr>
        <w:t>4</w:t>
      </w:r>
      <w:r w:rsidR="00A93D00" w:rsidRPr="00747131">
        <w:rPr>
          <w:rFonts w:ascii="Times New Roman" w:hAnsi="Times New Roman" w:cs="Times New Roman"/>
          <w:sz w:val="24"/>
          <w:szCs w:val="24"/>
        </w:rPr>
        <w:t>05</w:t>
      </w:r>
      <w:r w:rsidR="00A93D00" w:rsidRPr="00747131">
        <w:rPr>
          <w:rFonts w:ascii="Times New Roman" w:hAnsi="Times New Roman" w:cs="Times New Roman" w:hint="eastAsia"/>
          <w:sz w:val="24"/>
          <w:szCs w:val="24"/>
        </w:rPr>
        <w:t>处有</w:t>
      </w:r>
      <w:r w:rsidR="00812B71" w:rsidRPr="00747131">
        <w:rPr>
          <w:rFonts w:ascii="Times New Roman" w:hAnsi="Times New Roman" w:cs="Times New Roman" w:hint="eastAsia"/>
          <w:sz w:val="24"/>
          <w:szCs w:val="24"/>
        </w:rPr>
        <w:t>颜色变换的动效</w:t>
      </w:r>
      <w:r w:rsidR="00A93D00" w:rsidRPr="00747131">
        <w:rPr>
          <w:rFonts w:ascii="Times New Roman" w:hAnsi="Times New Roman" w:cs="Times New Roman" w:hint="eastAsia"/>
          <w:sz w:val="24"/>
          <w:szCs w:val="24"/>
        </w:rPr>
        <w:t>，</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4A</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b</w:t>
      </w:r>
      <w:r w:rsidR="00A93D00" w:rsidRPr="00747131">
        <w:rPr>
          <w:rFonts w:ascii="Times New Roman" w:hAnsi="Times New Roman" w:cs="Times New Roman" w:hint="eastAsia"/>
          <w:sz w:val="24"/>
          <w:szCs w:val="24"/>
        </w:rPr>
        <w:t>所示界面还包括提示框</w:t>
      </w:r>
      <w:r w:rsidR="00A93D00" w:rsidRPr="00747131">
        <w:rPr>
          <w:rFonts w:ascii="Times New Roman" w:hAnsi="Times New Roman" w:cs="Times New Roman" w:hint="eastAsia"/>
          <w:sz w:val="24"/>
          <w:szCs w:val="24"/>
        </w:rPr>
        <w:t>4</w:t>
      </w:r>
      <w:r w:rsidR="00A93D00" w:rsidRPr="00747131">
        <w:rPr>
          <w:rFonts w:ascii="Times New Roman" w:hAnsi="Times New Roman" w:cs="Times New Roman"/>
          <w:sz w:val="24"/>
          <w:szCs w:val="24"/>
        </w:rPr>
        <w:t>07</w:t>
      </w:r>
      <w:r w:rsidR="00A93D00" w:rsidRPr="00747131">
        <w:rPr>
          <w:rFonts w:ascii="Times New Roman" w:hAnsi="Times New Roman" w:cs="Times New Roman" w:hint="eastAsia"/>
          <w:sz w:val="24"/>
          <w:szCs w:val="24"/>
        </w:rPr>
        <w:t>，提示框</w:t>
      </w:r>
      <w:r w:rsidR="00A93D00" w:rsidRPr="00747131">
        <w:rPr>
          <w:rFonts w:ascii="Times New Roman" w:hAnsi="Times New Roman" w:cs="Times New Roman" w:hint="eastAsia"/>
          <w:sz w:val="24"/>
          <w:szCs w:val="24"/>
        </w:rPr>
        <w:t>4</w:t>
      </w:r>
      <w:r w:rsidR="00A93D00" w:rsidRPr="00747131">
        <w:rPr>
          <w:rFonts w:ascii="Times New Roman" w:hAnsi="Times New Roman" w:cs="Times New Roman"/>
          <w:sz w:val="24"/>
          <w:szCs w:val="24"/>
        </w:rPr>
        <w:t>07</w:t>
      </w:r>
      <w:r w:rsidR="00A93D00" w:rsidRPr="00747131">
        <w:rPr>
          <w:rFonts w:ascii="Times New Roman" w:hAnsi="Times New Roman" w:cs="Times New Roman" w:hint="eastAsia"/>
          <w:sz w:val="24"/>
          <w:szCs w:val="24"/>
        </w:rPr>
        <w:t>可以包括表示添加的控件</w:t>
      </w:r>
      <w:r w:rsidR="00A93D00" w:rsidRPr="00747131">
        <w:rPr>
          <w:rFonts w:ascii="Times New Roman" w:hAnsi="Times New Roman" w:cs="Times New Roman" w:hint="eastAsia"/>
          <w:sz w:val="24"/>
          <w:szCs w:val="24"/>
        </w:rPr>
        <w:t>4</w:t>
      </w:r>
      <w:r w:rsidR="00A93D00" w:rsidRPr="00747131">
        <w:rPr>
          <w:rFonts w:ascii="Times New Roman" w:hAnsi="Times New Roman" w:cs="Times New Roman"/>
          <w:sz w:val="24"/>
          <w:szCs w:val="24"/>
        </w:rPr>
        <w:t>08</w:t>
      </w:r>
      <w:r w:rsidR="00A93D00" w:rsidRPr="00747131">
        <w:rPr>
          <w:rFonts w:ascii="Times New Roman" w:hAnsi="Times New Roman" w:cs="Times New Roman" w:hint="eastAsia"/>
          <w:sz w:val="24"/>
          <w:szCs w:val="24"/>
        </w:rPr>
        <w:t>、提示文字、表示正在语音输入的标识</w:t>
      </w:r>
      <w:r w:rsidR="00A93D00" w:rsidRPr="00747131">
        <w:rPr>
          <w:rFonts w:ascii="Times New Roman" w:hAnsi="Times New Roman" w:cs="Times New Roman" w:hint="eastAsia"/>
          <w:sz w:val="24"/>
          <w:szCs w:val="24"/>
        </w:rPr>
        <w:t>4</w:t>
      </w:r>
      <w:r w:rsidR="00A93D00" w:rsidRPr="00747131">
        <w:rPr>
          <w:rFonts w:ascii="Times New Roman" w:hAnsi="Times New Roman" w:cs="Times New Roman"/>
          <w:sz w:val="24"/>
          <w:szCs w:val="24"/>
        </w:rPr>
        <w:t>09</w:t>
      </w:r>
      <w:r w:rsidR="00A93D00" w:rsidRPr="00747131">
        <w:rPr>
          <w:rFonts w:ascii="Times New Roman" w:hAnsi="Times New Roman" w:cs="Times New Roman" w:hint="eastAsia"/>
          <w:sz w:val="24"/>
          <w:szCs w:val="24"/>
        </w:rPr>
        <w:t>和</w:t>
      </w:r>
      <w:commentRangeStart w:id="25"/>
      <w:r w:rsidR="00A93D00" w:rsidRPr="00747131">
        <w:rPr>
          <w:rFonts w:ascii="Times New Roman" w:hAnsi="Times New Roman" w:cs="Times New Roman" w:hint="eastAsia"/>
          <w:sz w:val="24"/>
          <w:szCs w:val="24"/>
        </w:rPr>
        <w:t>表示拍照输入的</w:t>
      </w:r>
      <w:r w:rsidR="004B475C" w:rsidRPr="00747131">
        <w:rPr>
          <w:rFonts w:ascii="Times New Roman" w:hAnsi="Times New Roman" w:cs="Times New Roman" w:hint="eastAsia"/>
          <w:sz w:val="24"/>
          <w:szCs w:val="24"/>
        </w:rPr>
        <w:t>控件</w:t>
      </w:r>
      <w:r w:rsidR="00A93D00" w:rsidRPr="00747131">
        <w:rPr>
          <w:rFonts w:ascii="Times New Roman" w:hAnsi="Times New Roman" w:cs="Times New Roman" w:hint="eastAsia"/>
          <w:sz w:val="24"/>
          <w:szCs w:val="24"/>
        </w:rPr>
        <w:t>4</w:t>
      </w:r>
      <w:r w:rsidR="00A93D00" w:rsidRPr="00747131">
        <w:rPr>
          <w:rFonts w:ascii="Times New Roman" w:hAnsi="Times New Roman" w:cs="Times New Roman"/>
          <w:sz w:val="24"/>
          <w:szCs w:val="24"/>
        </w:rPr>
        <w:t>10</w:t>
      </w:r>
      <w:commentRangeEnd w:id="25"/>
      <w:r w:rsidR="00A93D00" w:rsidRPr="00747131">
        <w:rPr>
          <w:rStyle w:val="af1"/>
        </w:rPr>
        <w:commentReference w:id="25"/>
      </w:r>
      <w:r w:rsidR="00A93D00" w:rsidRPr="00747131">
        <w:rPr>
          <w:rFonts w:ascii="Times New Roman" w:hAnsi="Times New Roman" w:cs="Times New Roman" w:hint="eastAsia"/>
          <w:sz w:val="24"/>
          <w:szCs w:val="24"/>
        </w:rPr>
        <w:t>。提示框</w:t>
      </w:r>
      <w:r w:rsidR="00A93D00" w:rsidRPr="00747131">
        <w:rPr>
          <w:rFonts w:ascii="Times New Roman" w:hAnsi="Times New Roman" w:cs="Times New Roman" w:hint="eastAsia"/>
          <w:sz w:val="24"/>
          <w:szCs w:val="24"/>
        </w:rPr>
        <w:t>4</w:t>
      </w:r>
      <w:r w:rsidR="00A93D00" w:rsidRPr="00747131">
        <w:rPr>
          <w:rFonts w:ascii="Times New Roman" w:hAnsi="Times New Roman" w:cs="Times New Roman"/>
          <w:sz w:val="24"/>
          <w:szCs w:val="24"/>
        </w:rPr>
        <w:t>07</w:t>
      </w:r>
      <w:r w:rsidR="00A93D00" w:rsidRPr="00747131">
        <w:rPr>
          <w:rFonts w:ascii="Times New Roman" w:hAnsi="Times New Roman" w:cs="Times New Roman" w:hint="eastAsia"/>
          <w:sz w:val="24"/>
          <w:szCs w:val="24"/>
        </w:rPr>
        <w:t>可以位于电话应用</w:t>
      </w:r>
      <w:r w:rsidR="004B475C" w:rsidRPr="00747131">
        <w:rPr>
          <w:rFonts w:ascii="Times New Roman" w:hAnsi="Times New Roman" w:cs="Times New Roman" w:hint="eastAsia"/>
          <w:sz w:val="24"/>
          <w:szCs w:val="24"/>
        </w:rPr>
        <w:t>的</w:t>
      </w:r>
      <w:r w:rsidR="00A93D00" w:rsidRPr="00747131">
        <w:rPr>
          <w:rFonts w:ascii="Times New Roman" w:hAnsi="Times New Roman" w:cs="Times New Roman" w:hint="eastAsia"/>
          <w:sz w:val="24"/>
          <w:szCs w:val="24"/>
        </w:rPr>
        <w:t>图标</w:t>
      </w:r>
      <w:r w:rsidR="004B475C" w:rsidRPr="00747131">
        <w:rPr>
          <w:rFonts w:ascii="Times New Roman" w:hAnsi="Times New Roman" w:cs="Times New Roman" w:hint="eastAsia"/>
          <w:sz w:val="24"/>
          <w:szCs w:val="24"/>
        </w:rPr>
        <w:t>所在层</w:t>
      </w:r>
      <w:r w:rsidR="00A93D00" w:rsidRPr="00747131">
        <w:rPr>
          <w:rFonts w:ascii="Times New Roman" w:hAnsi="Times New Roman" w:cs="Times New Roman" w:hint="eastAsia"/>
          <w:sz w:val="24"/>
          <w:szCs w:val="24"/>
        </w:rPr>
        <w:t>的上层。提示文字可以用于提示</w:t>
      </w:r>
      <w:r w:rsidR="00A93D00" w:rsidRPr="00747131">
        <w:rPr>
          <w:rFonts w:ascii="Times New Roman" w:hAnsi="Times New Roman" w:cs="Times New Roman" w:hint="eastAsia"/>
          <w:sz w:val="24"/>
          <w:szCs w:val="24"/>
        </w:rPr>
        <w:t>Y</w:t>
      </w:r>
      <w:r w:rsidR="00A93D00" w:rsidRPr="00747131">
        <w:rPr>
          <w:rFonts w:ascii="Times New Roman" w:hAnsi="Times New Roman" w:cs="Times New Roman"/>
          <w:sz w:val="24"/>
          <w:szCs w:val="24"/>
        </w:rPr>
        <w:t>OYO</w:t>
      </w:r>
      <w:r w:rsidR="00A93D00" w:rsidRPr="00747131">
        <w:rPr>
          <w:rFonts w:ascii="Times New Roman" w:hAnsi="Times New Roman" w:cs="Times New Roman" w:hint="eastAsia"/>
          <w:sz w:val="24"/>
          <w:szCs w:val="24"/>
        </w:rPr>
        <w:t>助手正在接收用户的语音输入。提示文字，例如“我在听，请说</w:t>
      </w:r>
      <w:r w:rsidR="00A93D00" w:rsidRPr="00747131">
        <w:rPr>
          <w:rFonts w:ascii="Times New Roman" w:hAnsi="Times New Roman" w:cs="Times New Roman"/>
          <w:sz w:val="24"/>
          <w:szCs w:val="24"/>
        </w:rPr>
        <w:t>…</w:t>
      </w:r>
      <w:r w:rsidR="00A93D00" w:rsidRPr="00747131">
        <w:rPr>
          <w:rFonts w:ascii="Times New Roman" w:hAnsi="Times New Roman" w:cs="Times New Roman" w:hint="eastAsia"/>
          <w:sz w:val="24"/>
          <w:szCs w:val="24"/>
        </w:rPr>
        <w:t>”。</w:t>
      </w:r>
      <w:r w:rsidR="005E482F" w:rsidRPr="00747131">
        <w:rPr>
          <w:rFonts w:ascii="Times New Roman" w:hAnsi="Times New Roman" w:cs="Times New Roman" w:hint="eastAsia"/>
          <w:sz w:val="24"/>
          <w:szCs w:val="24"/>
        </w:rPr>
        <w:t>有</w:t>
      </w:r>
      <w:r w:rsidR="00812B71" w:rsidRPr="00747131">
        <w:rPr>
          <w:rFonts w:ascii="Times New Roman" w:hAnsi="Times New Roman" w:cs="Times New Roman" w:hint="eastAsia"/>
          <w:sz w:val="24"/>
          <w:szCs w:val="24"/>
        </w:rPr>
        <w:t>颜色变换的动效</w:t>
      </w:r>
      <w:r w:rsidR="005E482F" w:rsidRPr="00747131">
        <w:rPr>
          <w:rFonts w:ascii="Times New Roman" w:hAnsi="Times New Roman" w:cs="Times New Roman" w:hint="eastAsia"/>
          <w:sz w:val="24"/>
          <w:szCs w:val="24"/>
        </w:rPr>
        <w:t>的边缘</w:t>
      </w:r>
      <w:r w:rsidR="005E482F" w:rsidRPr="00747131">
        <w:rPr>
          <w:rFonts w:ascii="Times New Roman" w:hAnsi="Times New Roman" w:cs="Times New Roman" w:hint="eastAsia"/>
          <w:sz w:val="24"/>
          <w:szCs w:val="24"/>
        </w:rPr>
        <w:t>4</w:t>
      </w:r>
      <w:r w:rsidR="005E482F" w:rsidRPr="00747131">
        <w:rPr>
          <w:rFonts w:ascii="Times New Roman" w:hAnsi="Times New Roman" w:cs="Times New Roman"/>
          <w:sz w:val="24"/>
          <w:szCs w:val="24"/>
        </w:rPr>
        <w:t>05</w:t>
      </w:r>
      <w:r w:rsidR="005E482F" w:rsidRPr="00747131">
        <w:rPr>
          <w:rFonts w:ascii="Times New Roman" w:hAnsi="Times New Roman" w:cs="Times New Roman" w:hint="eastAsia"/>
          <w:sz w:val="24"/>
          <w:szCs w:val="24"/>
        </w:rPr>
        <w:t>可以用于提示</w:t>
      </w:r>
      <w:r w:rsidR="005E482F" w:rsidRPr="00747131">
        <w:rPr>
          <w:rFonts w:ascii="Times New Roman" w:hAnsi="Times New Roman" w:cs="Times New Roman" w:hint="eastAsia"/>
          <w:sz w:val="24"/>
          <w:szCs w:val="24"/>
        </w:rPr>
        <w:t>Y</w:t>
      </w:r>
      <w:r w:rsidR="005E482F" w:rsidRPr="00747131">
        <w:rPr>
          <w:rFonts w:ascii="Times New Roman" w:hAnsi="Times New Roman" w:cs="Times New Roman"/>
          <w:sz w:val="24"/>
          <w:szCs w:val="24"/>
        </w:rPr>
        <w:t>OYO</w:t>
      </w:r>
      <w:r w:rsidR="005E482F" w:rsidRPr="00747131">
        <w:rPr>
          <w:rFonts w:ascii="Times New Roman" w:hAnsi="Times New Roman" w:cs="Times New Roman" w:hint="eastAsia"/>
          <w:sz w:val="24"/>
          <w:szCs w:val="24"/>
        </w:rPr>
        <w:t>助手已唤醒。</w:t>
      </w:r>
    </w:p>
    <w:p w14:paraId="738FBF52" w14:textId="46BCF626" w:rsidR="001E2CF6" w:rsidRPr="00747131" w:rsidRDefault="00FB6813"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在</w:t>
      </w:r>
      <w:r w:rsidR="00320CE2" w:rsidRPr="00747131">
        <w:rPr>
          <w:rFonts w:ascii="Times New Roman" w:hAnsi="Times New Roman" w:cs="Times New Roman" w:hint="eastAsia"/>
          <w:sz w:val="24"/>
          <w:szCs w:val="24"/>
        </w:rPr>
        <w:t>终端设备</w:t>
      </w:r>
      <w:r w:rsidRPr="00747131">
        <w:rPr>
          <w:rFonts w:ascii="Times New Roman" w:hAnsi="Times New Roman" w:cs="Times New Roman" w:hint="eastAsia"/>
          <w:sz w:val="24"/>
          <w:szCs w:val="24"/>
        </w:rPr>
        <w:t>显示</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4A</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b</w:t>
      </w:r>
      <w:r w:rsidRPr="00747131">
        <w:rPr>
          <w:rFonts w:ascii="Times New Roman" w:hAnsi="Times New Roman" w:cs="Times New Roman" w:hint="eastAsia"/>
          <w:sz w:val="24"/>
          <w:szCs w:val="24"/>
        </w:rPr>
        <w:t>所示界面的情况下，用户可以通过语音输入用户请求。</w:t>
      </w:r>
      <w:r w:rsidR="00320CE2" w:rsidRPr="00747131">
        <w:rPr>
          <w:rFonts w:ascii="Times New Roman" w:hAnsi="Times New Roman" w:cs="Times New Roman" w:hint="eastAsia"/>
          <w:sz w:val="24"/>
          <w:szCs w:val="24"/>
        </w:rPr>
        <w:t>终端设备</w:t>
      </w:r>
      <w:r w:rsidRPr="00747131">
        <w:rPr>
          <w:rFonts w:ascii="Times New Roman" w:hAnsi="Times New Roman" w:cs="Times New Roman" w:hint="eastAsia"/>
          <w:sz w:val="24"/>
          <w:szCs w:val="24"/>
        </w:rPr>
        <w:t>可以显示</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4B</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a</w:t>
      </w:r>
      <w:r w:rsidRPr="00747131">
        <w:rPr>
          <w:rFonts w:ascii="Times New Roman" w:hAnsi="Times New Roman" w:cs="Times New Roman" w:hint="eastAsia"/>
          <w:sz w:val="24"/>
          <w:szCs w:val="24"/>
        </w:rPr>
        <w:t>所示界面。</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4B</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a</w:t>
      </w:r>
      <w:r w:rsidRPr="00747131">
        <w:rPr>
          <w:rFonts w:ascii="Times New Roman" w:hAnsi="Times New Roman" w:cs="Times New Roman" w:hint="eastAsia"/>
          <w:sz w:val="24"/>
          <w:szCs w:val="24"/>
        </w:rPr>
        <w:t>所示界面与</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4A</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b</w:t>
      </w:r>
      <w:r w:rsidRPr="00747131">
        <w:rPr>
          <w:rFonts w:ascii="Times New Roman" w:hAnsi="Times New Roman" w:cs="Times New Roman" w:hint="eastAsia"/>
          <w:sz w:val="24"/>
          <w:szCs w:val="24"/>
        </w:rPr>
        <w:t>所示界面的区别在于：</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4B</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a</w:t>
      </w:r>
      <w:r w:rsidRPr="00747131">
        <w:rPr>
          <w:rFonts w:ascii="Times New Roman" w:hAnsi="Times New Roman" w:cs="Times New Roman" w:hint="eastAsia"/>
          <w:sz w:val="24"/>
          <w:szCs w:val="24"/>
        </w:rPr>
        <w:t>所示界面的状态栏位置处显示的内容与</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4A</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a</w:t>
      </w:r>
      <w:r w:rsidRPr="00747131">
        <w:rPr>
          <w:rFonts w:ascii="Times New Roman" w:hAnsi="Times New Roman" w:cs="Times New Roman" w:hint="eastAsia"/>
          <w:sz w:val="24"/>
          <w:szCs w:val="24"/>
        </w:rPr>
        <w:t>所示界面的状态栏内容相同，</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4B</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a</w:t>
      </w:r>
      <w:r w:rsidRPr="00747131">
        <w:rPr>
          <w:rFonts w:ascii="Times New Roman" w:hAnsi="Times New Roman" w:cs="Times New Roman" w:hint="eastAsia"/>
          <w:sz w:val="24"/>
          <w:szCs w:val="24"/>
        </w:rPr>
        <w:t>所示界面中提示框</w:t>
      </w:r>
      <w:r w:rsidRPr="00747131">
        <w:rPr>
          <w:rFonts w:ascii="Times New Roman" w:hAnsi="Times New Roman" w:cs="Times New Roman" w:hint="eastAsia"/>
          <w:sz w:val="24"/>
          <w:szCs w:val="24"/>
        </w:rPr>
        <w:t>4</w:t>
      </w:r>
      <w:r w:rsidRPr="00747131">
        <w:rPr>
          <w:rFonts w:ascii="Times New Roman" w:hAnsi="Times New Roman" w:cs="Times New Roman"/>
          <w:sz w:val="24"/>
          <w:szCs w:val="24"/>
        </w:rPr>
        <w:t>07</w:t>
      </w:r>
      <w:r w:rsidRPr="00747131">
        <w:rPr>
          <w:rFonts w:ascii="Times New Roman" w:hAnsi="Times New Roman" w:cs="Times New Roman" w:hint="eastAsia"/>
          <w:sz w:val="24"/>
          <w:szCs w:val="24"/>
        </w:rPr>
        <w:t>的提示文字可以为用户实时输入的用户请求，例如“帮我在</w:t>
      </w:r>
      <w:r w:rsidRPr="00747131">
        <w:rPr>
          <w:rFonts w:ascii="Times New Roman" w:hAnsi="Times New Roman" w:cs="Times New Roman"/>
          <w:sz w:val="24"/>
          <w:szCs w:val="24"/>
        </w:rPr>
        <w:t>AA</w:t>
      </w:r>
      <w:r w:rsidRPr="00747131">
        <w:rPr>
          <w:rFonts w:ascii="Times New Roman" w:hAnsi="Times New Roman" w:cs="Times New Roman" w:hint="eastAsia"/>
          <w:sz w:val="24"/>
          <w:szCs w:val="24"/>
        </w:rPr>
        <w:t>的购物车里”。</w:t>
      </w:r>
    </w:p>
    <w:p w14:paraId="611C027A" w14:textId="4A74DF46" w:rsidR="00B703A2" w:rsidRPr="00747131" w:rsidRDefault="00C52A6A"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在用户完成用户请求的输入的情况下，</w:t>
      </w:r>
      <w:r w:rsidR="00320CE2" w:rsidRPr="00747131">
        <w:rPr>
          <w:rFonts w:ascii="Times New Roman" w:hAnsi="Times New Roman" w:cs="Times New Roman" w:hint="eastAsia"/>
          <w:sz w:val="24"/>
          <w:szCs w:val="24"/>
        </w:rPr>
        <w:t>终端设备</w:t>
      </w:r>
      <w:r w:rsidRPr="00747131">
        <w:rPr>
          <w:rFonts w:ascii="Times New Roman" w:hAnsi="Times New Roman" w:cs="Times New Roman" w:hint="eastAsia"/>
          <w:sz w:val="24"/>
          <w:szCs w:val="24"/>
        </w:rPr>
        <w:t>可以显示</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4B</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b</w:t>
      </w:r>
      <w:r w:rsidR="00BF7265" w:rsidRPr="00747131">
        <w:rPr>
          <w:rFonts w:ascii="Times New Roman" w:hAnsi="Times New Roman" w:cs="Times New Roman" w:hint="eastAsia"/>
          <w:sz w:val="24"/>
          <w:szCs w:val="24"/>
        </w:rPr>
        <w:t>所示界面。</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4B</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b</w:t>
      </w:r>
      <w:r w:rsidR="00BF7265" w:rsidRPr="00747131">
        <w:rPr>
          <w:rFonts w:ascii="Times New Roman" w:hAnsi="Times New Roman" w:cs="Times New Roman" w:hint="eastAsia"/>
          <w:sz w:val="24"/>
          <w:szCs w:val="24"/>
        </w:rPr>
        <w:t>所示界面与</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4B</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a</w:t>
      </w:r>
      <w:r w:rsidR="00BF7265" w:rsidRPr="00747131">
        <w:rPr>
          <w:rFonts w:ascii="Times New Roman" w:hAnsi="Times New Roman" w:cs="Times New Roman" w:hint="eastAsia"/>
          <w:sz w:val="24"/>
          <w:szCs w:val="24"/>
        </w:rPr>
        <w:t>所示界面的区别在于：</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4B</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b</w:t>
      </w:r>
      <w:r w:rsidR="00BF7265" w:rsidRPr="00747131">
        <w:rPr>
          <w:rFonts w:ascii="Times New Roman" w:hAnsi="Times New Roman" w:cs="Times New Roman" w:hint="eastAsia"/>
          <w:sz w:val="24"/>
          <w:szCs w:val="24"/>
        </w:rPr>
        <w:t>所示界面不包括提示框</w:t>
      </w:r>
      <w:r w:rsidR="00BF7265" w:rsidRPr="00747131">
        <w:rPr>
          <w:rFonts w:ascii="Times New Roman" w:hAnsi="Times New Roman" w:cs="Times New Roman" w:hint="eastAsia"/>
          <w:sz w:val="24"/>
          <w:szCs w:val="24"/>
        </w:rPr>
        <w:t>4</w:t>
      </w:r>
      <w:r w:rsidR="00BF7265" w:rsidRPr="00747131">
        <w:rPr>
          <w:rFonts w:ascii="Times New Roman" w:hAnsi="Times New Roman" w:cs="Times New Roman"/>
          <w:sz w:val="24"/>
          <w:szCs w:val="24"/>
        </w:rPr>
        <w:t>07</w:t>
      </w:r>
      <w:r w:rsidR="00BF7265" w:rsidRPr="00747131">
        <w:rPr>
          <w:rFonts w:ascii="Times New Roman" w:hAnsi="Times New Roman" w:cs="Times New Roman" w:hint="eastAsia"/>
          <w:sz w:val="24"/>
          <w:szCs w:val="24"/>
        </w:rPr>
        <w:t>，</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4B</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b</w:t>
      </w:r>
      <w:r w:rsidR="00BF7265" w:rsidRPr="00747131">
        <w:rPr>
          <w:rFonts w:ascii="Times New Roman" w:hAnsi="Times New Roman" w:cs="Times New Roman" w:hint="eastAsia"/>
          <w:sz w:val="24"/>
          <w:szCs w:val="24"/>
        </w:rPr>
        <w:t>所示界面还包括对话框</w:t>
      </w:r>
      <w:r w:rsidR="00BF7265" w:rsidRPr="00747131">
        <w:rPr>
          <w:rFonts w:ascii="Times New Roman" w:hAnsi="Times New Roman" w:cs="Times New Roman" w:hint="eastAsia"/>
          <w:sz w:val="24"/>
          <w:szCs w:val="24"/>
        </w:rPr>
        <w:t>4</w:t>
      </w:r>
      <w:r w:rsidR="00BF7265" w:rsidRPr="00747131">
        <w:rPr>
          <w:rFonts w:ascii="Times New Roman" w:hAnsi="Times New Roman" w:cs="Times New Roman"/>
          <w:sz w:val="24"/>
          <w:szCs w:val="24"/>
        </w:rPr>
        <w:t>11</w:t>
      </w:r>
      <w:r w:rsidR="00BF7265" w:rsidRPr="00747131">
        <w:rPr>
          <w:rFonts w:ascii="Times New Roman" w:hAnsi="Times New Roman" w:cs="Times New Roman" w:hint="eastAsia"/>
          <w:sz w:val="24"/>
          <w:szCs w:val="24"/>
        </w:rPr>
        <w:t>、表示停止生成的控件</w:t>
      </w:r>
      <w:r w:rsidR="00BF7265" w:rsidRPr="00747131">
        <w:rPr>
          <w:rFonts w:ascii="Times New Roman" w:hAnsi="Times New Roman" w:cs="Times New Roman" w:hint="eastAsia"/>
          <w:sz w:val="24"/>
          <w:szCs w:val="24"/>
        </w:rPr>
        <w:t>4</w:t>
      </w:r>
      <w:r w:rsidR="00BF7265" w:rsidRPr="00747131">
        <w:rPr>
          <w:rFonts w:ascii="Times New Roman" w:hAnsi="Times New Roman" w:cs="Times New Roman"/>
          <w:sz w:val="24"/>
          <w:szCs w:val="24"/>
        </w:rPr>
        <w:t>14</w:t>
      </w:r>
      <w:r w:rsidR="00BF7265" w:rsidRPr="00747131">
        <w:rPr>
          <w:rFonts w:ascii="Times New Roman" w:hAnsi="Times New Roman" w:cs="Times New Roman" w:hint="eastAsia"/>
          <w:sz w:val="24"/>
          <w:szCs w:val="24"/>
        </w:rPr>
        <w:t>和提示框</w:t>
      </w:r>
      <w:r w:rsidR="00BF7265" w:rsidRPr="00747131">
        <w:rPr>
          <w:rFonts w:ascii="Times New Roman" w:hAnsi="Times New Roman" w:cs="Times New Roman" w:hint="eastAsia"/>
          <w:sz w:val="24"/>
          <w:szCs w:val="24"/>
        </w:rPr>
        <w:t>4</w:t>
      </w:r>
      <w:r w:rsidR="00BF7265" w:rsidRPr="00747131">
        <w:rPr>
          <w:rFonts w:ascii="Times New Roman" w:hAnsi="Times New Roman" w:cs="Times New Roman"/>
          <w:sz w:val="24"/>
          <w:szCs w:val="24"/>
        </w:rPr>
        <w:t>15</w:t>
      </w:r>
      <w:r w:rsidR="00BF7265" w:rsidRPr="00747131">
        <w:rPr>
          <w:rFonts w:ascii="Times New Roman" w:hAnsi="Times New Roman" w:cs="Times New Roman" w:hint="eastAsia"/>
          <w:sz w:val="24"/>
          <w:szCs w:val="24"/>
        </w:rPr>
        <w:t>。</w:t>
      </w:r>
    </w:p>
    <w:p w14:paraId="70B2E8DA" w14:textId="4174C381" w:rsidR="005632EF" w:rsidRPr="00747131" w:rsidRDefault="00B703A2"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其中，</w:t>
      </w:r>
      <w:r w:rsidR="004B475C" w:rsidRPr="00747131">
        <w:rPr>
          <w:rFonts w:ascii="Times New Roman" w:hAnsi="Times New Roman" w:cs="Times New Roman" w:hint="eastAsia"/>
          <w:sz w:val="24"/>
          <w:szCs w:val="24"/>
        </w:rPr>
        <w:t>对话框</w:t>
      </w:r>
      <w:r w:rsidR="004B475C" w:rsidRPr="00747131">
        <w:rPr>
          <w:rFonts w:ascii="Times New Roman" w:hAnsi="Times New Roman" w:cs="Times New Roman" w:hint="eastAsia"/>
          <w:sz w:val="24"/>
          <w:szCs w:val="24"/>
        </w:rPr>
        <w:t>4</w:t>
      </w:r>
      <w:r w:rsidR="004B475C" w:rsidRPr="00747131">
        <w:rPr>
          <w:rFonts w:ascii="Times New Roman" w:hAnsi="Times New Roman" w:cs="Times New Roman"/>
          <w:sz w:val="24"/>
          <w:szCs w:val="24"/>
        </w:rPr>
        <w:t>11</w:t>
      </w:r>
      <w:r w:rsidR="004B475C" w:rsidRPr="00747131">
        <w:rPr>
          <w:rFonts w:ascii="Times New Roman" w:hAnsi="Times New Roman" w:cs="Times New Roman" w:hint="eastAsia"/>
          <w:sz w:val="24"/>
          <w:szCs w:val="24"/>
        </w:rPr>
        <w:t>可以包括用户的对话和</w:t>
      </w:r>
      <w:r w:rsidR="004B475C" w:rsidRPr="00747131">
        <w:rPr>
          <w:rFonts w:ascii="Times New Roman" w:hAnsi="Times New Roman" w:cs="Times New Roman" w:hint="eastAsia"/>
          <w:sz w:val="24"/>
          <w:szCs w:val="24"/>
        </w:rPr>
        <w:t>Y</w:t>
      </w:r>
      <w:r w:rsidR="004B475C" w:rsidRPr="00747131">
        <w:rPr>
          <w:rFonts w:ascii="Times New Roman" w:hAnsi="Times New Roman" w:cs="Times New Roman"/>
          <w:sz w:val="24"/>
          <w:szCs w:val="24"/>
        </w:rPr>
        <w:t>OYO</w:t>
      </w:r>
      <w:r w:rsidR="004B475C" w:rsidRPr="00747131">
        <w:rPr>
          <w:rFonts w:ascii="Times New Roman" w:hAnsi="Times New Roman" w:cs="Times New Roman" w:hint="eastAsia"/>
          <w:sz w:val="24"/>
          <w:szCs w:val="24"/>
        </w:rPr>
        <w:t>助手</w:t>
      </w:r>
      <w:r w:rsidR="00001732" w:rsidRPr="00747131">
        <w:rPr>
          <w:rFonts w:ascii="Times New Roman" w:hAnsi="Times New Roman" w:cs="Times New Roman" w:hint="eastAsia"/>
          <w:sz w:val="24"/>
          <w:szCs w:val="24"/>
        </w:rPr>
        <w:t>的</w:t>
      </w:r>
      <w:r w:rsidR="004B475C" w:rsidRPr="00747131">
        <w:rPr>
          <w:rFonts w:ascii="Times New Roman" w:hAnsi="Times New Roman" w:cs="Times New Roman" w:hint="eastAsia"/>
          <w:sz w:val="24"/>
          <w:szCs w:val="24"/>
        </w:rPr>
        <w:t>对话。</w:t>
      </w:r>
      <w:r w:rsidR="00001732" w:rsidRPr="00747131">
        <w:rPr>
          <w:rFonts w:ascii="Times New Roman" w:hAnsi="Times New Roman" w:cs="Times New Roman" w:hint="eastAsia"/>
          <w:sz w:val="24"/>
          <w:szCs w:val="24"/>
        </w:rPr>
        <w:t>用户的对话可以是包含用户请求内容的对话</w:t>
      </w:r>
      <w:r w:rsidR="00001732" w:rsidRPr="00747131">
        <w:rPr>
          <w:rFonts w:ascii="Times New Roman" w:hAnsi="Times New Roman" w:cs="Times New Roman" w:hint="eastAsia"/>
          <w:sz w:val="24"/>
          <w:szCs w:val="24"/>
        </w:rPr>
        <w:t>4</w:t>
      </w:r>
      <w:r w:rsidR="00001732" w:rsidRPr="00747131">
        <w:rPr>
          <w:rFonts w:ascii="Times New Roman" w:hAnsi="Times New Roman" w:cs="Times New Roman"/>
          <w:sz w:val="24"/>
          <w:szCs w:val="24"/>
        </w:rPr>
        <w:t>12</w:t>
      </w:r>
      <w:r w:rsidR="00001732" w:rsidRPr="00747131">
        <w:rPr>
          <w:rFonts w:ascii="Times New Roman" w:hAnsi="Times New Roman" w:cs="Times New Roman" w:hint="eastAsia"/>
          <w:sz w:val="24"/>
          <w:szCs w:val="24"/>
        </w:rPr>
        <w:t>。用户请求内容，例如</w:t>
      </w:r>
      <w:r w:rsidR="004B475C" w:rsidRPr="00747131">
        <w:rPr>
          <w:rFonts w:ascii="Times New Roman" w:hAnsi="Times New Roman" w:cs="Times New Roman" w:hint="eastAsia"/>
          <w:sz w:val="24"/>
          <w:szCs w:val="24"/>
        </w:rPr>
        <w:t>帮我在</w:t>
      </w:r>
      <w:r w:rsidR="004B475C" w:rsidRPr="00747131">
        <w:rPr>
          <w:rFonts w:ascii="Times New Roman" w:hAnsi="Times New Roman" w:cs="Times New Roman"/>
          <w:sz w:val="24"/>
          <w:szCs w:val="24"/>
        </w:rPr>
        <w:t>AA</w:t>
      </w:r>
      <w:r w:rsidR="004B475C" w:rsidRPr="00747131">
        <w:rPr>
          <w:rFonts w:ascii="Times New Roman" w:hAnsi="Times New Roman" w:cs="Times New Roman" w:hint="eastAsia"/>
          <w:sz w:val="24"/>
          <w:szCs w:val="24"/>
        </w:rPr>
        <w:t>的购物车里添加一件</w:t>
      </w:r>
      <w:r w:rsidR="004B475C" w:rsidRPr="00747131">
        <w:rPr>
          <w:rFonts w:ascii="Times New Roman" w:hAnsi="Times New Roman" w:cs="Times New Roman" w:hint="eastAsia"/>
          <w:sz w:val="24"/>
          <w:szCs w:val="24"/>
        </w:rPr>
        <w:t>Y</w:t>
      </w:r>
      <w:r w:rsidR="004B475C" w:rsidRPr="00747131">
        <w:rPr>
          <w:rFonts w:ascii="Times New Roman" w:hAnsi="Times New Roman" w:cs="Times New Roman"/>
          <w:sz w:val="24"/>
          <w:szCs w:val="24"/>
        </w:rPr>
        <w:t xml:space="preserve">Y </w:t>
      </w:r>
      <w:r w:rsidR="004B475C" w:rsidRPr="00747131">
        <w:rPr>
          <w:rFonts w:ascii="Times New Roman" w:hAnsi="Times New Roman" w:cs="Times New Roman" w:hint="eastAsia"/>
          <w:sz w:val="24"/>
          <w:szCs w:val="24"/>
        </w:rPr>
        <w:t>t</w:t>
      </w:r>
      <w:r w:rsidR="004B475C" w:rsidRPr="00747131">
        <w:rPr>
          <w:rFonts w:ascii="Times New Roman" w:hAnsi="Times New Roman" w:cs="Times New Roman" w:hint="eastAsia"/>
          <w:sz w:val="24"/>
          <w:szCs w:val="24"/>
        </w:rPr>
        <w:t>恤地址选为</w:t>
      </w:r>
      <w:r w:rsidR="004B475C" w:rsidRPr="00747131">
        <w:rPr>
          <w:rFonts w:ascii="Times New Roman" w:hAnsi="Times New Roman" w:cs="Times New Roman" w:hint="eastAsia"/>
          <w:sz w:val="24"/>
          <w:szCs w:val="24"/>
        </w:rPr>
        <w:t>x</w:t>
      </w:r>
      <w:r w:rsidR="004B475C" w:rsidRPr="00747131">
        <w:rPr>
          <w:rFonts w:ascii="Times New Roman" w:hAnsi="Times New Roman" w:cs="Times New Roman"/>
          <w:sz w:val="24"/>
          <w:szCs w:val="24"/>
        </w:rPr>
        <w:t>xxx0</w:t>
      </w:r>
      <w:r w:rsidR="004B475C" w:rsidRPr="00747131">
        <w:rPr>
          <w:rFonts w:ascii="Times New Roman" w:hAnsi="Times New Roman" w:cs="Times New Roman" w:hint="eastAsia"/>
          <w:sz w:val="24"/>
          <w:szCs w:val="24"/>
        </w:rPr>
        <w:t>。</w:t>
      </w:r>
      <w:r w:rsidR="00001732" w:rsidRPr="00747131">
        <w:rPr>
          <w:rFonts w:ascii="Times New Roman" w:hAnsi="Times New Roman" w:cs="Times New Roman" w:hint="eastAsia"/>
          <w:sz w:val="24"/>
          <w:szCs w:val="24"/>
        </w:rPr>
        <w:t>Y</w:t>
      </w:r>
      <w:r w:rsidR="00001732" w:rsidRPr="00747131">
        <w:rPr>
          <w:rFonts w:ascii="Times New Roman" w:hAnsi="Times New Roman" w:cs="Times New Roman"/>
          <w:sz w:val="24"/>
          <w:szCs w:val="24"/>
        </w:rPr>
        <w:t>OYO</w:t>
      </w:r>
      <w:r w:rsidR="00001732" w:rsidRPr="00747131">
        <w:rPr>
          <w:rFonts w:ascii="Times New Roman" w:hAnsi="Times New Roman" w:cs="Times New Roman" w:hint="eastAsia"/>
          <w:sz w:val="24"/>
          <w:szCs w:val="24"/>
        </w:rPr>
        <w:t>助手的对话可以为表示</w:t>
      </w:r>
      <w:r w:rsidR="00001732" w:rsidRPr="00747131">
        <w:rPr>
          <w:rFonts w:ascii="Times New Roman" w:hAnsi="Times New Roman" w:cs="Times New Roman" w:hint="eastAsia"/>
          <w:sz w:val="24"/>
          <w:szCs w:val="24"/>
        </w:rPr>
        <w:t>Y</w:t>
      </w:r>
      <w:r w:rsidR="00001732" w:rsidRPr="00747131">
        <w:rPr>
          <w:rFonts w:ascii="Times New Roman" w:hAnsi="Times New Roman" w:cs="Times New Roman"/>
          <w:sz w:val="24"/>
          <w:szCs w:val="24"/>
        </w:rPr>
        <w:t>OYO</w:t>
      </w:r>
      <w:r w:rsidR="00001732" w:rsidRPr="00747131">
        <w:rPr>
          <w:rFonts w:ascii="Times New Roman" w:hAnsi="Times New Roman" w:cs="Times New Roman" w:hint="eastAsia"/>
          <w:sz w:val="24"/>
          <w:szCs w:val="24"/>
        </w:rPr>
        <w:t>助手正在思考的标识</w:t>
      </w:r>
      <w:r w:rsidR="00001732" w:rsidRPr="00747131">
        <w:rPr>
          <w:rFonts w:ascii="Times New Roman" w:hAnsi="Times New Roman" w:cs="Times New Roman" w:hint="eastAsia"/>
          <w:sz w:val="24"/>
          <w:szCs w:val="24"/>
        </w:rPr>
        <w:t>4</w:t>
      </w:r>
      <w:r w:rsidR="00001732" w:rsidRPr="00747131">
        <w:rPr>
          <w:rFonts w:ascii="Times New Roman" w:hAnsi="Times New Roman" w:cs="Times New Roman"/>
          <w:sz w:val="24"/>
          <w:szCs w:val="24"/>
        </w:rPr>
        <w:t>16</w:t>
      </w:r>
      <w:r w:rsidR="00001732" w:rsidRPr="00747131">
        <w:rPr>
          <w:rFonts w:ascii="Times New Roman" w:hAnsi="Times New Roman" w:cs="Times New Roman" w:hint="eastAsia"/>
          <w:sz w:val="24"/>
          <w:szCs w:val="24"/>
        </w:rPr>
        <w:t>。控件</w:t>
      </w:r>
      <w:r w:rsidR="00001732" w:rsidRPr="00747131">
        <w:rPr>
          <w:rFonts w:ascii="Times New Roman" w:hAnsi="Times New Roman" w:cs="Times New Roman" w:hint="eastAsia"/>
          <w:sz w:val="24"/>
          <w:szCs w:val="24"/>
        </w:rPr>
        <w:t>4</w:t>
      </w:r>
      <w:r w:rsidR="00001732" w:rsidRPr="00747131">
        <w:rPr>
          <w:rFonts w:ascii="Times New Roman" w:hAnsi="Times New Roman" w:cs="Times New Roman"/>
          <w:sz w:val="24"/>
          <w:szCs w:val="24"/>
        </w:rPr>
        <w:t>14</w:t>
      </w:r>
      <w:r w:rsidR="00001732" w:rsidRPr="00747131">
        <w:rPr>
          <w:rFonts w:ascii="Times New Roman" w:hAnsi="Times New Roman" w:cs="Times New Roman" w:hint="eastAsia"/>
          <w:sz w:val="24"/>
          <w:szCs w:val="24"/>
        </w:rPr>
        <w:t>可以包含文字，例如停止生成。</w:t>
      </w:r>
      <w:r w:rsidR="004B475C" w:rsidRPr="00747131">
        <w:rPr>
          <w:rFonts w:ascii="Times New Roman" w:hAnsi="Times New Roman" w:cs="Times New Roman" w:hint="eastAsia"/>
          <w:sz w:val="24"/>
          <w:szCs w:val="24"/>
        </w:rPr>
        <w:t>提示框</w:t>
      </w:r>
      <w:r w:rsidR="004B475C" w:rsidRPr="00747131">
        <w:rPr>
          <w:rFonts w:ascii="Times New Roman" w:hAnsi="Times New Roman" w:cs="Times New Roman" w:hint="eastAsia"/>
          <w:sz w:val="24"/>
          <w:szCs w:val="24"/>
        </w:rPr>
        <w:t>4</w:t>
      </w:r>
      <w:r w:rsidR="004B475C" w:rsidRPr="00747131">
        <w:rPr>
          <w:rFonts w:ascii="Times New Roman" w:hAnsi="Times New Roman" w:cs="Times New Roman"/>
          <w:sz w:val="24"/>
          <w:szCs w:val="24"/>
        </w:rPr>
        <w:t>15</w:t>
      </w:r>
      <w:r w:rsidR="004B475C" w:rsidRPr="00747131">
        <w:rPr>
          <w:rFonts w:ascii="Times New Roman" w:hAnsi="Times New Roman" w:cs="Times New Roman" w:hint="eastAsia"/>
          <w:sz w:val="24"/>
          <w:szCs w:val="24"/>
        </w:rPr>
        <w:t>可以包括控件</w:t>
      </w:r>
      <w:r w:rsidR="004B475C" w:rsidRPr="00747131">
        <w:rPr>
          <w:rFonts w:ascii="Times New Roman" w:hAnsi="Times New Roman" w:cs="Times New Roman" w:hint="eastAsia"/>
          <w:sz w:val="24"/>
          <w:szCs w:val="24"/>
        </w:rPr>
        <w:t>4</w:t>
      </w:r>
      <w:r w:rsidR="004B475C" w:rsidRPr="00747131">
        <w:rPr>
          <w:rFonts w:ascii="Times New Roman" w:hAnsi="Times New Roman" w:cs="Times New Roman"/>
          <w:sz w:val="24"/>
          <w:szCs w:val="24"/>
        </w:rPr>
        <w:t>08</w:t>
      </w:r>
      <w:r w:rsidR="004B475C" w:rsidRPr="00747131">
        <w:rPr>
          <w:rFonts w:ascii="Times New Roman" w:hAnsi="Times New Roman" w:cs="Times New Roman" w:hint="eastAsia"/>
          <w:sz w:val="24"/>
          <w:szCs w:val="24"/>
        </w:rPr>
        <w:t>、提示文字、表示语音输入的控件</w:t>
      </w:r>
      <w:r w:rsidR="004B475C" w:rsidRPr="00747131">
        <w:rPr>
          <w:rFonts w:ascii="Times New Roman" w:hAnsi="Times New Roman" w:cs="Times New Roman"/>
          <w:sz w:val="24"/>
          <w:szCs w:val="24"/>
        </w:rPr>
        <w:t>415</w:t>
      </w:r>
      <w:r w:rsidR="004B475C" w:rsidRPr="00747131">
        <w:rPr>
          <w:rFonts w:ascii="Times New Roman" w:hAnsi="Times New Roman" w:cs="Times New Roman" w:hint="eastAsia"/>
          <w:sz w:val="24"/>
          <w:szCs w:val="24"/>
        </w:rPr>
        <w:t>和控件</w:t>
      </w:r>
      <w:r w:rsidR="004B475C" w:rsidRPr="00747131">
        <w:rPr>
          <w:rFonts w:ascii="Times New Roman" w:hAnsi="Times New Roman" w:cs="Times New Roman" w:hint="eastAsia"/>
          <w:sz w:val="24"/>
          <w:szCs w:val="24"/>
        </w:rPr>
        <w:t>4</w:t>
      </w:r>
      <w:r w:rsidR="004B475C" w:rsidRPr="00747131">
        <w:rPr>
          <w:rFonts w:ascii="Times New Roman" w:hAnsi="Times New Roman" w:cs="Times New Roman"/>
          <w:sz w:val="24"/>
          <w:szCs w:val="24"/>
        </w:rPr>
        <w:t>10</w:t>
      </w:r>
      <w:r w:rsidR="004B475C" w:rsidRPr="00747131">
        <w:rPr>
          <w:rFonts w:ascii="Times New Roman" w:hAnsi="Times New Roman" w:cs="Times New Roman" w:hint="eastAsia"/>
          <w:sz w:val="24"/>
          <w:szCs w:val="24"/>
        </w:rPr>
        <w:t>。提示框</w:t>
      </w:r>
      <w:r w:rsidR="004B475C" w:rsidRPr="00747131">
        <w:rPr>
          <w:rFonts w:ascii="Times New Roman" w:hAnsi="Times New Roman" w:cs="Times New Roman" w:hint="eastAsia"/>
          <w:sz w:val="24"/>
          <w:szCs w:val="24"/>
        </w:rPr>
        <w:t>4</w:t>
      </w:r>
      <w:r w:rsidR="004B475C" w:rsidRPr="00747131">
        <w:rPr>
          <w:rFonts w:ascii="Times New Roman" w:hAnsi="Times New Roman" w:cs="Times New Roman"/>
          <w:sz w:val="24"/>
          <w:szCs w:val="24"/>
        </w:rPr>
        <w:t>15</w:t>
      </w:r>
      <w:r w:rsidR="004B475C" w:rsidRPr="00747131">
        <w:rPr>
          <w:rFonts w:ascii="Times New Roman" w:hAnsi="Times New Roman" w:cs="Times New Roman" w:hint="eastAsia"/>
          <w:sz w:val="24"/>
          <w:szCs w:val="24"/>
        </w:rPr>
        <w:t>的提示文字可以用于提示可以在提示框内输入信息。提示框</w:t>
      </w:r>
      <w:r w:rsidR="004B475C" w:rsidRPr="00747131">
        <w:rPr>
          <w:rFonts w:ascii="Times New Roman" w:hAnsi="Times New Roman" w:cs="Times New Roman" w:hint="eastAsia"/>
          <w:sz w:val="24"/>
          <w:szCs w:val="24"/>
        </w:rPr>
        <w:t>4</w:t>
      </w:r>
      <w:r w:rsidR="004B475C" w:rsidRPr="00747131">
        <w:rPr>
          <w:rFonts w:ascii="Times New Roman" w:hAnsi="Times New Roman" w:cs="Times New Roman"/>
          <w:sz w:val="24"/>
          <w:szCs w:val="24"/>
        </w:rPr>
        <w:t>15</w:t>
      </w:r>
      <w:r w:rsidR="004B475C" w:rsidRPr="00747131">
        <w:rPr>
          <w:rFonts w:ascii="Times New Roman" w:hAnsi="Times New Roman" w:cs="Times New Roman" w:hint="eastAsia"/>
          <w:sz w:val="24"/>
          <w:szCs w:val="24"/>
        </w:rPr>
        <w:t>的提示文字，例如文字“发消息或按住说话”。对话框</w:t>
      </w:r>
      <w:r w:rsidR="004B475C" w:rsidRPr="00747131">
        <w:rPr>
          <w:rFonts w:ascii="Times New Roman" w:hAnsi="Times New Roman" w:cs="Times New Roman" w:hint="eastAsia"/>
          <w:sz w:val="24"/>
          <w:szCs w:val="24"/>
        </w:rPr>
        <w:t>4</w:t>
      </w:r>
      <w:r w:rsidR="004B475C" w:rsidRPr="00747131">
        <w:rPr>
          <w:rFonts w:ascii="Times New Roman" w:hAnsi="Times New Roman" w:cs="Times New Roman"/>
          <w:sz w:val="24"/>
          <w:szCs w:val="24"/>
        </w:rPr>
        <w:t>11</w:t>
      </w:r>
      <w:r w:rsidR="004B475C" w:rsidRPr="00747131">
        <w:rPr>
          <w:rFonts w:ascii="Times New Roman" w:hAnsi="Times New Roman" w:cs="Times New Roman" w:hint="eastAsia"/>
          <w:sz w:val="24"/>
          <w:szCs w:val="24"/>
        </w:rPr>
        <w:t>可以位于电话应用的图标所在层的上层。控件</w:t>
      </w:r>
      <w:r w:rsidR="004B475C" w:rsidRPr="00747131">
        <w:rPr>
          <w:rFonts w:ascii="Times New Roman" w:hAnsi="Times New Roman" w:cs="Times New Roman" w:hint="eastAsia"/>
          <w:sz w:val="24"/>
          <w:szCs w:val="24"/>
        </w:rPr>
        <w:t>4</w:t>
      </w:r>
      <w:r w:rsidR="004B475C" w:rsidRPr="00747131">
        <w:rPr>
          <w:rFonts w:ascii="Times New Roman" w:hAnsi="Times New Roman" w:cs="Times New Roman"/>
          <w:sz w:val="24"/>
          <w:szCs w:val="24"/>
        </w:rPr>
        <w:t>14</w:t>
      </w:r>
      <w:r w:rsidR="004B475C" w:rsidRPr="00747131">
        <w:rPr>
          <w:rFonts w:ascii="Times New Roman" w:hAnsi="Times New Roman" w:cs="Times New Roman" w:hint="eastAsia"/>
          <w:sz w:val="24"/>
          <w:szCs w:val="24"/>
        </w:rPr>
        <w:t>和提示框</w:t>
      </w:r>
      <w:r w:rsidR="004B475C" w:rsidRPr="00747131">
        <w:rPr>
          <w:rFonts w:ascii="Times New Roman" w:hAnsi="Times New Roman" w:cs="Times New Roman" w:hint="eastAsia"/>
          <w:sz w:val="24"/>
          <w:szCs w:val="24"/>
        </w:rPr>
        <w:t>4</w:t>
      </w:r>
      <w:r w:rsidR="004B475C" w:rsidRPr="00747131">
        <w:rPr>
          <w:rFonts w:ascii="Times New Roman" w:hAnsi="Times New Roman" w:cs="Times New Roman"/>
          <w:sz w:val="24"/>
          <w:szCs w:val="24"/>
        </w:rPr>
        <w:t>15</w:t>
      </w:r>
      <w:r w:rsidR="004B475C" w:rsidRPr="00747131">
        <w:rPr>
          <w:rFonts w:ascii="Times New Roman" w:hAnsi="Times New Roman" w:cs="Times New Roman" w:hint="eastAsia"/>
          <w:sz w:val="24"/>
          <w:szCs w:val="24"/>
        </w:rPr>
        <w:t>可以位于对话框</w:t>
      </w:r>
      <w:r w:rsidR="004B475C" w:rsidRPr="00747131">
        <w:rPr>
          <w:rFonts w:ascii="Times New Roman" w:hAnsi="Times New Roman" w:cs="Times New Roman" w:hint="eastAsia"/>
          <w:sz w:val="24"/>
          <w:szCs w:val="24"/>
        </w:rPr>
        <w:t>4</w:t>
      </w:r>
      <w:r w:rsidR="004B475C" w:rsidRPr="00747131">
        <w:rPr>
          <w:rFonts w:ascii="Times New Roman" w:hAnsi="Times New Roman" w:cs="Times New Roman"/>
          <w:sz w:val="24"/>
          <w:szCs w:val="24"/>
        </w:rPr>
        <w:t>11</w:t>
      </w:r>
      <w:r w:rsidR="004B475C" w:rsidRPr="00747131">
        <w:rPr>
          <w:rFonts w:ascii="Times New Roman" w:hAnsi="Times New Roman" w:cs="Times New Roman" w:hint="eastAsia"/>
          <w:sz w:val="24"/>
          <w:szCs w:val="24"/>
        </w:rPr>
        <w:t>所在层的上层。</w:t>
      </w:r>
    </w:p>
    <w:p w14:paraId="06AEB82E" w14:textId="6D95B3C1" w:rsidR="00B703A2" w:rsidRPr="00747131" w:rsidRDefault="004B475C"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在</w:t>
      </w:r>
      <w:r w:rsidR="00320CE2" w:rsidRPr="00747131">
        <w:rPr>
          <w:rFonts w:ascii="Times New Roman" w:hAnsi="Times New Roman" w:cs="Times New Roman" w:hint="eastAsia"/>
          <w:sz w:val="24"/>
          <w:szCs w:val="24"/>
        </w:rPr>
        <w:t>终端设备</w:t>
      </w:r>
      <w:r w:rsidRPr="00747131">
        <w:rPr>
          <w:rFonts w:ascii="Times New Roman" w:hAnsi="Times New Roman" w:cs="Times New Roman" w:hint="eastAsia"/>
          <w:sz w:val="24"/>
          <w:szCs w:val="24"/>
        </w:rPr>
        <w:t>显示</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4B</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b</w:t>
      </w:r>
      <w:r w:rsidRPr="00747131">
        <w:rPr>
          <w:rFonts w:ascii="Times New Roman" w:hAnsi="Times New Roman" w:cs="Times New Roman" w:hint="eastAsia"/>
          <w:sz w:val="24"/>
          <w:szCs w:val="24"/>
        </w:rPr>
        <w:t>所示界面后，</w:t>
      </w:r>
      <w:r w:rsidR="00320CE2" w:rsidRPr="00747131">
        <w:rPr>
          <w:rFonts w:ascii="Times New Roman" w:hAnsi="Times New Roman" w:cs="Times New Roman" w:hint="eastAsia"/>
          <w:sz w:val="24"/>
          <w:szCs w:val="24"/>
        </w:rPr>
        <w:t>终端设备</w:t>
      </w:r>
      <w:r w:rsidRPr="00747131">
        <w:rPr>
          <w:rFonts w:ascii="Times New Roman" w:hAnsi="Times New Roman" w:cs="Times New Roman" w:hint="eastAsia"/>
          <w:sz w:val="24"/>
          <w:szCs w:val="24"/>
        </w:rPr>
        <w:t>显示界面可以跳转到</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4C</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a</w:t>
      </w:r>
      <w:r w:rsidRPr="00747131">
        <w:rPr>
          <w:rFonts w:ascii="Times New Roman" w:hAnsi="Times New Roman" w:cs="Times New Roman" w:hint="eastAsia"/>
          <w:sz w:val="24"/>
          <w:szCs w:val="24"/>
        </w:rPr>
        <w:t>所示界面。如</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4C</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a</w:t>
      </w:r>
      <w:r w:rsidRPr="00747131">
        <w:rPr>
          <w:rFonts w:ascii="Times New Roman" w:hAnsi="Times New Roman" w:cs="Times New Roman" w:hint="eastAsia"/>
          <w:sz w:val="24"/>
          <w:szCs w:val="24"/>
        </w:rPr>
        <w:t>所示界面，</w:t>
      </w:r>
      <w:r w:rsidR="0013208D" w:rsidRPr="00747131">
        <w:rPr>
          <w:rFonts w:ascii="Times New Roman" w:hAnsi="Times New Roman" w:cs="Times New Roman" w:hint="eastAsia"/>
          <w:sz w:val="24"/>
          <w:szCs w:val="24"/>
        </w:rPr>
        <w:t>该界面可以包括状态栏</w:t>
      </w:r>
      <w:r w:rsidR="0013208D" w:rsidRPr="00747131">
        <w:rPr>
          <w:rFonts w:ascii="Times New Roman" w:hAnsi="Times New Roman" w:cs="Times New Roman" w:hint="eastAsia"/>
          <w:sz w:val="24"/>
          <w:szCs w:val="24"/>
        </w:rPr>
        <w:t>4</w:t>
      </w:r>
      <w:r w:rsidR="0013208D" w:rsidRPr="00747131">
        <w:rPr>
          <w:rFonts w:ascii="Times New Roman" w:hAnsi="Times New Roman" w:cs="Times New Roman"/>
          <w:sz w:val="24"/>
          <w:szCs w:val="24"/>
        </w:rPr>
        <w:t>01</w:t>
      </w:r>
      <w:r w:rsidR="0013208D" w:rsidRPr="00747131">
        <w:rPr>
          <w:rFonts w:ascii="Times New Roman" w:hAnsi="Times New Roman" w:cs="Times New Roman" w:hint="eastAsia"/>
          <w:sz w:val="24"/>
          <w:szCs w:val="24"/>
        </w:rPr>
        <w:t>、</w:t>
      </w:r>
      <w:r w:rsidR="0013208D" w:rsidRPr="00747131">
        <w:rPr>
          <w:rFonts w:ascii="Times New Roman" w:hAnsi="Times New Roman" w:cs="Times New Roman" w:hint="eastAsia"/>
          <w:sz w:val="24"/>
          <w:szCs w:val="24"/>
        </w:rPr>
        <w:t>A</w:t>
      </w:r>
      <w:r w:rsidR="0013208D" w:rsidRPr="00747131">
        <w:rPr>
          <w:rFonts w:ascii="Times New Roman" w:hAnsi="Times New Roman" w:cs="Times New Roman"/>
          <w:sz w:val="24"/>
          <w:szCs w:val="24"/>
        </w:rPr>
        <w:t>A</w:t>
      </w:r>
      <w:r w:rsidR="0013208D" w:rsidRPr="00747131">
        <w:rPr>
          <w:rFonts w:ascii="Times New Roman" w:hAnsi="Times New Roman" w:cs="Times New Roman" w:hint="eastAsia"/>
          <w:sz w:val="24"/>
          <w:szCs w:val="24"/>
        </w:rPr>
        <w:t>应用的图标</w:t>
      </w:r>
      <w:r w:rsidR="0013208D" w:rsidRPr="00747131">
        <w:rPr>
          <w:rFonts w:ascii="Times New Roman" w:hAnsi="Times New Roman" w:cs="Times New Roman" w:hint="eastAsia"/>
          <w:sz w:val="24"/>
          <w:szCs w:val="24"/>
        </w:rPr>
        <w:t>4</w:t>
      </w:r>
      <w:r w:rsidR="0013208D" w:rsidRPr="00747131">
        <w:rPr>
          <w:rFonts w:ascii="Times New Roman" w:hAnsi="Times New Roman" w:cs="Times New Roman"/>
          <w:sz w:val="24"/>
          <w:szCs w:val="24"/>
        </w:rPr>
        <w:t>03</w:t>
      </w:r>
      <w:r w:rsidR="0013208D" w:rsidRPr="00747131">
        <w:rPr>
          <w:rFonts w:ascii="Times New Roman" w:hAnsi="Times New Roman" w:cs="Times New Roman" w:hint="eastAsia"/>
          <w:sz w:val="24"/>
          <w:szCs w:val="24"/>
        </w:rPr>
        <w:t>、对话框</w:t>
      </w:r>
      <w:r w:rsidR="0013208D" w:rsidRPr="00747131">
        <w:rPr>
          <w:rFonts w:ascii="Times New Roman" w:hAnsi="Times New Roman" w:cs="Times New Roman"/>
          <w:sz w:val="24"/>
          <w:szCs w:val="24"/>
        </w:rPr>
        <w:t>417</w:t>
      </w:r>
      <w:r w:rsidR="0013208D" w:rsidRPr="00747131">
        <w:rPr>
          <w:rFonts w:ascii="Times New Roman" w:hAnsi="Times New Roman" w:cs="Times New Roman" w:hint="eastAsia"/>
          <w:sz w:val="24"/>
          <w:szCs w:val="24"/>
        </w:rPr>
        <w:t>、提示框</w:t>
      </w:r>
      <w:r w:rsidR="0013208D" w:rsidRPr="00747131">
        <w:rPr>
          <w:rFonts w:ascii="Times New Roman" w:hAnsi="Times New Roman" w:cs="Times New Roman" w:hint="eastAsia"/>
          <w:sz w:val="24"/>
          <w:szCs w:val="24"/>
        </w:rPr>
        <w:t>4</w:t>
      </w:r>
      <w:r w:rsidR="0013208D" w:rsidRPr="00747131">
        <w:rPr>
          <w:rFonts w:ascii="Times New Roman" w:hAnsi="Times New Roman" w:cs="Times New Roman"/>
          <w:sz w:val="24"/>
          <w:szCs w:val="24"/>
        </w:rPr>
        <w:t>15</w:t>
      </w:r>
      <w:r w:rsidR="0013208D" w:rsidRPr="00747131">
        <w:rPr>
          <w:rFonts w:ascii="Times New Roman" w:hAnsi="Times New Roman" w:cs="Times New Roman" w:hint="eastAsia"/>
          <w:sz w:val="24"/>
          <w:szCs w:val="24"/>
        </w:rPr>
        <w:t>、提示框</w:t>
      </w:r>
      <w:r w:rsidR="0013208D" w:rsidRPr="00747131">
        <w:rPr>
          <w:rFonts w:ascii="Times New Roman" w:hAnsi="Times New Roman" w:cs="Times New Roman"/>
          <w:sz w:val="24"/>
          <w:szCs w:val="24"/>
        </w:rPr>
        <w:t>419</w:t>
      </w:r>
      <w:r w:rsidR="0013208D" w:rsidRPr="00747131">
        <w:rPr>
          <w:rFonts w:ascii="Times New Roman" w:hAnsi="Times New Roman" w:cs="Times New Roman" w:hint="eastAsia"/>
          <w:sz w:val="24"/>
          <w:szCs w:val="24"/>
        </w:rPr>
        <w:t>和表示停止的控件</w:t>
      </w:r>
      <w:r w:rsidR="0013208D" w:rsidRPr="00747131">
        <w:rPr>
          <w:rFonts w:ascii="Times New Roman" w:hAnsi="Times New Roman" w:cs="Times New Roman"/>
          <w:sz w:val="24"/>
          <w:szCs w:val="24"/>
        </w:rPr>
        <w:t>421</w:t>
      </w:r>
      <w:r w:rsidR="0013208D" w:rsidRPr="00747131">
        <w:rPr>
          <w:rFonts w:ascii="Times New Roman" w:hAnsi="Times New Roman" w:cs="Times New Roman" w:hint="eastAsia"/>
          <w:sz w:val="24"/>
          <w:szCs w:val="24"/>
        </w:rPr>
        <w:t>。</w:t>
      </w:r>
    </w:p>
    <w:p w14:paraId="706F150A" w14:textId="730B4C51" w:rsidR="005632EF" w:rsidRPr="00747131" w:rsidRDefault="0013208D"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其中，对话框</w:t>
      </w:r>
      <w:r w:rsidRPr="00747131">
        <w:rPr>
          <w:rFonts w:ascii="Times New Roman" w:hAnsi="Times New Roman" w:cs="Times New Roman" w:hint="eastAsia"/>
          <w:sz w:val="24"/>
          <w:szCs w:val="24"/>
        </w:rPr>
        <w:t>4</w:t>
      </w:r>
      <w:r w:rsidRPr="00747131">
        <w:rPr>
          <w:rFonts w:ascii="Times New Roman" w:hAnsi="Times New Roman" w:cs="Times New Roman"/>
          <w:sz w:val="24"/>
          <w:szCs w:val="24"/>
        </w:rPr>
        <w:t>17</w:t>
      </w:r>
      <w:r w:rsidRPr="00747131">
        <w:rPr>
          <w:rFonts w:ascii="Times New Roman" w:hAnsi="Times New Roman" w:cs="Times New Roman" w:hint="eastAsia"/>
          <w:sz w:val="24"/>
          <w:szCs w:val="24"/>
        </w:rPr>
        <w:t>可以包括用户的对话</w:t>
      </w:r>
      <w:r w:rsidRPr="00747131">
        <w:rPr>
          <w:rFonts w:ascii="Times New Roman" w:hAnsi="Times New Roman" w:cs="Times New Roman" w:hint="eastAsia"/>
          <w:sz w:val="24"/>
          <w:szCs w:val="24"/>
        </w:rPr>
        <w:t>4</w:t>
      </w:r>
      <w:r w:rsidRPr="00747131">
        <w:rPr>
          <w:rFonts w:ascii="Times New Roman" w:hAnsi="Times New Roman" w:cs="Times New Roman"/>
          <w:sz w:val="24"/>
          <w:szCs w:val="24"/>
        </w:rPr>
        <w:t>12</w:t>
      </w:r>
      <w:r w:rsidRPr="00747131">
        <w:rPr>
          <w:rFonts w:ascii="Times New Roman" w:hAnsi="Times New Roman" w:cs="Times New Roman" w:hint="eastAsia"/>
          <w:sz w:val="24"/>
          <w:szCs w:val="24"/>
        </w:rPr>
        <w:t>和</w:t>
      </w:r>
      <w:r w:rsidRPr="00747131">
        <w:rPr>
          <w:rFonts w:ascii="Times New Roman" w:hAnsi="Times New Roman" w:cs="Times New Roman" w:hint="eastAsia"/>
          <w:sz w:val="24"/>
          <w:szCs w:val="24"/>
        </w:rPr>
        <w:t>Y</w:t>
      </w:r>
      <w:r w:rsidRPr="00747131">
        <w:rPr>
          <w:rFonts w:ascii="Times New Roman" w:hAnsi="Times New Roman" w:cs="Times New Roman"/>
          <w:sz w:val="24"/>
          <w:szCs w:val="24"/>
        </w:rPr>
        <w:t>OYO</w:t>
      </w:r>
      <w:r w:rsidRPr="00747131">
        <w:rPr>
          <w:rFonts w:ascii="Times New Roman" w:hAnsi="Times New Roman" w:cs="Times New Roman" w:hint="eastAsia"/>
          <w:sz w:val="24"/>
          <w:szCs w:val="24"/>
        </w:rPr>
        <w:t>助手的对话</w:t>
      </w:r>
      <w:r w:rsidRPr="00747131">
        <w:rPr>
          <w:rFonts w:ascii="Times New Roman" w:hAnsi="Times New Roman" w:cs="Times New Roman" w:hint="eastAsia"/>
          <w:sz w:val="24"/>
          <w:szCs w:val="24"/>
        </w:rPr>
        <w:t>4</w:t>
      </w:r>
      <w:r w:rsidRPr="00747131">
        <w:rPr>
          <w:rFonts w:ascii="Times New Roman" w:hAnsi="Times New Roman" w:cs="Times New Roman"/>
          <w:sz w:val="24"/>
          <w:szCs w:val="24"/>
        </w:rPr>
        <w:t>18</w:t>
      </w:r>
      <w:r w:rsidRPr="00747131">
        <w:rPr>
          <w:rFonts w:ascii="Times New Roman" w:hAnsi="Times New Roman" w:cs="Times New Roman" w:hint="eastAsia"/>
          <w:sz w:val="24"/>
          <w:szCs w:val="24"/>
        </w:rPr>
        <w:t>。对话</w:t>
      </w:r>
      <w:r w:rsidRPr="00747131">
        <w:rPr>
          <w:rFonts w:ascii="Times New Roman" w:hAnsi="Times New Roman" w:cs="Times New Roman" w:hint="eastAsia"/>
          <w:sz w:val="24"/>
          <w:szCs w:val="24"/>
        </w:rPr>
        <w:t>4</w:t>
      </w:r>
      <w:r w:rsidRPr="00747131">
        <w:rPr>
          <w:rFonts w:ascii="Times New Roman" w:hAnsi="Times New Roman" w:cs="Times New Roman"/>
          <w:sz w:val="24"/>
          <w:szCs w:val="24"/>
        </w:rPr>
        <w:t>18</w:t>
      </w:r>
      <w:r w:rsidRPr="00747131">
        <w:rPr>
          <w:rFonts w:ascii="Times New Roman" w:hAnsi="Times New Roman" w:cs="Times New Roman" w:hint="eastAsia"/>
          <w:sz w:val="24"/>
          <w:szCs w:val="24"/>
        </w:rPr>
        <w:t>可以包括文字“好的，</w:t>
      </w:r>
      <w:r w:rsidRPr="00747131">
        <w:rPr>
          <w:rFonts w:ascii="Times New Roman" w:hAnsi="Times New Roman" w:cs="Times New Roman"/>
          <w:sz w:val="24"/>
          <w:szCs w:val="24"/>
        </w:rPr>
        <w:t>YOYO</w:t>
      </w:r>
      <w:r w:rsidRPr="00747131">
        <w:rPr>
          <w:rFonts w:ascii="Times New Roman" w:hAnsi="Times New Roman" w:cs="Times New Roman" w:hint="eastAsia"/>
          <w:sz w:val="24"/>
          <w:szCs w:val="24"/>
        </w:rPr>
        <w:t>将为你自动执行”</w:t>
      </w:r>
      <w:r w:rsidR="001F4C29" w:rsidRPr="00747131">
        <w:rPr>
          <w:rFonts w:ascii="Times New Roman" w:hAnsi="Times New Roman" w:cs="Times New Roman" w:hint="eastAsia"/>
          <w:sz w:val="24"/>
          <w:szCs w:val="24"/>
        </w:rPr>
        <w:t>。提示框</w:t>
      </w:r>
      <w:r w:rsidR="001F4C29" w:rsidRPr="00747131">
        <w:rPr>
          <w:rFonts w:ascii="Times New Roman" w:hAnsi="Times New Roman" w:cs="Times New Roman" w:hint="eastAsia"/>
          <w:sz w:val="24"/>
          <w:szCs w:val="24"/>
        </w:rPr>
        <w:t>4</w:t>
      </w:r>
      <w:r w:rsidR="001F4C29" w:rsidRPr="00747131">
        <w:rPr>
          <w:rFonts w:ascii="Times New Roman" w:hAnsi="Times New Roman" w:cs="Times New Roman"/>
          <w:sz w:val="24"/>
          <w:szCs w:val="24"/>
        </w:rPr>
        <w:t>19</w:t>
      </w:r>
      <w:r w:rsidR="001F4C29" w:rsidRPr="00747131">
        <w:rPr>
          <w:rFonts w:ascii="Times New Roman" w:hAnsi="Times New Roman" w:cs="Times New Roman" w:hint="eastAsia"/>
          <w:sz w:val="24"/>
          <w:szCs w:val="24"/>
        </w:rPr>
        <w:t>可以包括</w:t>
      </w:r>
      <w:r w:rsidR="001F4C29" w:rsidRPr="00747131">
        <w:rPr>
          <w:rFonts w:ascii="Times New Roman" w:hAnsi="Times New Roman" w:cs="Times New Roman" w:hint="eastAsia"/>
          <w:sz w:val="24"/>
          <w:szCs w:val="24"/>
        </w:rPr>
        <w:t>Y</w:t>
      </w:r>
      <w:r w:rsidR="001F4C29" w:rsidRPr="00747131">
        <w:rPr>
          <w:rFonts w:ascii="Times New Roman" w:hAnsi="Times New Roman" w:cs="Times New Roman"/>
          <w:sz w:val="24"/>
          <w:szCs w:val="24"/>
        </w:rPr>
        <w:t>OYO</w:t>
      </w:r>
      <w:r w:rsidR="001F4C29" w:rsidRPr="00747131">
        <w:rPr>
          <w:rFonts w:ascii="Times New Roman" w:hAnsi="Times New Roman" w:cs="Times New Roman" w:hint="eastAsia"/>
          <w:sz w:val="24"/>
          <w:szCs w:val="24"/>
        </w:rPr>
        <w:t>的图标</w:t>
      </w:r>
      <w:r w:rsidR="001F4C29" w:rsidRPr="00747131">
        <w:rPr>
          <w:rFonts w:ascii="Times New Roman" w:hAnsi="Times New Roman" w:cs="Times New Roman" w:hint="eastAsia"/>
          <w:sz w:val="24"/>
          <w:szCs w:val="24"/>
        </w:rPr>
        <w:t>4</w:t>
      </w:r>
      <w:r w:rsidR="001F4C29" w:rsidRPr="00747131">
        <w:rPr>
          <w:rFonts w:ascii="Times New Roman" w:hAnsi="Times New Roman" w:cs="Times New Roman"/>
          <w:sz w:val="24"/>
          <w:szCs w:val="24"/>
        </w:rPr>
        <w:t>20</w:t>
      </w:r>
      <w:r w:rsidR="001F4C29" w:rsidRPr="00747131">
        <w:rPr>
          <w:rFonts w:ascii="Times New Roman" w:hAnsi="Times New Roman" w:cs="Times New Roman" w:hint="eastAsia"/>
          <w:sz w:val="24"/>
          <w:szCs w:val="24"/>
        </w:rPr>
        <w:t>和用于提示</w:t>
      </w:r>
      <w:r w:rsidR="001F4C29" w:rsidRPr="00747131">
        <w:rPr>
          <w:rFonts w:ascii="Times New Roman" w:hAnsi="Times New Roman" w:cs="Times New Roman" w:hint="eastAsia"/>
          <w:sz w:val="24"/>
          <w:szCs w:val="24"/>
        </w:rPr>
        <w:t>Y</w:t>
      </w:r>
      <w:r w:rsidR="001F4C29" w:rsidRPr="00747131">
        <w:rPr>
          <w:rFonts w:ascii="Times New Roman" w:hAnsi="Times New Roman" w:cs="Times New Roman"/>
          <w:sz w:val="24"/>
          <w:szCs w:val="24"/>
        </w:rPr>
        <w:t>OYO</w:t>
      </w:r>
      <w:r w:rsidR="001F4C29" w:rsidRPr="00747131">
        <w:rPr>
          <w:rFonts w:ascii="Times New Roman" w:hAnsi="Times New Roman" w:cs="Times New Roman" w:hint="eastAsia"/>
          <w:sz w:val="24"/>
          <w:szCs w:val="24"/>
        </w:rPr>
        <w:t>助手正在执行的任务的提示文字，提示文字例如“启动</w:t>
      </w:r>
      <w:r w:rsidR="001F4C29" w:rsidRPr="00747131">
        <w:rPr>
          <w:rFonts w:ascii="Times New Roman" w:hAnsi="Times New Roman" w:cs="Times New Roman" w:hint="eastAsia"/>
          <w:sz w:val="24"/>
          <w:szCs w:val="24"/>
        </w:rPr>
        <w:t>A</w:t>
      </w:r>
      <w:r w:rsidR="001F4C29" w:rsidRPr="00747131">
        <w:rPr>
          <w:rFonts w:ascii="Times New Roman" w:hAnsi="Times New Roman" w:cs="Times New Roman"/>
          <w:sz w:val="24"/>
          <w:szCs w:val="24"/>
        </w:rPr>
        <w:t>A</w:t>
      </w:r>
      <w:r w:rsidR="001F4C29" w:rsidRPr="00747131">
        <w:rPr>
          <w:rFonts w:ascii="Times New Roman" w:hAnsi="Times New Roman" w:cs="Times New Roman" w:hint="eastAsia"/>
          <w:sz w:val="24"/>
          <w:szCs w:val="24"/>
        </w:rPr>
        <w:t>”。</w:t>
      </w:r>
      <w:r w:rsidR="00C70014" w:rsidRPr="00747131">
        <w:rPr>
          <w:rFonts w:ascii="Times New Roman" w:hAnsi="Times New Roman" w:cs="Times New Roman" w:hint="eastAsia"/>
          <w:sz w:val="24"/>
          <w:szCs w:val="24"/>
        </w:rPr>
        <w:t>对话框</w:t>
      </w:r>
      <w:r w:rsidR="00C70014" w:rsidRPr="00747131">
        <w:rPr>
          <w:rFonts w:ascii="Times New Roman" w:hAnsi="Times New Roman" w:cs="Times New Roman" w:hint="eastAsia"/>
          <w:sz w:val="24"/>
          <w:szCs w:val="24"/>
        </w:rPr>
        <w:t>4</w:t>
      </w:r>
      <w:r w:rsidR="00C70014" w:rsidRPr="00747131">
        <w:rPr>
          <w:rFonts w:ascii="Times New Roman" w:hAnsi="Times New Roman" w:cs="Times New Roman"/>
          <w:sz w:val="24"/>
          <w:szCs w:val="24"/>
        </w:rPr>
        <w:t>17</w:t>
      </w:r>
      <w:r w:rsidR="00C70014" w:rsidRPr="00747131">
        <w:rPr>
          <w:rFonts w:ascii="Times New Roman" w:hAnsi="Times New Roman" w:cs="Times New Roman" w:hint="eastAsia"/>
          <w:sz w:val="24"/>
          <w:szCs w:val="24"/>
        </w:rPr>
        <w:t>可以位于</w:t>
      </w:r>
      <w:r w:rsidR="00C70014" w:rsidRPr="00747131">
        <w:rPr>
          <w:rFonts w:ascii="Times New Roman" w:hAnsi="Times New Roman" w:cs="Times New Roman" w:hint="eastAsia"/>
          <w:sz w:val="24"/>
          <w:szCs w:val="24"/>
        </w:rPr>
        <w:t>A</w:t>
      </w:r>
      <w:r w:rsidR="00C70014" w:rsidRPr="00747131">
        <w:rPr>
          <w:rFonts w:ascii="Times New Roman" w:hAnsi="Times New Roman" w:cs="Times New Roman"/>
          <w:sz w:val="24"/>
          <w:szCs w:val="24"/>
        </w:rPr>
        <w:t>A</w:t>
      </w:r>
      <w:r w:rsidR="00C70014" w:rsidRPr="00747131">
        <w:rPr>
          <w:rFonts w:ascii="Times New Roman" w:hAnsi="Times New Roman" w:cs="Times New Roman" w:hint="eastAsia"/>
          <w:sz w:val="24"/>
          <w:szCs w:val="24"/>
        </w:rPr>
        <w:t>应用的图标</w:t>
      </w:r>
      <w:r w:rsidR="00C70014" w:rsidRPr="00747131">
        <w:rPr>
          <w:rFonts w:ascii="Times New Roman" w:hAnsi="Times New Roman" w:cs="Times New Roman" w:hint="eastAsia"/>
          <w:sz w:val="24"/>
          <w:szCs w:val="24"/>
        </w:rPr>
        <w:t>4</w:t>
      </w:r>
      <w:r w:rsidR="00C70014" w:rsidRPr="00747131">
        <w:rPr>
          <w:rFonts w:ascii="Times New Roman" w:hAnsi="Times New Roman" w:cs="Times New Roman"/>
          <w:sz w:val="24"/>
          <w:szCs w:val="24"/>
        </w:rPr>
        <w:t>03</w:t>
      </w:r>
      <w:r w:rsidR="00C70014" w:rsidRPr="00747131">
        <w:rPr>
          <w:rFonts w:ascii="Times New Roman" w:hAnsi="Times New Roman" w:cs="Times New Roman" w:hint="eastAsia"/>
          <w:sz w:val="24"/>
          <w:szCs w:val="24"/>
        </w:rPr>
        <w:t>所在层的上层。提示框</w:t>
      </w:r>
      <w:r w:rsidR="00C70014" w:rsidRPr="00747131">
        <w:rPr>
          <w:rFonts w:ascii="Times New Roman" w:hAnsi="Times New Roman" w:cs="Times New Roman" w:hint="eastAsia"/>
          <w:sz w:val="24"/>
          <w:szCs w:val="24"/>
        </w:rPr>
        <w:t>4</w:t>
      </w:r>
      <w:r w:rsidR="00C70014" w:rsidRPr="00747131">
        <w:rPr>
          <w:rFonts w:ascii="Times New Roman" w:hAnsi="Times New Roman" w:cs="Times New Roman"/>
          <w:sz w:val="24"/>
          <w:szCs w:val="24"/>
        </w:rPr>
        <w:t>15</w:t>
      </w:r>
      <w:r w:rsidR="00C70014" w:rsidRPr="00747131">
        <w:rPr>
          <w:rFonts w:ascii="Times New Roman" w:hAnsi="Times New Roman" w:cs="Times New Roman" w:hint="eastAsia"/>
          <w:sz w:val="24"/>
          <w:szCs w:val="24"/>
        </w:rPr>
        <w:t>可以位于对话框</w:t>
      </w:r>
      <w:r w:rsidR="00C70014" w:rsidRPr="00747131">
        <w:rPr>
          <w:rFonts w:ascii="Times New Roman" w:hAnsi="Times New Roman" w:cs="Times New Roman"/>
          <w:sz w:val="24"/>
          <w:szCs w:val="24"/>
        </w:rPr>
        <w:t>417</w:t>
      </w:r>
      <w:r w:rsidR="00C70014" w:rsidRPr="00747131">
        <w:rPr>
          <w:rFonts w:ascii="Times New Roman" w:hAnsi="Times New Roman" w:cs="Times New Roman" w:hint="eastAsia"/>
          <w:sz w:val="24"/>
          <w:szCs w:val="24"/>
        </w:rPr>
        <w:t>所在层的上层。提示框</w:t>
      </w:r>
      <w:r w:rsidR="00C70014" w:rsidRPr="00747131">
        <w:rPr>
          <w:rFonts w:ascii="Times New Roman" w:hAnsi="Times New Roman" w:cs="Times New Roman"/>
          <w:sz w:val="24"/>
          <w:szCs w:val="24"/>
        </w:rPr>
        <w:t>419</w:t>
      </w:r>
      <w:r w:rsidR="00C70014" w:rsidRPr="00747131">
        <w:rPr>
          <w:rFonts w:ascii="Times New Roman" w:hAnsi="Times New Roman" w:cs="Times New Roman" w:hint="eastAsia"/>
          <w:sz w:val="24"/>
          <w:szCs w:val="24"/>
        </w:rPr>
        <w:t>可以位于提示框</w:t>
      </w:r>
      <w:r w:rsidR="00C70014" w:rsidRPr="00747131">
        <w:rPr>
          <w:rFonts w:ascii="Times New Roman" w:hAnsi="Times New Roman" w:cs="Times New Roman" w:hint="eastAsia"/>
          <w:sz w:val="24"/>
          <w:szCs w:val="24"/>
        </w:rPr>
        <w:t>4</w:t>
      </w:r>
      <w:r w:rsidR="00C70014" w:rsidRPr="00747131">
        <w:rPr>
          <w:rFonts w:ascii="Times New Roman" w:hAnsi="Times New Roman" w:cs="Times New Roman"/>
          <w:sz w:val="24"/>
          <w:szCs w:val="24"/>
        </w:rPr>
        <w:t>15</w:t>
      </w:r>
      <w:r w:rsidR="00C70014" w:rsidRPr="00747131">
        <w:rPr>
          <w:rFonts w:ascii="Times New Roman" w:hAnsi="Times New Roman" w:cs="Times New Roman" w:hint="eastAsia"/>
          <w:sz w:val="24"/>
          <w:szCs w:val="24"/>
        </w:rPr>
        <w:t>所在层的上层。</w:t>
      </w:r>
    </w:p>
    <w:p w14:paraId="14731329" w14:textId="618795F9" w:rsidR="00EA5906" w:rsidRPr="00747131" w:rsidRDefault="00EA5906"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在</w:t>
      </w:r>
      <w:r w:rsidR="00320CE2" w:rsidRPr="00747131">
        <w:rPr>
          <w:rFonts w:ascii="Times New Roman" w:hAnsi="Times New Roman" w:cs="Times New Roman" w:hint="eastAsia"/>
          <w:sz w:val="24"/>
          <w:szCs w:val="24"/>
        </w:rPr>
        <w:t>终端设备</w:t>
      </w:r>
      <w:r w:rsidRPr="00747131">
        <w:rPr>
          <w:rFonts w:ascii="Times New Roman" w:hAnsi="Times New Roman" w:cs="Times New Roman" w:hint="eastAsia"/>
          <w:sz w:val="24"/>
          <w:szCs w:val="24"/>
        </w:rPr>
        <w:t>显示</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4C</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a</w:t>
      </w:r>
      <w:r w:rsidRPr="00747131">
        <w:rPr>
          <w:rFonts w:ascii="Times New Roman" w:hAnsi="Times New Roman" w:cs="Times New Roman" w:hint="eastAsia"/>
          <w:sz w:val="24"/>
          <w:szCs w:val="24"/>
        </w:rPr>
        <w:t>所示界面且</w:t>
      </w:r>
      <w:r w:rsidRPr="00747131">
        <w:rPr>
          <w:rFonts w:ascii="Times New Roman" w:hAnsi="Times New Roman" w:cs="Times New Roman" w:hint="eastAsia"/>
          <w:sz w:val="24"/>
          <w:szCs w:val="24"/>
        </w:rPr>
        <w:t>Y</w:t>
      </w:r>
      <w:r w:rsidRPr="00747131">
        <w:rPr>
          <w:rFonts w:ascii="Times New Roman" w:hAnsi="Times New Roman" w:cs="Times New Roman"/>
          <w:sz w:val="24"/>
          <w:szCs w:val="24"/>
        </w:rPr>
        <w:t>OYO</w:t>
      </w:r>
      <w:r w:rsidRPr="00747131">
        <w:rPr>
          <w:rFonts w:ascii="Times New Roman" w:hAnsi="Times New Roman" w:cs="Times New Roman" w:hint="eastAsia"/>
          <w:sz w:val="24"/>
          <w:szCs w:val="24"/>
        </w:rPr>
        <w:t>助手执行</w:t>
      </w:r>
      <w:proofErr w:type="gramStart"/>
      <w:r w:rsidRPr="00747131">
        <w:rPr>
          <w:rFonts w:ascii="Times New Roman" w:hAnsi="Times New Roman" w:cs="Times New Roman" w:hint="eastAsia"/>
          <w:sz w:val="24"/>
          <w:szCs w:val="24"/>
        </w:rPr>
        <w:t>完启动</w:t>
      </w:r>
      <w:proofErr w:type="gramEnd"/>
      <w:r w:rsidRPr="00747131">
        <w:rPr>
          <w:rFonts w:ascii="Times New Roman" w:hAnsi="Times New Roman" w:cs="Times New Roman" w:hint="eastAsia"/>
          <w:sz w:val="24"/>
          <w:szCs w:val="24"/>
        </w:rPr>
        <w:t>A</w:t>
      </w:r>
      <w:r w:rsidRPr="00747131">
        <w:rPr>
          <w:rFonts w:ascii="Times New Roman" w:hAnsi="Times New Roman" w:cs="Times New Roman"/>
          <w:sz w:val="24"/>
          <w:szCs w:val="24"/>
        </w:rPr>
        <w:t>A</w:t>
      </w:r>
      <w:r w:rsidRPr="00747131">
        <w:rPr>
          <w:rFonts w:ascii="Times New Roman" w:hAnsi="Times New Roman" w:cs="Times New Roman" w:hint="eastAsia"/>
          <w:sz w:val="24"/>
          <w:szCs w:val="24"/>
        </w:rPr>
        <w:t>应用的情况下，</w:t>
      </w:r>
      <w:r w:rsidR="00320CE2" w:rsidRPr="00747131">
        <w:rPr>
          <w:rFonts w:ascii="Times New Roman" w:hAnsi="Times New Roman" w:cs="Times New Roman" w:hint="eastAsia"/>
          <w:sz w:val="24"/>
          <w:szCs w:val="24"/>
        </w:rPr>
        <w:t>终端设备</w:t>
      </w:r>
      <w:r w:rsidRPr="00747131">
        <w:rPr>
          <w:rFonts w:ascii="Times New Roman" w:hAnsi="Times New Roman" w:cs="Times New Roman" w:hint="eastAsia"/>
          <w:sz w:val="24"/>
          <w:szCs w:val="24"/>
        </w:rPr>
        <w:t>可以显示</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4C</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b</w:t>
      </w:r>
      <w:r w:rsidRPr="00747131">
        <w:rPr>
          <w:rFonts w:ascii="Times New Roman" w:hAnsi="Times New Roman" w:cs="Times New Roman" w:hint="eastAsia"/>
          <w:sz w:val="24"/>
          <w:szCs w:val="24"/>
        </w:rPr>
        <w:t>所示界面。</w:t>
      </w:r>
      <w:r w:rsidR="00160E69" w:rsidRPr="00747131">
        <w:rPr>
          <w:rFonts w:ascii="Times New Roman" w:hAnsi="Times New Roman" w:cs="Times New Roman" w:hint="eastAsia"/>
          <w:sz w:val="24"/>
          <w:szCs w:val="24"/>
        </w:rPr>
        <w:t>如</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4C</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b</w:t>
      </w:r>
      <w:r w:rsidR="00160E69" w:rsidRPr="00747131">
        <w:rPr>
          <w:rFonts w:ascii="Times New Roman" w:hAnsi="Times New Roman" w:cs="Times New Roman" w:hint="eastAsia"/>
          <w:sz w:val="24"/>
          <w:szCs w:val="24"/>
        </w:rPr>
        <w:t>所示界面，该界面可以包括</w:t>
      </w:r>
      <w:r w:rsidR="005E482F" w:rsidRPr="00747131">
        <w:rPr>
          <w:rFonts w:ascii="Times New Roman" w:hAnsi="Times New Roman" w:cs="Times New Roman" w:hint="eastAsia"/>
          <w:sz w:val="24"/>
          <w:szCs w:val="24"/>
        </w:rPr>
        <w:t>有</w:t>
      </w:r>
      <w:r w:rsidR="00812B71" w:rsidRPr="00747131">
        <w:rPr>
          <w:rFonts w:ascii="Times New Roman" w:hAnsi="Times New Roman" w:cs="Times New Roman" w:hint="eastAsia"/>
          <w:sz w:val="24"/>
          <w:szCs w:val="24"/>
        </w:rPr>
        <w:t>颜色变换的动效</w:t>
      </w:r>
      <w:r w:rsidR="005E482F" w:rsidRPr="00747131">
        <w:rPr>
          <w:rFonts w:ascii="Times New Roman" w:hAnsi="Times New Roman" w:cs="Times New Roman" w:hint="eastAsia"/>
          <w:sz w:val="24"/>
          <w:szCs w:val="24"/>
        </w:rPr>
        <w:t>的边缘</w:t>
      </w:r>
      <w:r w:rsidR="005E482F" w:rsidRPr="00747131">
        <w:rPr>
          <w:rFonts w:ascii="Times New Roman" w:hAnsi="Times New Roman" w:cs="Times New Roman" w:hint="eastAsia"/>
          <w:sz w:val="24"/>
          <w:szCs w:val="24"/>
        </w:rPr>
        <w:t>4</w:t>
      </w:r>
      <w:r w:rsidR="005E482F" w:rsidRPr="00747131">
        <w:rPr>
          <w:rFonts w:ascii="Times New Roman" w:hAnsi="Times New Roman" w:cs="Times New Roman"/>
          <w:sz w:val="24"/>
          <w:szCs w:val="24"/>
        </w:rPr>
        <w:t>05</w:t>
      </w:r>
      <w:r w:rsidR="005E482F" w:rsidRPr="00747131">
        <w:rPr>
          <w:rFonts w:ascii="Times New Roman" w:hAnsi="Times New Roman" w:cs="Times New Roman" w:hint="eastAsia"/>
          <w:sz w:val="24"/>
          <w:szCs w:val="24"/>
        </w:rPr>
        <w:t>、</w:t>
      </w:r>
      <w:r w:rsidR="00160E69" w:rsidRPr="00747131">
        <w:rPr>
          <w:rFonts w:ascii="Times New Roman" w:hAnsi="Times New Roman" w:cs="Times New Roman" w:hint="eastAsia"/>
          <w:sz w:val="24"/>
          <w:szCs w:val="24"/>
        </w:rPr>
        <w:t>状态栏</w:t>
      </w:r>
      <w:r w:rsidR="00160E69" w:rsidRPr="00747131">
        <w:rPr>
          <w:rFonts w:ascii="Times New Roman" w:hAnsi="Times New Roman" w:cs="Times New Roman" w:hint="eastAsia"/>
          <w:sz w:val="24"/>
          <w:szCs w:val="24"/>
        </w:rPr>
        <w:t>4</w:t>
      </w:r>
      <w:r w:rsidR="00160E69" w:rsidRPr="00747131">
        <w:rPr>
          <w:rFonts w:ascii="Times New Roman" w:hAnsi="Times New Roman" w:cs="Times New Roman"/>
          <w:sz w:val="24"/>
          <w:szCs w:val="24"/>
        </w:rPr>
        <w:t>01</w:t>
      </w:r>
      <w:r w:rsidR="00160E69" w:rsidRPr="00747131">
        <w:rPr>
          <w:rFonts w:ascii="Times New Roman" w:hAnsi="Times New Roman" w:cs="Times New Roman" w:hint="eastAsia"/>
          <w:sz w:val="24"/>
          <w:szCs w:val="24"/>
        </w:rPr>
        <w:t>、</w:t>
      </w:r>
      <w:r w:rsidR="00160E69" w:rsidRPr="00747131">
        <w:rPr>
          <w:rFonts w:ascii="Times New Roman" w:hAnsi="Times New Roman" w:cs="Times New Roman" w:hint="eastAsia"/>
          <w:sz w:val="24"/>
          <w:szCs w:val="24"/>
        </w:rPr>
        <w:t>A</w:t>
      </w:r>
      <w:r w:rsidR="00160E69" w:rsidRPr="00747131">
        <w:rPr>
          <w:rFonts w:ascii="Times New Roman" w:hAnsi="Times New Roman" w:cs="Times New Roman"/>
          <w:sz w:val="24"/>
          <w:szCs w:val="24"/>
        </w:rPr>
        <w:t>A</w:t>
      </w:r>
      <w:r w:rsidR="00160E69" w:rsidRPr="00747131">
        <w:rPr>
          <w:rFonts w:ascii="Times New Roman" w:hAnsi="Times New Roman" w:cs="Times New Roman" w:hint="eastAsia"/>
          <w:sz w:val="24"/>
          <w:szCs w:val="24"/>
        </w:rPr>
        <w:t>应用的</w:t>
      </w:r>
      <w:r w:rsidR="0061582E" w:rsidRPr="00747131">
        <w:rPr>
          <w:rFonts w:ascii="Times New Roman" w:hAnsi="Times New Roman" w:cs="Times New Roman" w:hint="eastAsia"/>
          <w:sz w:val="24"/>
          <w:szCs w:val="24"/>
        </w:rPr>
        <w:t>第一</w:t>
      </w:r>
      <w:r w:rsidR="00160E69" w:rsidRPr="00747131">
        <w:rPr>
          <w:rFonts w:ascii="Times New Roman" w:hAnsi="Times New Roman" w:cs="Times New Roman" w:hint="eastAsia"/>
          <w:sz w:val="24"/>
          <w:szCs w:val="24"/>
        </w:rPr>
        <w:t>页面、提示框</w:t>
      </w:r>
      <w:r w:rsidR="00B703A2" w:rsidRPr="00747131">
        <w:rPr>
          <w:rFonts w:ascii="Times New Roman" w:hAnsi="Times New Roman" w:cs="Times New Roman"/>
          <w:sz w:val="24"/>
          <w:szCs w:val="24"/>
        </w:rPr>
        <w:t>425</w:t>
      </w:r>
      <w:r w:rsidR="00160E69" w:rsidRPr="00747131">
        <w:rPr>
          <w:rFonts w:ascii="Times New Roman" w:hAnsi="Times New Roman" w:cs="Times New Roman" w:hint="eastAsia"/>
          <w:sz w:val="24"/>
          <w:szCs w:val="24"/>
        </w:rPr>
        <w:t>和控件</w:t>
      </w:r>
      <w:r w:rsidR="00160E69" w:rsidRPr="00747131">
        <w:rPr>
          <w:rFonts w:ascii="Times New Roman" w:hAnsi="Times New Roman" w:cs="Times New Roman" w:hint="eastAsia"/>
          <w:sz w:val="24"/>
          <w:szCs w:val="24"/>
        </w:rPr>
        <w:t>4</w:t>
      </w:r>
      <w:r w:rsidR="00160E69" w:rsidRPr="00747131">
        <w:rPr>
          <w:rFonts w:ascii="Times New Roman" w:hAnsi="Times New Roman" w:cs="Times New Roman"/>
          <w:sz w:val="24"/>
          <w:szCs w:val="24"/>
        </w:rPr>
        <w:t>21</w:t>
      </w:r>
      <w:r w:rsidR="00160E69" w:rsidRPr="00747131">
        <w:rPr>
          <w:rFonts w:ascii="Times New Roman" w:hAnsi="Times New Roman" w:cs="Times New Roman" w:hint="eastAsia"/>
          <w:sz w:val="24"/>
          <w:szCs w:val="24"/>
        </w:rPr>
        <w:t>。</w:t>
      </w:r>
      <w:r w:rsidR="005E482F" w:rsidRPr="00747131">
        <w:rPr>
          <w:rFonts w:ascii="Times New Roman" w:hAnsi="Times New Roman" w:cs="Times New Roman" w:hint="eastAsia"/>
          <w:sz w:val="24"/>
          <w:szCs w:val="24"/>
        </w:rPr>
        <w:t>有</w:t>
      </w:r>
      <w:r w:rsidR="00812B71" w:rsidRPr="00747131">
        <w:rPr>
          <w:rFonts w:ascii="Times New Roman" w:hAnsi="Times New Roman" w:cs="Times New Roman" w:hint="eastAsia"/>
          <w:sz w:val="24"/>
          <w:szCs w:val="24"/>
        </w:rPr>
        <w:t>颜色变换的动效</w:t>
      </w:r>
      <w:r w:rsidR="005E482F" w:rsidRPr="00747131">
        <w:rPr>
          <w:rFonts w:ascii="Times New Roman" w:hAnsi="Times New Roman" w:cs="Times New Roman" w:hint="eastAsia"/>
          <w:sz w:val="24"/>
          <w:szCs w:val="24"/>
        </w:rPr>
        <w:t>的边缘</w:t>
      </w:r>
      <w:r w:rsidR="005E482F" w:rsidRPr="00747131">
        <w:rPr>
          <w:rFonts w:ascii="Times New Roman" w:hAnsi="Times New Roman" w:cs="Times New Roman" w:hint="eastAsia"/>
          <w:sz w:val="24"/>
          <w:szCs w:val="24"/>
        </w:rPr>
        <w:t>4</w:t>
      </w:r>
      <w:r w:rsidR="005E482F" w:rsidRPr="00747131">
        <w:rPr>
          <w:rFonts w:ascii="Times New Roman" w:hAnsi="Times New Roman" w:cs="Times New Roman"/>
          <w:sz w:val="24"/>
          <w:szCs w:val="24"/>
        </w:rPr>
        <w:t>05</w:t>
      </w:r>
      <w:r w:rsidR="005E482F" w:rsidRPr="00747131">
        <w:rPr>
          <w:rFonts w:ascii="Times New Roman" w:hAnsi="Times New Roman" w:cs="Times New Roman" w:hint="eastAsia"/>
          <w:sz w:val="24"/>
          <w:szCs w:val="24"/>
        </w:rPr>
        <w:t>可以用于提示</w:t>
      </w:r>
      <w:r w:rsidR="005E482F" w:rsidRPr="00747131">
        <w:rPr>
          <w:rFonts w:ascii="Times New Roman" w:hAnsi="Times New Roman" w:cs="Times New Roman" w:hint="eastAsia"/>
          <w:sz w:val="24"/>
          <w:szCs w:val="24"/>
        </w:rPr>
        <w:t>Y</w:t>
      </w:r>
      <w:r w:rsidR="005E482F" w:rsidRPr="00747131">
        <w:rPr>
          <w:rFonts w:ascii="Times New Roman" w:hAnsi="Times New Roman" w:cs="Times New Roman"/>
          <w:sz w:val="24"/>
          <w:szCs w:val="24"/>
        </w:rPr>
        <w:t>OYO</w:t>
      </w:r>
      <w:r w:rsidR="005E482F" w:rsidRPr="00747131">
        <w:rPr>
          <w:rFonts w:ascii="Times New Roman" w:hAnsi="Times New Roman" w:cs="Times New Roman" w:hint="eastAsia"/>
          <w:sz w:val="24"/>
          <w:szCs w:val="24"/>
        </w:rPr>
        <w:t>助手正在执行任务。</w:t>
      </w:r>
    </w:p>
    <w:p w14:paraId="65AF5FC8" w14:textId="60754E3F" w:rsidR="005632EF" w:rsidRPr="00747131" w:rsidRDefault="00B703A2"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其中，</w:t>
      </w:r>
      <w:r w:rsidR="0061582E" w:rsidRPr="00747131">
        <w:rPr>
          <w:rFonts w:ascii="Times New Roman" w:hAnsi="Times New Roman" w:cs="Times New Roman" w:hint="eastAsia"/>
          <w:sz w:val="24"/>
          <w:szCs w:val="24"/>
        </w:rPr>
        <w:t>第一页面</w:t>
      </w:r>
      <w:r w:rsidRPr="00747131">
        <w:rPr>
          <w:rFonts w:ascii="Times New Roman" w:hAnsi="Times New Roman" w:cs="Times New Roman" w:hint="eastAsia"/>
          <w:sz w:val="24"/>
          <w:szCs w:val="24"/>
        </w:rPr>
        <w:t>可以包括表示关注的控件、表示推荐的控件、</w:t>
      </w:r>
      <w:proofErr w:type="gramStart"/>
      <w:r w:rsidRPr="00747131">
        <w:rPr>
          <w:rFonts w:ascii="Times New Roman" w:hAnsi="Times New Roman" w:cs="Times New Roman" w:hint="eastAsia"/>
          <w:sz w:val="24"/>
          <w:szCs w:val="24"/>
        </w:rPr>
        <w:t>表示闪购的</w:t>
      </w:r>
      <w:proofErr w:type="gramEnd"/>
      <w:r w:rsidRPr="00747131">
        <w:rPr>
          <w:rFonts w:ascii="Times New Roman" w:hAnsi="Times New Roman" w:cs="Times New Roman" w:hint="eastAsia"/>
          <w:sz w:val="24"/>
          <w:szCs w:val="24"/>
        </w:rPr>
        <w:t>控件、</w:t>
      </w:r>
      <w:proofErr w:type="gramStart"/>
      <w:r w:rsidRPr="00747131">
        <w:rPr>
          <w:rFonts w:ascii="Times New Roman" w:hAnsi="Times New Roman" w:cs="Times New Roman" w:hint="eastAsia"/>
          <w:sz w:val="24"/>
          <w:szCs w:val="24"/>
        </w:rPr>
        <w:t>表示国补的</w:t>
      </w:r>
      <w:proofErr w:type="gramEnd"/>
      <w:r w:rsidRPr="00747131">
        <w:rPr>
          <w:rFonts w:ascii="Times New Roman" w:hAnsi="Times New Roman" w:cs="Times New Roman" w:hint="eastAsia"/>
          <w:sz w:val="24"/>
          <w:szCs w:val="24"/>
        </w:rPr>
        <w:t>控件、表示居家的控件、搜索框</w:t>
      </w:r>
      <w:r w:rsidRPr="00747131">
        <w:rPr>
          <w:rFonts w:ascii="Times New Roman" w:hAnsi="Times New Roman" w:cs="Times New Roman" w:hint="eastAsia"/>
          <w:sz w:val="24"/>
          <w:szCs w:val="24"/>
        </w:rPr>
        <w:t>4</w:t>
      </w:r>
      <w:r w:rsidRPr="00747131">
        <w:rPr>
          <w:rFonts w:ascii="Times New Roman" w:hAnsi="Times New Roman" w:cs="Times New Roman"/>
          <w:sz w:val="24"/>
          <w:szCs w:val="24"/>
        </w:rPr>
        <w:t>22</w:t>
      </w:r>
      <w:r w:rsidRPr="00747131">
        <w:rPr>
          <w:rFonts w:ascii="Times New Roman" w:hAnsi="Times New Roman" w:cs="Times New Roman" w:hint="eastAsia"/>
          <w:sz w:val="24"/>
          <w:szCs w:val="24"/>
        </w:rPr>
        <w:t>、视图</w:t>
      </w:r>
      <w:r w:rsidRPr="00747131">
        <w:rPr>
          <w:rFonts w:ascii="Times New Roman" w:hAnsi="Times New Roman" w:cs="Times New Roman" w:hint="eastAsia"/>
          <w:sz w:val="24"/>
          <w:szCs w:val="24"/>
        </w:rPr>
        <w:t>A</w:t>
      </w:r>
      <w:r w:rsidRPr="00747131">
        <w:rPr>
          <w:rFonts w:ascii="Times New Roman" w:hAnsi="Times New Roman" w:cs="Times New Roman"/>
          <w:sz w:val="24"/>
          <w:szCs w:val="24"/>
        </w:rPr>
        <w:t>1</w:t>
      </w:r>
      <w:r w:rsidRPr="00747131">
        <w:rPr>
          <w:rFonts w:ascii="Times New Roman" w:hAnsi="Times New Roman" w:cs="Times New Roman" w:hint="eastAsia"/>
          <w:sz w:val="24"/>
          <w:szCs w:val="24"/>
        </w:rPr>
        <w:t>、视图</w:t>
      </w:r>
      <w:r w:rsidRPr="00747131">
        <w:rPr>
          <w:rFonts w:ascii="Times New Roman" w:hAnsi="Times New Roman" w:cs="Times New Roman" w:hint="eastAsia"/>
          <w:sz w:val="24"/>
          <w:szCs w:val="24"/>
        </w:rPr>
        <w:t>A</w:t>
      </w:r>
      <w:r w:rsidRPr="00747131">
        <w:rPr>
          <w:rFonts w:ascii="Times New Roman" w:hAnsi="Times New Roman" w:cs="Times New Roman"/>
          <w:sz w:val="24"/>
          <w:szCs w:val="24"/>
        </w:rPr>
        <w:t>2</w:t>
      </w:r>
      <w:r w:rsidRPr="00747131">
        <w:rPr>
          <w:rFonts w:ascii="Times New Roman" w:hAnsi="Times New Roman" w:cs="Times New Roman" w:hint="eastAsia"/>
          <w:sz w:val="24"/>
          <w:szCs w:val="24"/>
        </w:rPr>
        <w:t>、视图</w:t>
      </w:r>
      <w:r w:rsidRPr="00747131">
        <w:rPr>
          <w:rFonts w:ascii="Times New Roman" w:hAnsi="Times New Roman" w:cs="Times New Roman" w:hint="eastAsia"/>
          <w:sz w:val="24"/>
          <w:szCs w:val="24"/>
        </w:rPr>
        <w:t>A</w:t>
      </w:r>
      <w:r w:rsidRPr="00747131">
        <w:rPr>
          <w:rFonts w:ascii="Times New Roman" w:hAnsi="Times New Roman" w:cs="Times New Roman"/>
          <w:sz w:val="24"/>
          <w:szCs w:val="24"/>
        </w:rPr>
        <w:t>3</w:t>
      </w:r>
      <w:r w:rsidRPr="00747131">
        <w:rPr>
          <w:rFonts w:ascii="Times New Roman" w:hAnsi="Times New Roman" w:cs="Times New Roman" w:hint="eastAsia"/>
          <w:sz w:val="24"/>
          <w:szCs w:val="24"/>
        </w:rPr>
        <w:t>、视图</w:t>
      </w:r>
      <w:r w:rsidRPr="00747131">
        <w:rPr>
          <w:rFonts w:ascii="Times New Roman" w:hAnsi="Times New Roman" w:cs="Times New Roman" w:hint="eastAsia"/>
          <w:sz w:val="24"/>
          <w:szCs w:val="24"/>
        </w:rPr>
        <w:t>A</w:t>
      </w:r>
      <w:r w:rsidRPr="00747131">
        <w:rPr>
          <w:rFonts w:ascii="Times New Roman" w:hAnsi="Times New Roman" w:cs="Times New Roman"/>
          <w:sz w:val="24"/>
          <w:szCs w:val="24"/>
        </w:rPr>
        <w:t>4</w:t>
      </w:r>
      <w:r w:rsidRPr="00747131">
        <w:rPr>
          <w:rFonts w:ascii="Times New Roman" w:hAnsi="Times New Roman" w:cs="Times New Roman" w:hint="eastAsia"/>
          <w:sz w:val="24"/>
          <w:szCs w:val="24"/>
        </w:rPr>
        <w:t>、视图</w:t>
      </w:r>
      <w:r w:rsidRPr="00747131">
        <w:rPr>
          <w:rFonts w:ascii="Times New Roman" w:hAnsi="Times New Roman" w:cs="Times New Roman" w:hint="eastAsia"/>
          <w:sz w:val="24"/>
          <w:szCs w:val="24"/>
        </w:rPr>
        <w:t>A</w:t>
      </w:r>
      <w:r w:rsidRPr="00747131">
        <w:rPr>
          <w:rFonts w:ascii="Times New Roman" w:hAnsi="Times New Roman" w:cs="Times New Roman"/>
          <w:sz w:val="24"/>
          <w:szCs w:val="24"/>
        </w:rPr>
        <w:t>5</w:t>
      </w:r>
      <w:r w:rsidR="00043E5E" w:rsidRPr="00747131">
        <w:rPr>
          <w:rFonts w:ascii="Times New Roman" w:hAnsi="Times New Roman" w:cs="Times New Roman" w:hint="eastAsia"/>
          <w:sz w:val="24"/>
          <w:szCs w:val="24"/>
        </w:rPr>
        <w:t>、</w:t>
      </w:r>
      <w:r w:rsidR="00043E5E" w:rsidRPr="00747131">
        <w:rPr>
          <w:rFonts w:ascii="Times New Roman" w:hAnsi="Times New Roman" w:cs="Times New Roman" w:hint="eastAsia"/>
          <w:sz w:val="24"/>
          <w:szCs w:val="24"/>
        </w:rPr>
        <w:t>A</w:t>
      </w:r>
      <w:r w:rsidR="00043E5E" w:rsidRPr="00747131">
        <w:rPr>
          <w:rFonts w:ascii="Times New Roman" w:hAnsi="Times New Roman" w:cs="Times New Roman"/>
          <w:sz w:val="24"/>
          <w:szCs w:val="24"/>
        </w:rPr>
        <w:t>A</w:t>
      </w:r>
      <w:r w:rsidR="00043E5E" w:rsidRPr="00747131">
        <w:rPr>
          <w:rFonts w:ascii="Times New Roman" w:hAnsi="Times New Roman" w:cs="Times New Roman" w:hint="eastAsia"/>
          <w:sz w:val="24"/>
          <w:szCs w:val="24"/>
        </w:rPr>
        <w:t>应用的图标</w:t>
      </w:r>
      <w:r w:rsidR="00043E5E" w:rsidRPr="00747131">
        <w:rPr>
          <w:rFonts w:ascii="Times New Roman" w:hAnsi="Times New Roman" w:cs="Times New Roman" w:hint="eastAsia"/>
          <w:sz w:val="24"/>
          <w:szCs w:val="24"/>
        </w:rPr>
        <w:t>4</w:t>
      </w:r>
      <w:r w:rsidR="00043E5E" w:rsidRPr="00747131">
        <w:rPr>
          <w:rFonts w:ascii="Times New Roman" w:hAnsi="Times New Roman" w:cs="Times New Roman"/>
          <w:sz w:val="24"/>
          <w:szCs w:val="24"/>
        </w:rPr>
        <w:t>03</w:t>
      </w:r>
      <w:r w:rsidR="00043E5E" w:rsidRPr="00747131">
        <w:rPr>
          <w:rFonts w:ascii="Times New Roman" w:hAnsi="Times New Roman" w:cs="Times New Roman" w:hint="eastAsia"/>
          <w:sz w:val="24"/>
          <w:szCs w:val="24"/>
        </w:rPr>
        <w:t>、表示视频的控件、表示消息的控件、表示购物车</w:t>
      </w:r>
      <w:r w:rsidR="00043E5E" w:rsidRPr="00747131">
        <w:rPr>
          <w:rFonts w:ascii="Times New Roman" w:hAnsi="Times New Roman" w:cs="Times New Roman" w:hint="eastAsia"/>
          <w:sz w:val="24"/>
          <w:szCs w:val="24"/>
        </w:rPr>
        <w:lastRenderedPageBreak/>
        <w:t>的控件和表示我的</w:t>
      </w:r>
      <w:r w:rsidR="00043E5E" w:rsidRPr="00747131">
        <w:rPr>
          <w:rFonts w:ascii="Times New Roman" w:hAnsi="Times New Roman" w:cs="Times New Roman" w:hint="eastAsia"/>
          <w:sz w:val="24"/>
          <w:szCs w:val="24"/>
        </w:rPr>
        <w:t>A</w:t>
      </w:r>
      <w:r w:rsidR="00043E5E" w:rsidRPr="00747131">
        <w:rPr>
          <w:rFonts w:ascii="Times New Roman" w:hAnsi="Times New Roman" w:cs="Times New Roman"/>
          <w:sz w:val="24"/>
          <w:szCs w:val="24"/>
        </w:rPr>
        <w:t>A</w:t>
      </w:r>
      <w:r w:rsidR="00043E5E" w:rsidRPr="00747131">
        <w:rPr>
          <w:rFonts w:ascii="Times New Roman" w:hAnsi="Times New Roman" w:cs="Times New Roman" w:hint="eastAsia"/>
          <w:sz w:val="24"/>
          <w:szCs w:val="24"/>
        </w:rPr>
        <w:t>的控件。搜索框</w:t>
      </w:r>
      <w:r w:rsidR="00043E5E" w:rsidRPr="00747131">
        <w:rPr>
          <w:rFonts w:ascii="Times New Roman" w:hAnsi="Times New Roman" w:cs="Times New Roman" w:hint="eastAsia"/>
          <w:sz w:val="24"/>
          <w:szCs w:val="24"/>
        </w:rPr>
        <w:t>4</w:t>
      </w:r>
      <w:r w:rsidR="00043E5E" w:rsidRPr="00747131">
        <w:rPr>
          <w:rFonts w:ascii="Times New Roman" w:hAnsi="Times New Roman" w:cs="Times New Roman"/>
          <w:sz w:val="24"/>
          <w:szCs w:val="24"/>
        </w:rPr>
        <w:t>22</w:t>
      </w:r>
      <w:r w:rsidR="00043E5E" w:rsidRPr="00747131">
        <w:rPr>
          <w:rFonts w:ascii="Times New Roman" w:hAnsi="Times New Roman" w:cs="Times New Roman" w:hint="eastAsia"/>
          <w:sz w:val="24"/>
          <w:szCs w:val="24"/>
        </w:rPr>
        <w:t>还可以包括表示扫描的控件</w:t>
      </w:r>
      <w:r w:rsidR="00043E5E" w:rsidRPr="00747131">
        <w:rPr>
          <w:rFonts w:ascii="Times New Roman" w:hAnsi="Times New Roman" w:cs="Times New Roman" w:hint="eastAsia"/>
          <w:sz w:val="24"/>
          <w:szCs w:val="24"/>
        </w:rPr>
        <w:t>4</w:t>
      </w:r>
      <w:r w:rsidR="00043E5E" w:rsidRPr="00747131">
        <w:rPr>
          <w:rFonts w:ascii="Times New Roman" w:hAnsi="Times New Roman" w:cs="Times New Roman"/>
          <w:sz w:val="24"/>
          <w:szCs w:val="24"/>
        </w:rPr>
        <w:t>23</w:t>
      </w:r>
      <w:r w:rsidR="00043E5E" w:rsidRPr="00747131">
        <w:rPr>
          <w:rFonts w:ascii="Times New Roman" w:hAnsi="Times New Roman" w:cs="Times New Roman" w:hint="eastAsia"/>
          <w:sz w:val="24"/>
          <w:szCs w:val="24"/>
        </w:rPr>
        <w:t>和表示搜索的控件</w:t>
      </w:r>
      <w:r w:rsidR="00043E5E" w:rsidRPr="00747131">
        <w:rPr>
          <w:rFonts w:ascii="Times New Roman" w:hAnsi="Times New Roman" w:cs="Times New Roman" w:hint="eastAsia"/>
          <w:sz w:val="24"/>
          <w:szCs w:val="24"/>
        </w:rPr>
        <w:t>4</w:t>
      </w:r>
      <w:r w:rsidR="00043E5E" w:rsidRPr="00747131">
        <w:rPr>
          <w:rFonts w:ascii="Times New Roman" w:hAnsi="Times New Roman" w:cs="Times New Roman"/>
          <w:sz w:val="24"/>
          <w:szCs w:val="24"/>
        </w:rPr>
        <w:t>24</w:t>
      </w:r>
      <w:r w:rsidR="00043E5E" w:rsidRPr="00747131">
        <w:rPr>
          <w:rFonts w:ascii="Times New Roman" w:hAnsi="Times New Roman" w:cs="Times New Roman" w:hint="eastAsia"/>
          <w:sz w:val="24"/>
          <w:szCs w:val="24"/>
        </w:rPr>
        <w:t>。视图</w:t>
      </w:r>
      <w:r w:rsidR="00043E5E" w:rsidRPr="00747131">
        <w:rPr>
          <w:rFonts w:ascii="Times New Roman" w:hAnsi="Times New Roman" w:cs="Times New Roman" w:hint="eastAsia"/>
          <w:sz w:val="24"/>
          <w:szCs w:val="24"/>
        </w:rPr>
        <w:t>A</w:t>
      </w:r>
      <w:r w:rsidR="00043E5E" w:rsidRPr="00747131">
        <w:rPr>
          <w:rFonts w:ascii="Times New Roman" w:hAnsi="Times New Roman" w:cs="Times New Roman"/>
          <w:sz w:val="24"/>
          <w:szCs w:val="24"/>
        </w:rPr>
        <w:t>1</w:t>
      </w:r>
      <w:r w:rsidR="00043E5E" w:rsidRPr="00747131">
        <w:rPr>
          <w:rFonts w:ascii="Times New Roman" w:hAnsi="Times New Roman" w:cs="Times New Roman" w:hint="eastAsia"/>
          <w:sz w:val="24"/>
          <w:szCs w:val="24"/>
        </w:rPr>
        <w:t>、视图</w:t>
      </w:r>
      <w:r w:rsidR="00043E5E" w:rsidRPr="00747131">
        <w:rPr>
          <w:rFonts w:ascii="Times New Roman" w:hAnsi="Times New Roman" w:cs="Times New Roman" w:hint="eastAsia"/>
          <w:sz w:val="24"/>
          <w:szCs w:val="24"/>
        </w:rPr>
        <w:t>A</w:t>
      </w:r>
      <w:r w:rsidR="00043E5E" w:rsidRPr="00747131">
        <w:rPr>
          <w:rFonts w:ascii="Times New Roman" w:hAnsi="Times New Roman" w:cs="Times New Roman"/>
          <w:sz w:val="24"/>
          <w:szCs w:val="24"/>
        </w:rPr>
        <w:t>2</w:t>
      </w:r>
      <w:r w:rsidR="00043E5E" w:rsidRPr="00747131">
        <w:rPr>
          <w:rFonts w:ascii="Times New Roman" w:hAnsi="Times New Roman" w:cs="Times New Roman" w:hint="eastAsia"/>
          <w:sz w:val="24"/>
          <w:szCs w:val="24"/>
        </w:rPr>
        <w:t>、视图</w:t>
      </w:r>
      <w:r w:rsidR="00043E5E" w:rsidRPr="00747131">
        <w:rPr>
          <w:rFonts w:ascii="Times New Roman" w:hAnsi="Times New Roman" w:cs="Times New Roman" w:hint="eastAsia"/>
          <w:sz w:val="24"/>
          <w:szCs w:val="24"/>
        </w:rPr>
        <w:t>A</w:t>
      </w:r>
      <w:r w:rsidR="00043E5E" w:rsidRPr="00747131">
        <w:rPr>
          <w:rFonts w:ascii="Times New Roman" w:hAnsi="Times New Roman" w:cs="Times New Roman"/>
          <w:sz w:val="24"/>
          <w:szCs w:val="24"/>
        </w:rPr>
        <w:t>3</w:t>
      </w:r>
      <w:r w:rsidR="00043E5E" w:rsidRPr="00747131">
        <w:rPr>
          <w:rFonts w:ascii="Times New Roman" w:hAnsi="Times New Roman" w:cs="Times New Roman" w:hint="eastAsia"/>
          <w:sz w:val="24"/>
          <w:szCs w:val="24"/>
        </w:rPr>
        <w:t>、视图</w:t>
      </w:r>
      <w:r w:rsidR="00043E5E" w:rsidRPr="00747131">
        <w:rPr>
          <w:rFonts w:ascii="Times New Roman" w:hAnsi="Times New Roman" w:cs="Times New Roman" w:hint="eastAsia"/>
          <w:sz w:val="24"/>
          <w:szCs w:val="24"/>
        </w:rPr>
        <w:t>A</w:t>
      </w:r>
      <w:r w:rsidR="00043E5E" w:rsidRPr="00747131">
        <w:rPr>
          <w:rFonts w:ascii="Times New Roman" w:hAnsi="Times New Roman" w:cs="Times New Roman"/>
          <w:sz w:val="24"/>
          <w:szCs w:val="24"/>
        </w:rPr>
        <w:t>4</w:t>
      </w:r>
      <w:r w:rsidR="00043E5E" w:rsidRPr="00747131">
        <w:rPr>
          <w:rFonts w:ascii="Times New Roman" w:hAnsi="Times New Roman" w:cs="Times New Roman" w:hint="eastAsia"/>
          <w:sz w:val="24"/>
          <w:szCs w:val="24"/>
        </w:rPr>
        <w:t>和视图</w:t>
      </w:r>
      <w:r w:rsidR="00043E5E" w:rsidRPr="00747131">
        <w:rPr>
          <w:rFonts w:ascii="Times New Roman" w:hAnsi="Times New Roman" w:cs="Times New Roman" w:hint="eastAsia"/>
          <w:sz w:val="24"/>
          <w:szCs w:val="24"/>
        </w:rPr>
        <w:t>A</w:t>
      </w:r>
      <w:r w:rsidR="00043E5E" w:rsidRPr="00747131">
        <w:rPr>
          <w:rFonts w:ascii="Times New Roman" w:hAnsi="Times New Roman" w:cs="Times New Roman"/>
          <w:sz w:val="24"/>
          <w:szCs w:val="24"/>
        </w:rPr>
        <w:t>5</w:t>
      </w:r>
      <w:r w:rsidR="00043E5E" w:rsidRPr="00747131">
        <w:rPr>
          <w:rFonts w:ascii="Times New Roman" w:hAnsi="Times New Roman" w:cs="Times New Roman" w:hint="eastAsia"/>
          <w:sz w:val="24"/>
          <w:szCs w:val="24"/>
        </w:rPr>
        <w:t>均为表示商品的视图。表示商品的视图周围可以有该商品有关的描述信息。例如，视图</w:t>
      </w:r>
      <w:r w:rsidR="00043E5E" w:rsidRPr="00747131">
        <w:rPr>
          <w:rFonts w:ascii="Times New Roman" w:hAnsi="Times New Roman" w:cs="Times New Roman" w:hint="eastAsia"/>
          <w:sz w:val="24"/>
          <w:szCs w:val="24"/>
        </w:rPr>
        <w:t>A</w:t>
      </w:r>
      <w:r w:rsidR="00043E5E" w:rsidRPr="00747131">
        <w:rPr>
          <w:rFonts w:ascii="Times New Roman" w:hAnsi="Times New Roman" w:cs="Times New Roman"/>
          <w:sz w:val="24"/>
          <w:szCs w:val="24"/>
        </w:rPr>
        <w:t>4</w:t>
      </w:r>
      <w:r w:rsidR="00043E5E" w:rsidRPr="00747131">
        <w:rPr>
          <w:rFonts w:ascii="Times New Roman" w:hAnsi="Times New Roman" w:cs="Times New Roman" w:hint="eastAsia"/>
          <w:sz w:val="24"/>
          <w:szCs w:val="24"/>
        </w:rPr>
        <w:t>周围有视图</w:t>
      </w:r>
      <w:r w:rsidR="00043E5E" w:rsidRPr="00747131">
        <w:rPr>
          <w:rFonts w:ascii="Times New Roman" w:hAnsi="Times New Roman" w:cs="Times New Roman" w:hint="eastAsia"/>
          <w:sz w:val="24"/>
          <w:szCs w:val="24"/>
        </w:rPr>
        <w:t>A</w:t>
      </w:r>
      <w:r w:rsidR="00043E5E" w:rsidRPr="00747131">
        <w:rPr>
          <w:rFonts w:ascii="Times New Roman" w:hAnsi="Times New Roman" w:cs="Times New Roman"/>
          <w:sz w:val="24"/>
          <w:szCs w:val="24"/>
        </w:rPr>
        <w:t>4</w:t>
      </w:r>
      <w:r w:rsidR="00043E5E" w:rsidRPr="00747131">
        <w:rPr>
          <w:rFonts w:ascii="Times New Roman" w:hAnsi="Times New Roman" w:cs="Times New Roman" w:hint="eastAsia"/>
          <w:sz w:val="24"/>
          <w:szCs w:val="24"/>
        </w:rPr>
        <w:t>对应商品的描述信息，例如“</w:t>
      </w:r>
      <w:proofErr w:type="spellStart"/>
      <w:r w:rsidR="00043E5E" w:rsidRPr="00747131">
        <w:rPr>
          <w:rFonts w:ascii="Times New Roman" w:hAnsi="Times New Roman" w:cs="Times New Roman"/>
          <w:sz w:val="24"/>
          <w:szCs w:val="24"/>
        </w:rPr>
        <w:t>xxxxxxxxxxxx</w:t>
      </w:r>
      <w:proofErr w:type="spellEnd"/>
      <w:r w:rsidR="00043E5E" w:rsidRPr="00747131">
        <w:rPr>
          <w:rFonts w:ascii="Times New Roman" w:hAnsi="Times New Roman" w:cs="Times New Roman" w:hint="eastAsia"/>
          <w:sz w:val="24"/>
          <w:szCs w:val="24"/>
        </w:rPr>
        <w:t>”。视图</w:t>
      </w:r>
      <w:r w:rsidR="00043E5E" w:rsidRPr="00747131">
        <w:rPr>
          <w:rFonts w:ascii="Times New Roman" w:hAnsi="Times New Roman" w:cs="Times New Roman"/>
          <w:sz w:val="24"/>
          <w:szCs w:val="24"/>
        </w:rPr>
        <w:t>A5</w:t>
      </w:r>
      <w:r w:rsidR="00043E5E" w:rsidRPr="00747131">
        <w:rPr>
          <w:rFonts w:ascii="Times New Roman" w:hAnsi="Times New Roman" w:cs="Times New Roman" w:hint="eastAsia"/>
          <w:sz w:val="24"/>
          <w:szCs w:val="24"/>
        </w:rPr>
        <w:t>周围有视图</w:t>
      </w:r>
      <w:r w:rsidR="00043E5E" w:rsidRPr="00747131">
        <w:rPr>
          <w:rFonts w:ascii="Times New Roman" w:hAnsi="Times New Roman" w:cs="Times New Roman"/>
          <w:sz w:val="24"/>
          <w:szCs w:val="24"/>
        </w:rPr>
        <w:t>A5</w:t>
      </w:r>
      <w:r w:rsidR="00043E5E" w:rsidRPr="00747131">
        <w:rPr>
          <w:rFonts w:ascii="Times New Roman" w:hAnsi="Times New Roman" w:cs="Times New Roman" w:hint="eastAsia"/>
          <w:sz w:val="24"/>
          <w:szCs w:val="24"/>
        </w:rPr>
        <w:t>对应商品的描述信息，例如“</w:t>
      </w:r>
      <w:proofErr w:type="spellStart"/>
      <w:r w:rsidR="00043E5E" w:rsidRPr="00747131">
        <w:rPr>
          <w:rFonts w:ascii="Times New Roman" w:hAnsi="Times New Roman" w:cs="Times New Roman"/>
          <w:sz w:val="24"/>
          <w:szCs w:val="24"/>
        </w:rPr>
        <w:t>yyyyyyyyy</w:t>
      </w:r>
      <w:proofErr w:type="spellEnd"/>
      <w:r w:rsidR="00043E5E" w:rsidRPr="00747131">
        <w:rPr>
          <w:rFonts w:ascii="Times New Roman" w:hAnsi="Times New Roman" w:cs="Times New Roman" w:hint="eastAsia"/>
          <w:sz w:val="24"/>
          <w:szCs w:val="24"/>
        </w:rPr>
        <w:t>”。提示框</w:t>
      </w:r>
      <w:r w:rsidR="00043E5E" w:rsidRPr="00747131">
        <w:rPr>
          <w:rFonts w:ascii="Times New Roman" w:hAnsi="Times New Roman" w:cs="Times New Roman"/>
          <w:sz w:val="24"/>
          <w:szCs w:val="24"/>
        </w:rPr>
        <w:t>425</w:t>
      </w:r>
      <w:r w:rsidR="00043E5E" w:rsidRPr="00747131">
        <w:rPr>
          <w:rFonts w:ascii="Times New Roman" w:hAnsi="Times New Roman" w:cs="Times New Roman" w:hint="eastAsia"/>
          <w:sz w:val="24"/>
          <w:szCs w:val="24"/>
        </w:rPr>
        <w:t>可以包括图标</w:t>
      </w:r>
      <w:r w:rsidR="00043E5E" w:rsidRPr="00747131">
        <w:rPr>
          <w:rFonts w:ascii="Times New Roman" w:hAnsi="Times New Roman" w:cs="Times New Roman" w:hint="eastAsia"/>
          <w:sz w:val="24"/>
          <w:szCs w:val="24"/>
        </w:rPr>
        <w:t>4</w:t>
      </w:r>
      <w:r w:rsidR="00043E5E" w:rsidRPr="00747131">
        <w:rPr>
          <w:rFonts w:ascii="Times New Roman" w:hAnsi="Times New Roman" w:cs="Times New Roman"/>
          <w:sz w:val="24"/>
          <w:szCs w:val="24"/>
        </w:rPr>
        <w:t>20</w:t>
      </w:r>
      <w:r w:rsidR="00043E5E" w:rsidRPr="00747131">
        <w:rPr>
          <w:rFonts w:ascii="Times New Roman" w:hAnsi="Times New Roman" w:cs="Times New Roman" w:hint="eastAsia"/>
          <w:sz w:val="24"/>
          <w:szCs w:val="24"/>
        </w:rPr>
        <w:t>和提示文字，提示文字例如“</w:t>
      </w:r>
      <w:r w:rsidR="0061582E" w:rsidRPr="00747131">
        <w:rPr>
          <w:rFonts w:ascii="宋体" w:eastAsia="宋体" w:cs="宋体" w:hint="eastAsia"/>
          <w:color w:val="000000"/>
          <w:kern w:val="0"/>
          <w:sz w:val="24"/>
          <w:szCs w:val="24"/>
          <w:lang w:val="zh-CN"/>
        </w:rPr>
        <w:t>点击搜索框并输入</w:t>
      </w:r>
      <w:r w:rsidR="00043E5E" w:rsidRPr="00747131">
        <w:rPr>
          <w:rFonts w:ascii="Times New Roman" w:hAnsi="Times New Roman" w:cs="Times New Roman" w:hint="eastAsia"/>
          <w:sz w:val="24"/>
          <w:szCs w:val="24"/>
        </w:rPr>
        <w:t>”。</w:t>
      </w:r>
      <w:r w:rsidR="0061582E" w:rsidRPr="00747131">
        <w:rPr>
          <w:rFonts w:ascii="Times New Roman" w:hAnsi="Times New Roman" w:cs="Times New Roman" w:hint="eastAsia"/>
          <w:sz w:val="24"/>
          <w:szCs w:val="24"/>
        </w:rPr>
        <w:t>提示框</w:t>
      </w:r>
      <w:r w:rsidR="0061582E" w:rsidRPr="00747131">
        <w:rPr>
          <w:rFonts w:ascii="Times New Roman" w:hAnsi="Times New Roman" w:cs="Times New Roman"/>
          <w:sz w:val="24"/>
          <w:szCs w:val="24"/>
        </w:rPr>
        <w:t>425</w:t>
      </w:r>
      <w:r w:rsidR="0061582E" w:rsidRPr="00747131">
        <w:rPr>
          <w:rFonts w:ascii="Times New Roman" w:hAnsi="Times New Roman" w:cs="Times New Roman" w:hint="eastAsia"/>
          <w:sz w:val="24"/>
          <w:szCs w:val="24"/>
        </w:rPr>
        <w:t>中的提示文字用于提示</w:t>
      </w:r>
      <w:r w:rsidR="0061582E" w:rsidRPr="00747131">
        <w:rPr>
          <w:rFonts w:ascii="Times New Roman" w:hAnsi="Times New Roman" w:cs="Times New Roman" w:hint="eastAsia"/>
          <w:sz w:val="24"/>
          <w:szCs w:val="24"/>
        </w:rPr>
        <w:t>Y</w:t>
      </w:r>
      <w:r w:rsidR="0061582E" w:rsidRPr="00747131">
        <w:rPr>
          <w:rFonts w:ascii="Times New Roman" w:hAnsi="Times New Roman" w:cs="Times New Roman"/>
          <w:sz w:val="24"/>
          <w:szCs w:val="24"/>
        </w:rPr>
        <w:t>OYO</w:t>
      </w:r>
      <w:r w:rsidR="0061582E" w:rsidRPr="00747131">
        <w:rPr>
          <w:rFonts w:ascii="Times New Roman" w:hAnsi="Times New Roman" w:cs="Times New Roman" w:hint="eastAsia"/>
          <w:sz w:val="24"/>
          <w:szCs w:val="24"/>
        </w:rPr>
        <w:t>助手正在执行的任务。</w:t>
      </w:r>
      <w:r w:rsidR="00043E5E" w:rsidRPr="00747131">
        <w:rPr>
          <w:rFonts w:ascii="Times New Roman" w:hAnsi="Times New Roman" w:cs="Times New Roman" w:hint="eastAsia"/>
          <w:sz w:val="24"/>
          <w:szCs w:val="24"/>
        </w:rPr>
        <w:t>提示框</w:t>
      </w:r>
      <w:r w:rsidR="00043E5E" w:rsidRPr="00747131">
        <w:rPr>
          <w:rFonts w:ascii="Times New Roman" w:hAnsi="Times New Roman" w:cs="Times New Roman" w:hint="eastAsia"/>
          <w:sz w:val="24"/>
          <w:szCs w:val="24"/>
        </w:rPr>
        <w:t>4</w:t>
      </w:r>
      <w:r w:rsidR="0061582E" w:rsidRPr="00747131">
        <w:rPr>
          <w:rFonts w:ascii="Times New Roman" w:hAnsi="Times New Roman" w:cs="Times New Roman"/>
          <w:sz w:val="24"/>
          <w:szCs w:val="24"/>
        </w:rPr>
        <w:t>2</w:t>
      </w:r>
      <w:r w:rsidR="00043E5E" w:rsidRPr="00747131">
        <w:rPr>
          <w:rFonts w:ascii="Times New Roman" w:hAnsi="Times New Roman" w:cs="Times New Roman"/>
          <w:sz w:val="24"/>
          <w:szCs w:val="24"/>
        </w:rPr>
        <w:t>5</w:t>
      </w:r>
      <w:r w:rsidR="00043E5E" w:rsidRPr="00747131">
        <w:rPr>
          <w:rFonts w:ascii="Times New Roman" w:hAnsi="Times New Roman" w:cs="Times New Roman" w:hint="eastAsia"/>
          <w:sz w:val="24"/>
          <w:szCs w:val="24"/>
        </w:rPr>
        <w:t>可以位于</w:t>
      </w:r>
      <w:r w:rsidR="0061582E" w:rsidRPr="00747131">
        <w:rPr>
          <w:rFonts w:ascii="Times New Roman" w:hAnsi="Times New Roman" w:cs="Times New Roman" w:hint="eastAsia"/>
          <w:sz w:val="24"/>
          <w:szCs w:val="24"/>
        </w:rPr>
        <w:t>A</w:t>
      </w:r>
      <w:r w:rsidR="0061582E" w:rsidRPr="00747131">
        <w:rPr>
          <w:rFonts w:ascii="Times New Roman" w:hAnsi="Times New Roman" w:cs="Times New Roman"/>
          <w:sz w:val="24"/>
          <w:szCs w:val="24"/>
        </w:rPr>
        <w:t>A</w:t>
      </w:r>
      <w:r w:rsidR="0061582E" w:rsidRPr="00747131">
        <w:rPr>
          <w:rFonts w:ascii="Times New Roman" w:hAnsi="Times New Roman" w:cs="Times New Roman" w:hint="eastAsia"/>
          <w:sz w:val="24"/>
          <w:szCs w:val="24"/>
        </w:rPr>
        <w:t>应用的第一页面</w:t>
      </w:r>
      <w:r w:rsidR="00043E5E" w:rsidRPr="00747131">
        <w:rPr>
          <w:rFonts w:ascii="Times New Roman" w:hAnsi="Times New Roman" w:cs="Times New Roman" w:hint="eastAsia"/>
          <w:sz w:val="24"/>
          <w:szCs w:val="24"/>
        </w:rPr>
        <w:t>所在层的上层。</w:t>
      </w:r>
    </w:p>
    <w:p w14:paraId="7A6E35BD" w14:textId="120D0790" w:rsidR="005632EF" w:rsidRPr="00747131" w:rsidRDefault="0061582E"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在</w:t>
      </w:r>
      <w:r w:rsidR="00320CE2" w:rsidRPr="00747131">
        <w:rPr>
          <w:rFonts w:ascii="Times New Roman" w:hAnsi="Times New Roman" w:cs="Times New Roman" w:hint="eastAsia"/>
          <w:sz w:val="24"/>
          <w:szCs w:val="24"/>
        </w:rPr>
        <w:t>终端设备</w:t>
      </w:r>
      <w:r w:rsidRPr="00747131">
        <w:rPr>
          <w:rFonts w:ascii="Times New Roman" w:hAnsi="Times New Roman" w:cs="Times New Roman" w:hint="eastAsia"/>
          <w:sz w:val="24"/>
          <w:szCs w:val="24"/>
        </w:rPr>
        <w:t>显示</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4C</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b</w:t>
      </w:r>
      <w:r w:rsidRPr="00747131">
        <w:rPr>
          <w:rFonts w:ascii="Times New Roman" w:hAnsi="Times New Roman" w:cs="Times New Roman" w:hint="eastAsia"/>
          <w:sz w:val="24"/>
          <w:szCs w:val="24"/>
        </w:rPr>
        <w:t>所示界面且</w:t>
      </w:r>
      <w:r w:rsidRPr="00747131">
        <w:rPr>
          <w:rFonts w:ascii="Times New Roman" w:hAnsi="Times New Roman" w:cs="Times New Roman" w:hint="eastAsia"/>
          <w:sz w:val="24"/>
          <w:szCs w:val="24"/>
        </w:rPr>
        <w:t>Y</w:t>
      </w:r>
      <w:r w:rsidRPr="00747131">
        <w:rPr>
          <w:rFonts w:ascii="Times New Roman" w:hAnsi="Times New Roman" w:cs="Times New Roman"/>
          <w:sz w:val="24"/>
          <w:szCs w:val="24"/>
        </w:rPr>
        <w:t>OYO</w:t>
      </w:r>
      <w:r w:rsidRPr="00747131">
        <w:rPr>
          <w:rFonts w:ascii="Times New Roman" w:hAnsi="Times New Roman" w:cs="Times New Roman" w:hint="eastAsia"/>
          <w:sz w:val="24"/>
          <w:szCs w:val="24"/>
        </w:rPr>
        <w:t>助手执行</w:t>
      </w:r>
      <w:r w:rsidRPr="00747131">
        <w:rPr>
          <w:rFonts w:ascii="宋体" w:eastAsia="宋体" w:cs="宋体" w:hint="eastAsia"/>
          <w:color w:val="000000"/>
          <w:kern w:val="0"/>
          <w:sz w:val="24"/>
          <w:szCs w:val="24"/>
          <w:lang w:val="zh-CN"/>
        </w:rPr>
        <w:t>点击搜索框并输入</w:t>
      </w:r>
      <w:r w:rsidR="00FE1467" w:rsidRPr="00747131">
        <w:rPr>
          <w:rFonts w:ascii="Times New Roman" w:hAnsi="Times New Roman" w:cs="Times New Roman" w:hint="eastAsia"/>
          <w:sz w:val="24"/>
          <w:szCs w:val="24"/>
        </w:rPr>
        <w:t>时</w:t>
      </w:r>
      <w:r w:rsidRPr="00747131">
        <w:rPr>
          <w:rFonts w:ascii="Times New Roman" w:hAnsi="Times New Roman" w:cs="Times New Roman" w:hint="eastAsia"/>
          <w:sz w:val="24"/>
          <w:szCs w:val="24"/>
        </w:rPr>
        <w:t>，</w:t>
      </w:r>
      <w:r w:rsidR="00320CE2" w:rsidRPr="00747131">
        <w:rPr>
          <w:rFonts w:ascii="Times New Roman" w:hAnsi="Times New Roman" w:cs="Times New Roman" w:hint="eastAsia"/>
          <w:sz w:val="24"/>
          <w:szCs w:val="24"/>
        </w:rPr>
        <w:t>终端设备</w:t>
      </w:r>
      <w:r w:rsidRPr="00747131">
        <w:rPr>
          <w:rFonts w:ascii="Times New Roman" w:hAnsi="Times New Roman" w:cs="Times New Roman" w:hint="eastAsia"/>
          <w:sz w:val="24"/>
          <w:szCs w:val="24"/>
        </w:rPr>
        <w:t>可以显示</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4D</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a</w:t>
      </w:r>
      <w:r w:rsidRPr="00747131">
        <w:rPr>
          <w:rFonts w:ascii="Times New Roman" w:hAnsi="Times New Roman" w:cs="Times New Roman" w:hint="eastAsia"/>
          <w:sz w:val="24"/>
          <w:szCs w:val="24"/>
        </w:rPr>
        <w:t>所示界面。如</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4D</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a</w:t>
      </w:r>
      <w:r w:rsidRPr="00747131">
        <w:rPr>
          <w:rFonts w:ascii="Times New Roman" w:hAnsi="Times New Roman" w:cs="Times New Roman" w:hint="eastAsia"/>
          <w:sz w:val="24"/>
          <w:szCs w:val="24"/>
        </w:rPr>
        <w:t>所示界面，该界面可以包括</w:t>
      </w:r>
      <w:r w:rsidR="005E482F" w:rsidRPr="00747131">
        <w:rPr>
          <w:rFonts w:ascii="Times New Roman" w:hAnsi="Times New Roman" w:cs="Times New Roman" w:hint="eastAsia"/>
          <w:sz w:val="24"/>
          <w:szCs w:val="24"/>
        </w:rPr>
        <w:t>有</w:t>
      </w:r>
      <w:r w:rsidR="00812B71" w:rsidRPr="00747131">
        <w:rPr>
          <w:rFonts w:ascii="Times New Roman" w:hAnsi="Times New Roman" w:cs="Times New Roman" w:hint="eastAsia"/>
          <w:sz w:val="24"/>
          <w:szCs w:val="24"/>
        </w:rPr>
        <w:t>颜色变换的动效</w:t>
      </w:r>
      <w:r w:rsidR="005E482F" w:rsidRPr="00747131">
        <w:rPr>
          <w:rFonts w:ascii="Times New Roman" w:hAnsi="Times New Roman" w:cs="Times New Roman" w:hint="eastAsia"/>
          <w:sz w:val="24"/>
          <w:szCs w:val="24"/>
        </w:rPr>
        <w:t>的边缘</w:t>
      </w:r>
      <w:r w:rsidR="005E482F" w:rsidRPr="00747131">
        <w:rPr>
          <w:rFonts w:ascii="Times New Roman" w:hAnsi="Times New Roman" w:cs="Times New Roman" w:hint="eastAsia"/>
          <w:sz w:val="24"/>
          <w:szCs w:val="24"/>
        </w:rPr>
        <w:t>4</w:t>
      </w:r>
      <w:r w:rsidR="005E482F" w:rsidRPr="00747131">
        <w:rPr>
          <w:rFonts w:ascii="Times New Roman" w:hAnsi="Times New Roman" w:cs="Times New Roman"/>
          <w:sz w:val="24"/>
          <w:szCs w:val="24"/>
        </w:rPr>
        <w:t>05</w:t>
      </w:r>
      <w:r w:rsidR="005E482F" w:rsidRPr="00747131">
        <w:rPr>
          <w:rFonts w:ascii="Times New Roman" w:hAnsi="Times New Roman" w:cs="Times New Roman" w:hint="eastAsia"/>
          <w:sz w:val="24"/>
          <w:szCs w:val="24"/>
        </w:rPr>
        <w:t>、</w:t>
      </w:r>
      <w:r w:rsidRPr="00747131">
        <w:rPr>
          <w:rFonts w:ascii="Times New Roman" w:hAnsi="Times New Roman" w:cs="Times New Roman" w:hint="eastAsia"/>
          <w:sz w:val="24"/>
          <w:szCs w:val="24"/>
        </w:rPr>
        <w:t>状态栏</w:t>
      </w:r>
      <w:r w:rsidRPr="00747131">
        <w:rPr>
          <w:rFonts w:ascii="Times New Roman" w:hAnsi="Times New Roman" w:cs="Times New Roman" w:hint="eastAsia"/>
          <w:sz w:val="24"/>
          <w:szCs w:val="24"/>
        </w:rPr>
        <w:t>4</w:t>
      </w:r>
      <w:r w:rsidRPr="00747131">
        <w:rPr>
          <w:rFonts w:ascii="Times New Roman" w:hAnsi="Times New Roman" w:cs="Times New Roman"/>
          <w:sz w:val="24"/>
          <w:szCs w:val="24"/>
        </w:rPr>
        <w:t>01</w:t>
      </w:r>
      <w:r w:rsidRPr="00747131">
        <w:rPr>
          <w:rFonts w:ascii="Times New Roman" w:hAnsi="Times New Roman" w:cs="Times New Roman" w:hint="eastAsia"/>
          <w:sz w:val="24"/>
          <w:szCs w:val="24"/>
        </w:rPr>
        <w:t>、</w:t>
      </w:r>
      <w:r w:rsidRPr="00747131">
        <w:rPr>
          <w:rFonts w:ascii="Times New Roman" w:hAnsi="Times New Roman" w:cs="Times New Roman" w:hint="eastAsia"/>
          <w:sz w:val="24"/>
          <w:szCs w:val="24"/>
        </w:rPr>
        <w:t>A</w:t>
      </w:r>
      <w:r w:rsidRPr="00747131">
        <w:rPr>
          <w:rFonts w:ascii="Times New Roman" w:hAnsi="Times New Roman" w:cs="Times New Roman"/>
          <w:sz w:val="24"/>
          <w:szCs w:val="24"/>
        </w:rPr>
        <w:t>A</w:t>
      </w:r>
      <w:r w:rsidRPr="00747131">
        <w:rPr>
          <w:rFonts w:ascii="Times New Roman" w:hAnsi="Times New Roman" w:cs="Times New Roman" w:hint="eastAsia"/>
          <w:sz w:val="24"/>
          <w:szCs w:val="24"/>
        </w:rPr>
        <w:t>应用的第二页面、提示框</w:t>
      </w:r>
      <w:r w:rsidRPr="00747131">
        <w:rPr>
          <w:rFonts w:ascii="Times New Roman" w:hAnsi="Times New Roman" w:cs="Times New Roman"/>
          <w:sz w:val="24"/>
          <w:szCs w:val="24"/>
        </w:rPr>
        <w:t>425</w:t>
      </w:r>
      <w:r w:rsidRPr="00747131">
        <w:rPr>
          <w:rFonts w:ascii="Times New Roman" w:hAnsi="Times New Roman" w:cs="Times New Roman" w:hint="eastAsia"/>
          <w:sz w:val="24"/>
          <w:szCs w:val="24"/>
        </w:rPr>
        <w:t>和控件</w:t>
      </w:r>
      <w:r w:rsidRPr="00747131">
        <w:rPr>
          <w:rFonts w:ascii="Times New Roman" w:hAnsi="Times New Roman" w:cs="Times New Roman" w:hint="eastAsia"/>
          <w:sz w:val="24"/>
          <w:szCs w:val="24"/>
        </w:rPr>
        <w:t>4</w:t>
      </w:r>
      <w:r w:rsidRPr="00747131">
        <w:rPr>
          <w:rFonts w:ascii="Times New Roman" w:hAnsi="Times New Roman" w:cs="Times New Roman"/>
          <w:sz w:val="24"/>
          <w:szCs w:val="24"/>
        </w:rPr>
        <w:t>21</w:t>
      </w:r>
      <w:r w:rsidRPr="00747131">
        <w:rPr>
          <w:rFonts w:ascii="Times New Roman" w:hAnsi="Times New Roman" w:cs="Times New Roman" w:hint="eastAsia"/>
          <w:sz w:val="24"/>
          <w:szCs w:val="24"/>
        </w:rPr>
        <w:t>。</w:t>
      </w:r>
    </w:p>
    <w:p w14:paraId="6F9D99A9" w14:textId="6861F0DF" w:rsidR="0061582E" w:rsidRPr="00747131" w:rsidRDefault="0061582E"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其中，第二页面可以包括表示返回的控件、搜索框</w:t>
      </w:r>
      <w:r w:rsidRPr="00747131">
        <w:rPr>
          <w:rFonts w:ascii="Times New Roman" w:hAnsi="Times New Roman" w:cs="Times New Roman" w:hint="eastAsia"/>
          <w:sz w:val="24"/>
          <w:szCs w:val="24"/>
        </w:rPr>
        <w:t>4</w:t>
      </w:r>
      <w:r w:rsidRPr="00747131">
        <w:rPr>
          <w:rFonts w:ascii="Times New Roman" w:hAnsi="Times New Roman" w:cs="Times New Roman"/>
          <w:sz w:val="24"/>
          <w:szCs w:val="24"/>
        </w:rPr>
        <w:t>26</w:t>
      </w:r>
      <w:r w:rsidRPr="00747131">
        <w:rPr>
          <w:rFonts w:ascii="Times New Roman" w:hAnsi="Times New Roman" w:cs="Times New Roman" w:hint="eastAsia"/>
          <w:sz w:val="24"/>
          <w:szCs w:val="24"/>
        </w:rPr>
        <w:t>和搜索列表。搜索框</w:t>
      </w:r>
      <w:r w:rsidRPr="00747131">
        <w:rPr>
          <w:rFonts w:ascii="Times New Roman" w:hAnsi="Times New Roman" w:cs="Times New Roman"/>
          <w:sz w:val="24"/>
          <w:szCs w:val="24"/>
        </w:rPr>
        <w:t>426</w:t>
      </w:r>
      <w:r w:rsidRPr="00747131">
        <w:rPr>
          <w:rFonts w:ascii="Times New Roman" w:hAnsi="Times New Roman" w:cs="Times New Roman" w:hint="eastAsia"/>
          <w:sz w:val="24"/>
          <w:szCs w:val="24"/>
        </w:rPr>
        <w:t>可以包括</w:t>
      </w:r>
      <w:r w:rsidRPr="00747131">
        <w:rPr>
          <w:rFonts w:ascii="Times New Roman" w:hAnsi="Times New Roman" w:cs="Times New Roman" w:hint="eastAsia"/>
          <w:sz w:val="24"/>
          <w:szCs w:val="24"/>
        </w:rPr>
        <w:t>Y</w:t>
      </w:r>
      <w:r w:rsidRPr="00747131">
        <w:rPr>
          <w:rFonts w:ascii="Times New Roman" w:hAnsi="Times New Roman" w:cs="Times New Roman"/>
          <w:sz w:val="24"/>
          <w:szCs w:val="24"/>
        </w:rPr>
        <w:t>OYO</w:t>
      </w:r>
      <w:r w:rsidRPr="00747131">
        <w:rPr>
          <w:rFonts w:ascii="Times New Roman" w:hAnsi="Times New Roman" w:cs="Times New Roman" w:hint="eastAsia"/>
          <w:sz w:val="24"/>
          <w:szCs w:val="24"/>
        </w:rPr>
        <w:t>助手输入的</w:t>
      </w:r>
      <w:r w:rsidR="00022CA2" w:rsidRPr="00747131">
        <w:rPr>
          <w:rFonts w:ascii="Times New Roman" w:hAnsi="Times New Roman" w:cs="Times New Roman" w:hint="eastAsia"/>
          <w:sz w:val="24"/>
          <w:szCs w:val="24"/>
        </w:rPr>
        <w:t>内容</w:t>
      </w:r>
      <w:r w:rsidRPr="00747131">
        <w:rPr>
          <w:rFonts w:ascii="Times New Roman" w:hAnsi="Times New Roman" w:cs="Times New Roman" w:hint="eastAsia"/>
          <w:sz w:val="24"/>
          <w:szCs w:val="24"/>
        </w:rPr>
        <w:t>，例如</w:t>
      </w:r>
      <w:r w:rsidR="00022CA2" w:rsidRPr="00747131">
        <w:rPr>
          <w:rFonts w:ascii="Times New Roman" w:hAnsi="Times New Roman" w:cs="Times New Roman" w:hint="eastAsia"/>
          <w:sz w:val="24"/>
          <w:szCs w:val="24"/>
        </w:rPr>
        <w:t>“</w:t>
      </w:r>
      <w:r w:rsidR="00022CA2" w:rsidRPr="00747131">
        <w:rPr>
          <w:rFonts w:ascii="Times New Roman" w:hAnsi="Times New Roman" w:cs="Times New Roman" w:hint="eastAsia"/>
          <w:sz w:val="24"/>
          <w:szCs w:val="24"/>
        </w:rPr>
        <w:t>Y</w:t>
      </w:r>
      <w:r w:rsidR="00022CA2" w:rsidRPr="00747131">
        <w:rPr>
          <w:rFonts w:ascii="Times New Roman" w:hAnsi="Times New Roman" w:cs="Times New Roman"/>
          <w:sz w:val="24"/>
          <w:szCs w:val="24"/>
        </w:rPr>
        <w:t xml:space="preserve">Y </w:t>
      </w:r>
      <w:r w:rsidR="00022CA2" w:rsidRPr="00747131">
        <w:rPr>
          <w:rFonts w:ascii="Times New Roman" w:hAnsi="Times New Roman" w:cs="Times New Roman" w:hint="eastAsia"/>
          <w:sz w:val="24"/>
          <w:szCs w:val="24"/>
        </w:rPr>
        <w:t>t</w:t>
      </w:r>
      <w:r w:rsidR="00022CA2" w:rsidRPr="00747131">
        <w:rPr>
          <w:rFonts w:ascii="Times New Roman" w:hAnsi="Times New Roman" w:cs="Times New Roman" w:hint="eastAsia"/>
          <w:sz w:val="24"/>
          <w:szCs w:val="24"/>
        </w:rPr>
        <w:t>恤”</w:t>
      </w:r>
      <w:r w:rsidRPr="00747131">
        <w:rPr>
          <w:rFonts w:ascii="Times New Roman" w:hAnsi="Times New Roman" w:cs="Times New Roman" w:hint="eastAsia"/>
          <w:sz w:val="24"/>
          <w:szCs w:val="24"/>
        </w:rPr>
        <w:t>。搜索框</w:t>
      </w:r>
      <w:r w:rsidRPr="00747131">
        <w:rPr>
          <w:rFonts w:ascii="Times New Roman" w:hAnsi="Times New Roman" w:cs="Times New Roman"/>
          <w:sz w:val="24"/>
          <w:szCs w:val="24"/>
        </w:rPr>
        <w:t>426</w:t>
      </w:r>
      <w:r w:rsidRPr="00747131">
        <w:rPr>
          <w:rFonts w:ascii="Times New Roman" w:hAnsi="Times New Roman" w:cs="Times New Roman" w:hint="eastAsia"/>
          <w:sz w:val="24"/>
          <w:szCs w:val="24"/>
        </w:rPr>
        <w:t>还可以包括表示清除输入内容的控件</w:t>
      </w:r>
      <w:r w:rsidRPr="00747131">
        <w:rPr>
          <w:rFonts w:ascii="Times New Roman" w:hAnsi="Times New Roman" w:cs="Times New Roman" w:hint="eastAsia"/>
          <w:sz w:val="24"/>
          <w:szCs w:val="24"/>
        </w:rPr>
        <w:t>4</w:t>
      </w:r>
      <w:r w:rsidRPr="00747131">
        <w:rPr>
          <w:rFonts w:ascii="Times New Roman" w:hAnsi="Times New Roman" w:cs="Times New Roman"/>
          <w:sz w:val="24"/>
          <w:szCs w:val="24"/>
        </w:rPr>
        <w:t>27</w:t>
      </w:r>
      <w:r w:rsidRPr="00747131">
        <w:rPr>
          <w:rFonts w:ascii="Times New Roman" w:hAnsi="Times New Roman" w:cs="Times New Roman" w:hint="eastAsia"/>
          <w:sz w:val="24"/>
          <w:szCs w:val="24"/>
        </w:rPr>
        <w:t>和</w:t>
      </w:r>
      <w:r w:rsidR="00634606" w:rsidRPr="00747131">
        <w:rPr>
          <w:rFonts w:ascii="Times New Roman" w:hAnsi="Times New Roman" w:cs="Times New Roman" w:hint="eastAsia"/>
          <w:sz w:val="24"/>
          <w:szCs w:val="24"/>
        </w:rPr>
        <w:t>控件</w:t>
      </w:r>
      <w:r w:rsidR="00634606" w:rsidRPr="00747131">
        <w:rPr>
          <w:rFonts w:ascii="Times New Roman" w:hAnsi="Times New Roman" w:cs="Times New Roman" w:hint="eastAsia"/>
          <w:sz w:val="24"/>
          <w:szCs w:val="24"/>
        </w:rPr>
        <w:t>4</w:t>
      </w:r>
      <w:r w:rsidR="00634606" w:rsidRPr="00747131">
        <w:rPr>
          <w:rFonts w:ascii="Times New Roman" w:hAnsi="Times New Roman" w:cs="Times New Roman"/>
          <w:sz w:val="24"/>
          <w:szCs w:val="24"/>
        </w:rPr>
        <w:t>24</w:t>
      </w:r>
      <w:r w:rsidR="00634606" w:rsidRPr="00747131">
        <w:rPr>
          <w:rFonts w:ascii="Times New Roman" w:hAnsi="Times New Roman" w:cs="Times New Roman" w:hint="eastAsia"/>
          <w:sz w:val="24"/>
          <w:szCs w:val="24"/>
        </w:rPr>
        <w:t>。</w:t>
      </w:r>
      <w:r w:rsidR="005E482F" w:rsidRPr="00747131">
        <w:rPr>
          <w:rFonts w:ascii="Times New Roman" w:hAnsi="Times New Roman" w:cs="Times New Roman" w:hint="eastAsia"/>
          <w:sz w:val="24"/>
          <w:szCs w:val="24"/>
        </w:rPr>
        <w:t>搜索列表可以包括与搜索框</w:t>
      </w:r>
      <w:r w:rsidR="005E482F" w:rsidRPr="00747131">
        <w:rPr>
          <w:rFonts w:ascii="Times New Roman" w:hAnsi="Times New Roman" w:cs="Times New Roman" w:hint="eastAsia"/>
          <w:sz w:val="24"/>
          <w:szCs w:val="24"/>
        </w:rPr>
        <w:t>4</w:t>
      </w:r>
      <w:r w:rsidR="005E482F" w:rsidRPr="00747131">
        <w:rPr>
          <w:rFonts w:ascii="Times New Roman" w:hAnsi="Times New Roman" w:cs="Times New Roman"/>
          <w:sz w:val="24"/>
          <w:szCs w:val="24"/>
        </w:rPr>
        <w:t>26</w:t>
      </w:r>
      <w:r w:rsidR="005E482F" w:rsidRPr="00747131">
        <w:rPr>
          <w:rFonts w:ascii="Times New Roman" w:hAnsi="Times New Roman" w:cs="Times New Roman" w:hint="eastAsia"/>
          <w:sz w:val="24"/>
          <w:szCs w:val="24"/>
        </w:rPr>
        <w:t>中输入内容有关的</w:t>
      </w:r>
      <w:r w:rsidR="00FE1467" w:rsidRPr="00747131">
        <w:rPr>
          <w:rFonts w:ascii="Times New Roman" w:hAnsi="Times New Roman" w:cs="Times New Roman" w:hint="eastAsia"/>
          <w:sz w:val="24"/>
          <w:szCs w:val="24"/>
        </w:rPr>
        <w:t>多条</w:t>
      </w:r>
      <w:r w:rsidR="005E482F" w:rsidRPr="00747131">
        <w:rPr>
          <w:rFonts w:ascii="Times New Roman" w:hAnsi="Times New Roman" w:cs="Times New Roman" w:hint="eastAsia"/>
          <w:sz w:val="24"/>
          <w:szCs w:val="24"/>
        </w:rPr>
        <w:t>搜索建议。搜索建议可以包括表示搜索的标识</w:t>
      </w:r>
      <w:r w:rsidR="005E482F" w:rsidRPr="00747131">
        <w:rPr>
          <w:rFonts w:ascii="Times New Roman" w:hAnsi="Times New Roman" w:cs="Times New Roman" w:hint="eastAsia"/>
          <w:sz w:val="24"/>
          <w:szCs w:val="24"/>
        </w:rPr>
        <w:t>4</w:t>
      </w:r>
      <w:r w:rsidR="005E482F" w:rsidRPr="00747131">
        <w:rPr>
          <w:rFonts w:ascii="Times New Roman" w:hAnsi="Times New Roman" w:cs="Times New Roman"/>
          <w:sz w:val="24"/>
          <w:szCs w:val="24"/>
        </w:rPr>
        <w:t>28</w:t>
      </w:r>
      <w:r w:rsidR="005E482F" w:rsidRPr="00747131">
        <w:rPr>
          <w:rFonts w:ascii="Times New Roman" w:hAnsi="Times New Roman" w:cs="Times New Roman" w:hint="eastAsia"/>
          <w:sz w:val="24"/>
          <w:szCs w:val="24"/>
        </w:rPr>
        <w:t>。搜索建议例如：搜索</w:t>
      </w:r>
      <w:r w:rsidR="005E482F" w:rsidRPr="00747131">
        <w:rPr>
          <w:rFonts w:ascii="Times New Roman" w:hAnsi="Times New Roman" w:cs="Times New Roman" w:hint="eastAsia"/>
          <w:sz w:val="24"/>
          <w:szCs w:val="24"/>
        </w:rPr>
        <w:t>Y</w:t>
      </w:r>
      <w:r w:rsidR="005E482F" w:rsidRPr="00747131">
        <w:rPr>
          <w:rFonts w:ascii="Times New Roman" w:hAnsi="Times New Roman" w:cs="Times New Roman"/>
          <w:sz w:val="24"/>
          <w:szCs w:val="24"/>
        </w:rPr>
        <w:t xml:space="preserve">Y </w:t>
      </w:r>
      <w:r w:rsidR="005E482F" w:rsidRPr="00747131">
        <w:rPr>
          <w:rFonts w:ascii="Times New Roman" w:hAnsi="Times New Roman" w:cs="Times New Roman" w:hint="eastAsia"/>
          <w:sz w:val="24"/>
          <w:szCs w:val="24"/>
        </w:rPr>
        <w:t>t</w:t>
      </w:r>
      <w:proofErr w:type="gramStart"/>
      <w:r w:rsidR="005E482F" w:rsidRPr="00747131">
        <w:rPr>
          <w:rFonts w:ascii="Times New Roman" w:hAnsi="Times New Roman" w:cs="Times New Roman" w:hint="eastAsia"/>
          <w:sz w:val="24"/>
          <w:szCs w:val="24"/>
        </w:rPr>
        <w:t>恤男款</w:t>
      </w:r>
      <w:proofErr w:type="gramEnd"/>
      <w:r w:rsidR="005E482F" w:rsidRPr="00747131">
        <w:rPr>
          <w:rFonts w:ascii="Times New Roman" w:hAnsi="Times New Roman" w:cs="Times New Roman" w:hint="eastAsia"/>
          <w:sz w:val="24"/>
          <w:szCs w:val="24"/>
        </w:rPr>
        <w:t>、搜索</w:t>
      </w:r>
      <w:r w:rsidR="005E482F" w:rsidRPr="00747131">
        <w:rPr>
          <w:rFonts w:ascii="Times New Roman" w:hAnsi="Times New Roman" w:cs="Times New Roman" w:hint="eastAsia"/>
          <w:sz w:val="24"/>
          <w:szCs w:val="24"/>
        </w:rPr>
        <w:t>Y</w:t>
      </w:r>
      <w:r w:rsidR="005E482F" w:rsidRPr="00747131">
        <w:rPr>
          <w:rFonts w:ascii="Times New Roman" w:hAnsi="Times New Roman" w:cs="Times New Roman"/>
          <w:sz w:val="24"/>
          <w:szCs w:val="24"/>
        </w:rPr>
        <w:t xml:space="preserve">Y </w:t>
      </w:r>
      <w:r w:rsidR="005E482F" w:rsidRPr="00747131">
        <w:rPr>
          <w:rFonts w:ascii="Times New Roman" w:hAnsi="Times New Roman" w:cs="Times New Roman" w:hint="eastAsia"/>
          <w:sz w:val="24"/>
          <w:szCs w:val="24"/>
        </w:rPr>
        <w:t>t</w:t>
      </w:r>
      <w:proofErr w:type="gramStart"/>
      <w:r w:rsidR="005E482F" w:rsidRPr="00747131">
        <w:rPr>
          <w:rFonts w:ascii="Times New Roman" w:hAnsi="Times New Roman" w:cs="Times New Roman" w:hint="eastAsia"/>
          <w:sz w:val="24"/>
          <w:szCs w:val="24"/>
        </w:rPr>
        <w:t>恤</w:t>
      </w:r>
      <w:r w:rsidR="00FE1467" w:rsidRPr="00747131">
        <w:rPr>
          <w:rFonts w:ascii="Times New Roman" w:hAnsi="Times New Roman" w:cs="Times New Roman" w:hint="eastAsia"/>
          <w:sz w:val="24"/>
          <w:szCs w:val="24"/>
        </w:rPr>
        <w:t>女</w:t>
      </w:r>
      <w:r w:rsidR="005E482F" w:rsidRPr="00747131">
        <w:rPr>
          <w:rFonts w:ascii="Times New Roman" w:hAnsi="Times New Roman" w:cs="Times New Roman" w:hint="eastAsia"/>
          <w:sz w:val="24"/>
          <w:szCs w:val="24"/>
        </w:rPr>
        <w:t>款</w:t>
      </w:r>
      <w:proofErr w:type="gramEnd"/>
      <w:r w:rsidR="005E482F" w:rsidRPr="00747131">
        <w:rPr>
          <w:rFonts w:ascii="Times New Roman" w:hAnsi="Times New Roman" w:cs="Times New Roman" w:hint="eastAsia"/>
          <w:sz w:val="24"/>
          <w:szCs w:val="24"/>
        </w:rPr>
        <w:t>、</w:t>
      </w:r>
      <w:r w:rsidR="00FE1467" w:rsidRPr="00747131">
        <w:rPr>
          <w:rFonts w:ascii="Times New Roman" w:hAnsi="Times New Roman" w:cs="Times New Roman" w:hint="eastAsia"/>
          <w:sz w:val="24"/>
          <w:szCs w:val="24"/>
        </w:rPr>
        <w:t>搜索</w:t>
      </w:r>
      <w:r w:rsidR="00FE1467" w:rsidRPr="00747131">
        <w:rPr>
          <w:rFonts w:ascii="Times New Roman" w:hAnsi="Times New Roman" w:cs="Times New Roman" w:hint="eastAsia"/>
          <w:sz w:val="24"/>
          <w:szCs w:val="24"/>
        </w:rPr>
        <w:t>Y</w:t>
      </w:r>
      <w:r w:rsidR="00FE1467" w:rsidRPr="00747131">
        <w:rPr>
          <w:rFonts w:ascii="Times New Roman" w:hAnsi="Times New Roman" w:cs="Times New Roman"/>
          <w:sz w:val="24"/>
          <w:szCs w:val="24"/>
        </w:rPr>
        <w:t xml:space="preserve">Y </w:t>
      </w:r>
      <w:r w:rsidR="00FE1467" w:rsidRPr="00747131">
        <w:rPr>
          <w:rFonts w:ascii="Times New Roman" w:hAnsi="Times New Roman" w:cs="Times New Roman" w:hint="eastAsia"/>
          <w:sz w:val="24"/>
          <w:szCs w:val="24"/>
        </w:rPr>
        <w:t>儿童</w:t>
      </w:r>
      <w:r w:rsidR="00FE1467" w:rsidRPr="00747131">
        <w:rPr>
          <w:rFonts w:ascii="Times New Roman" w:hAnsi="Times New Roman" w:cs="Times New Roman" w:hint="eastAsia"/>
          <w:sz w:val="24"/>
          <w:szCs w:val="24"/>
        </w:rPr>
        <w:t>t</w:t>
      </w:r>
      <w:r w:rsidR="00FE1467" w:rsidRPr="00747131">
        <w:rPr>
          <w:rFonts w:ascii="Times New Roman" w:hAnsi="Times New Roman" w:cs="Times New Roman" w:hint="eastAsia"/>
          <w:sz w:val="24"/>
          <w:szCs w:val="24"/>
        </w:rPr>
        <w:t>恤、搜索</w:t>
      </w:r>
      <w:r w:rsidR="00FE1467" w:rsidRPr="00747131">
        <w:rPr>
          <w:rFonts w:ascii="Times New Roman" w:hAnsi="Times New Roman" w:cs="Times New Roman" w:hint="eastAsia"/>
          <w:sz w:val="24"/>
          <w:szCs w:val="24"/>
        </w:rPr>
        <w:t>Y</w:t>
      </w:r>
      <w:r w:rsidR="00FE1467" w:rsidRPr="00747131">
        <w:rPr>
          <w:rFonts w:ascii="Times New Roman" w:hAnsi="Times New Roman" w:cs="Times New Roman"/>
          <w:sz w:val="24"/>
          <w:szCs w:val="24"/>
        </w:rPr>
        <w:t xml:space="preserve">Y </w:t>
      </w:r>
      <w:r w:rsidR="00FE1467" w:rsidRPr="00747131">
        <w:rPr>
          <w:rFonts w:ascii="Times New Roman" w:hAnsi="Times New Roman" w:cs="Times New Roman" w:hint="eastAsia"/>
          <w:sz w:val="24"/>
          <w:szCs w:val="24"/>
        </w:rPr>
        <w:t>t</w:t>
      </w:r>
      <w:r w:rsidR="00FE1467" w:rsidRPr="00747131">
        <w:rPr>
          <w:rFonts w:ascii="Times New Roman" w:hAnsi="Times New Roman" w:cs="Times New Roman" w:hint="eastAsia"/>
          <w:sz w:val="24"/>
          <w:szCs w:val="24"/>
        </w:rPr>
        <w:t>恤定制、搜索</w:t>
      </w:r>
      <w:r w:rsidR="00FE1467" w:rsidRPr="00747131">
        <w:rPr>
          <w:rFonts w:ascii="Times New Roman" w:hAnsi="Times New Roman" w:cs="Times New Roman" w:hint="eastAsia"/>
          <w:sz w:val="24"/>
          <w:szCs w:val="24"/>
        </w:rPr>
        <w:t>Y</w:t>
      </w:r>
      <w:r w:rsidR="00FE1467" w:rsidRPr="00747131">
        <w:rPr>
          <w:rFonts w:ascii="Times New Roman" w:hAnsi="Times New Roman" w:cs="Times New Roman"/>
          <w:sz w:val="24"/>
          <w:szCs w:val="24"/>
        </w:rPr>
        <w:t xml:space="preserve">Y </w:t>
      </w:r>
      <w:r w:rsidR="00FE1467" w:rsidRPr="00747131">
        <w:rPr>
          <w:rFonts w:ascii="Times New Roman" w:hAnsi="Times New Roman" w:cs="Times New Roman" w:hint="eastAsia"/>
          <w:sz w:val="24"/>
          <w:szCs w:val="24"/>
        </w:rPr>
        <w:t>长袖</w:t>
      </w:r>
      <w:r w:rsidR="00FE1467" w:rsidRPr="00747131">
        <w:rPr>
          <w:rFonts w:ascii="Times New Roman" w:hAnsi="Times New Roman" w:cs="Times New Roman" w:hint="eastAsia"/>
          <w:sz w:val="24"/>
          <w:szCs w:val="24"/>
        </w:rPr>
        <w:t>t</w:t>
      </w:r>
      <w:r w:rsidR="00FE1467" w:rsidRPr="00747131">
        <w:rPr>
          <w:rFonts w:ascii="Times New Roman" w:hAnsi="Times New Roman" w:cs="Times New Roman" w:hint="eastAsia"/>
          <w:sz w:val="24"/>
          <w:szCs w:val="24"/>
        </w:rPr>
        <w:t>恤、搜索</w:t>
      </w:r>
      <w:r w:rsidR="00FE1467" w:rsidRPr="00747131">
        <w:rPr>
          <w:rFonts w:ascii="Times New Roman" w:hAnsi="Times New Roman" w:cs="Times New Roman" w:hint="eastAsia"/>
          <w:sz w:val="24"/>
          <w:szCs w:val="24"/>
        </w:rPr>
        <w:t>Y</w:t>
      </w:r>
      <w:r w:rsidR="00FE1467" w:rsidRPr="00747131">
        <w:rPr>
          <w:rFonts w:ascii="Times New Roman" w:hAnsi="Times New Roman" w:cs="Times New Roman"/>
          <w:sz w:val="24"/>
          <w:szCs w:val="24"/>
        </w:rPr>
        <w:t xml:space="preserve">Y </w:t>
      </w:r>
      <w:r w:rsidR="00FE1467" w:rsidRPr="00747131">
        <w:rPr>
          <w:rFonts w:ascii="Times New Roman" w:hAnsi="Times New Roman" w:cs="Times New Roman" w:hint="eastAsia"/>
          <w:sz w:val="24"/>
          <w:szCs w:val="24"/>
        </w:rPr>
        <w:t>t</w:t>
      </w:r>
      <w:proofErr w:type="gramStart"/>
      <w:r w:rsidR="00FE1467" w:rsidRPr="00747131">
        <w:rPr>
          <w:rFonts w:ascii="Times New Roman" w:hAnsi="Times New Roman" w:cs="Times New Roman" w:hint="eastAsia"/>
          <w:sz w:val="24"/>
          <w:szCs w:val="24"/>
        </w:rPr>
        <w:t>恤男短袖</w:t>
      </w:r>
      <w:proofErr w:type="gramEnd"/>
      <w:r w:rsidR="00FE1467" w:rsidRPr="00747131">
        <w:rPr>
          <w:rFonts w:ascii="Times New Roman" w:hAnsi="Times New Roman" w:cs="Times New Roman" w:hint="eastAsia"/>
          <w:sz w:val="24"/>
          <w:szCs w:val="24"/>
        </w:rPr>
        <w:t>、搜索</w:t>
      </w:r>
      <w:r w:rsidR="00FE1467" w:rsidRPr="00747131">
        <w:rPr>
          <w:rFonts w:ascii="Times New Roman" w:hAnsi="Times New Roman" w:cs="Times New Roman" w:hint="eastAsia"/>
          <w:sz w:val="24"/>
          <w:szCs w:val="24"/>
        </w:rPr>
        <w:t>Y</w:t>
      </w:r>
      <w:r w:rsidR="00FE1467" w:rsidRPr="00747131">
        <w:rPr>
          <w:rFonts w:ascii="Times New Roman" w:hAnsi="Times New Roman" w:cs="Times New Roman"/>
          <w:sz w:val="24"/>
          <w:szCs w:val="24"/>
        </w:rPr>
        <w:t xml:space="preserve">Y </w:t>
      </w:r>
      <w:r w:rsidR="00FE1467" w:rsidRPr="00747131">
        <w:rPr>
          <w:rFonts w:ascii="Times New Roman" w:hAnsi="Times New Roman" w:cs="Times New Roman" w:hint="eastAsia"/>
          <w:sz w:val="24"/>
          <w:szCs w:val="24"/>
        </w:rPr>
        <w:t>t</w:t>
      </w:r>
      <w:r w:rsidR="00FE1467" w:rsidRPr="00747131">
        <w:rPr>
          <w:rFonts w:ascii="Times New Roman" w:hAnsi="Times New Roman" w:cs="Times New Roman" w:hint="eastAsia"/>
          <w:sz w:val="24"/>
          <w:szCs w:val="24"/>
        </w:rPr>
        <w:t>恤联名、搜索</w:t>
      </w:r>
      <w:r w:rsidR="00FE1467" w:rsidRPr="00747131">
        <w:rPr>
          <w:rFonts w:ascii="Times New Roman" w:hAnsi="Times New Roman" w:cs="Times New Roman" w:hint="eastAsia"/>
          <w:sz w:val="24"/>
          <w:szCs w:val="24"/>
        </w:rPr>
        <w:t>Y</w:t>
      </w:r>
      <w:r w:rsidR="00FE1467" w:rsidRPr="00747131">
        <w:rPr>
          <w:rFonts w:ascii="Times New Roman" w:hAnsi="Times New Roman" w:cs="Times New Roman"/>
          <w:sz w:val="24"/>
          <w:szCs w:val="24"/>
        </w:rPr>
        <w:t xml:space="preserve">Y </w:t>
      </w:r>
      <w:r w:rsidR="00FE1467" w:rsidRPr="00747131">
        <w:rPr>
          <w:rFonts w:ascii="Times New Roman" w:hAnsi="Times New Roman" w:cs="Times New Roman" w:hint="eastAsia"/>
          <w:sz w:val="24"/>
          <w:szCs w:val="24"/>
        </w:rPr>
        <w:t>体恤或搜索</w:t>
      </w:r>
      <w:r w:rsidR="00FE1467" w:rsidRPr="00747131">
        <w:rPr>
          <w:rFonts w:ascii="Times New Roman" w:hAnsi="Times New Roman" w:cs="Times New Roman" w:hint="eastAsia"/>
          <w:sz w:val="24"/>
          <w:szCs w:val="24"/>
        </w:rPr>
        <w:t>Y</w:t>
      </w:r>
      <w:r w:rsidR="00FE1467" w:rsidRPr="00747131">
        <w:rPr>
          <w:rFonts w:ascii="Times New Roman" w:hAnsi="Times New Roman" w:cs="Times New Roman"/>
          <w:sz w:val="24"/>
          <w:szCs w:val="24"/>
        </w:rPr>
        <w:t xml:space="preserve">Y </w:t>
      </w:r>
      <w:r w:rsidR="00FE1467" w:rsidRPr="00747131">
        <w:rPr>
          <w:rFonts w:ascii="Times New Roman" w:hAnsi="Times New Roman" w:cs="Times New Roman" w:hint="eastAsia"/>
          <w:sz w:val="24"/>
          <w:szCs w:val="24"/>
        </w:rPr>
        <w:t>t</w:t>
      </w:r>
      <w:r w:rsidR="00FE1467" w:rsidRPr="00747131">
        <w:rPr>
          <w:rFonts w:ascii="Times New Roman" w:hAnsi="Times New Roman" w:cs="Times New Roman" w:hint="eastAsia"/>
          <w:sz w:val="24"/>
          <w:szCs w:val="24"/>
        </w:rPr>
        <w:t>恤速干。</w:t>
      </w:r>
    </w:p>
    <w:p w14:paraId="2B6D0EE7" w14:textId="1AFB8129" w:rsidR="005E482F" w:rsidRPr="00747131" w:rsidRDefault="00FE1467"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在</w:t>
      </w:r>
      <w:r w:rsidR="00320CE2" w:rsidRPr="00747131">
        <w:rPr>
          <w:rFonts w:ascii="Times New Roman" w:hAnsi="Times New Roman" w:cs="Times New Roman" w:hint="eastAsia"/>
          <w:sz w:val="24"/>
          <w:szCs w:val="24"/>
        </w:rPr>
        <w:t>终端设备</w:t>
      </w:r>
      <w:r w:rsidRPr="00747131">
        <w:rPr>
          <w:rFonts w:ascii="Times New Roman" w:hAnsi="Times New Roman" w:cs="Times New Roman" w:hint="eastAsia"/>
          <w:sz w:val="24"/>
          <w:szCs w:val="24"/>
        </w:rPr>
        <w:t>显示</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4D</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a</w:t>
      </w:r>
      <w:r w:rsidRPr="00747131">
        <w:rPr>
          <w:rFonts w:ascii="Times New Roman" w:hAnsi="Times New Roman" w:cs="Times New Roman" w:hint="eastAsia"/>
          <w:sz w:val="24"/>
          <w:szCs w:val="24"/>
        </w:rPr>
        <w:t>所示界面且</w:t>
      </w:r>
      <w:r w:rsidRPr="00747131">
        <w:rPr>
          <w:rFonts w:ascii="Times New Roman" w:hAnsi="Times New Roman" w:cs="Times New Roman" w:hint="eastAsia"/>
          <w:sz w:val="24"/>
          <w:szCs w:val="24"/>
        </w:rPr>
        <w:t>Y</w:t>
      </w:r>
      <w:r w:rsidRPr="00747131">
        <w:rPr>
          <w:rFonts w:ascii="Times New Roman" w:hAnsi="Times New Roman" w:cs="Times New Roman"/>
          <w:sz w:val="24"/>
          <w:szCs w:val="24"/>
        </w:rPr>
        <w:t>OYO</w:t>
      </w:r>
      <w:r w:rsidRPr="00747131">
        <w:rPr>
          <w:rFonts w:ascii="Times New Roman" w:hAnsi="Times New Roman" w:cs="Times New Roman" w:hint="eastAsia"/>
          <w:sz w:val="24"/>
          <w:szCs w:val="24"/>
        </w:rPr>
        <w:t>助手执行完</w:t>
      </w:r>
      <w:r w:rsidRPr="00747131">
        <w:rPr>
          <w:rFonts w:ascii="宋体" w:eastAsia="宋体" w:cs="宋体" w:hint="eastAsia"/>
          <w:color w:val="000000"/>
          <w:kern w:val="0"/>
          <w:sz w:val="24"/>
          <w:szCs w:val="24"/>
          <w:lang w:val="zh-CN"/>
        </w:rPr>
        <w:t>点击搜索框并输入</w:t>
      </w:r>
      <w:r w:rsidRPr="00747131">
        <w:rPr>
          <w:rFonts w:ascii="Times New Roman" w:hAnsi="Times New Roman" w:cs="Times New Roman" w:hint="eastAsia"/>
          <w:sz w:val="24"/>
          <w:szCs w:val="24"/>
        </w:rPr>
        <w:t>的情况下，</w:t>
      </w:r>
      <w:r w:rsidR="00320CE2" w:rsidRPr="00747131">
        <w:rPr>
          <w:rFonts w:ascii="Times New Roman" w:hAnsi="Times New Roman" w:cs="Times New Roman" w:hint="eastAsia"/>
          <w:sz w:val="24"/>
          <w:szCs w:val="24"/>
        </w:rPr>
        <w:t>终端设备</w:t>
      </w:r>
      <w:r w:rsidRPr="00747131">
        <w:rPr>
          <w:rFonts w:ascii="Times New Roman" w:hAnsi="Times New Roman" w:cs="Times New Roman" w:hint="eastAsia"/>
          <w:sz w:val="24"/>
          <w:szCs w:val="24"/>
        </w:rPr>
        <w:t>可以显示</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4D</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b</w:t>
      </w:r>
      <w:r w:rsidRPr="00747131">
        <w:rPr>
          <w:rFonts w:ascii="Times New Roman" w:hAnsi="Times New Roman" w:cs="Times New Roman" w:hint="eastAsia"/>
          <w:sz w:val="24"/>
          <w:szCs w:val="24"/>
        </w:rPr>
        <w:t>所示界面。如</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4D</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b</w:t>
      </w:r>
      <w:r w:rsidRPr="00747131">
        <w:rPr>
          <w:rFonts w:ascii="Times New Roman" w:hAnsi="Times New Roman" w:cs="Times New Roman" w:hint="eastAsia"/>
          <w:sz w:val="24"/>
          <w:szCs w:val="24"/>
        </w:rPr>
        <w:t>所示界面，该界面可以包括有</w:t>
      </w:r>
      <w:r w:rsidR="00812B71" w:rsidRPr="00747131">
        <w:rPr>
          <w:rFonts w:ascii="Times New Roman" w:hAnsi="Times New Roman" w:cs="Times New Roman" w:hint="eastAsia"/>
          <w:sz w:val="24"/>
          <w:szCs w:val="24"/>
        </w:rPr>
        <w:t>颜色变换的动效</w:t>
      </w:r>
      <w:r w:rsidRPr="00747131">
        <w:rPr>
          <w:rFonts w:ascii="Times New Roman" w:hAnsi="Times New Roman" w:cs="Times New Roman" w:hint="eastAsia"/>
          <w:sz w:val="24"/>
          <w:szCs w:val="24"/>
        </w:rPr>
        <w:t>的边缘</w:t>
      </w:r>
      <w:r w:rsidRPr="00747131">
        <w:rPr>
          <w:rFonts w:ascii="Times New Roman" w:hAnsi="Times New Roman" w:cs="Times New Roman" w:hint="eastAsia"/>
          <w:sz w:val="24"/>
          <w:szCs w:val="24"/>
        </w:rPr>
        <w:t>4</w:t>
      </w:r>
      <w:r w:rsidRPr="00747131">
        <w:rPr>
          <w:rFonts w:ascii="Times New Roman" w:hAnsi="Times New Roman" w:cs="Times New Roman"/>
          <w:sz w:val="24"/>
          <w:szCs w:val="24"/>
        </w:rPr>
        <w:t>05</w:t>
      </w:r>
      <w:r w:rsidRPr="00747131">
        <w:rPr>
          <w:rFonts w:ascii="Times New Roman" w:hAnsi="Times New Roman" w:cs="Times New Roman" w:hint="eastAsia"/>
          <w:sz w:val="24"/>
          <w:szCs w:val="24"/>
        </w:rPr>
        <w:t>、状态栏</w:t>
      </w:r>
      <w:r w:rsidRPr="00747131">
        <w:rPr>
          <w:rFonts w:ascii="Times New Roman" w:hAnsi="Times New Roman" w:cs="Times New Roman" w:hint="eastAsia"/>
          <w:sz w:val="24"/>
          <w:szCs w:val="24"/>
        </w:rPr>
        <w:t>4</w:t>
      </w:r>
      <w:r w:rsidRPr="00747131">
        <w:rPr>
          <w:rFonts w:ascii="Times New Roman" w:hAnsi="Times New Roman" w:cs="Times New Roman"/>
          <w:sz w:val="24"/>
          <w:szCs w:val="24"/>
        </w:rPr>
        <w:t>01</w:t>
      </w:r>
      <w:r w:rsidRPr="00747131">
        <w:rPr>
          <w:rFonts w:ascii="Times New Roman" w:hAnsi="Times New Roman" w:cs="Times New Roman" w:hint="eastAsia"/>
          <w:sz w:val="24"/>
          <w:szCs w:val="24"/>
        </w:rPr>
        <w:t>、</w:t>
      </w:r>
      <w:r w:rsidRPr="00747131">
        <w:rPr>
          <w:rFonts w:ascii="Times New Roman" w:hAnsi="Times New Roman" w:cs="Times New Roman" w:hint="eastAsia"/>
          <w:sz w:val="24"/>
          <w:szCs w:val="24"/>
        </w:rPr>
        <w:t>A</w:t>
      </w:r>
      <w:r w:rsidRPr="00747131">
        <w:rPr>
          <w:rFonts w:ascii="Times New Roman" w:hAnsi="Times New Roman" w:cs="Times New Roman"/>
          <w:sz w:val="24"/>
          <w:szCs w:val="24"/>
        </w:rPr>
        <w:t>A</w:t>
      </w:r>
      <w:r w:rsidRPr="00747131">
        <w:rPr>
          <w:rFonts w:ascii="Times New Roman" w:hAnsi="Times New Roman" w:cs="Times New Roman" w:hint="eastAsia"/>
          <w:sz w:val="24"/>
          <w:szCs w:val="24"/>
        </w:rPr>
        <w:t>应用的第</w:t>
      </w:r>
      <w:r w:rsidR="00177134" w:rsidRPr="00747131">
        <w:rPr>
          <w:rFonts w:ascii="Times New Roman" w:hAnsi="Times New Roman" w:cs="Times New Roman" w:hint="eastAsia"/>
          <w:sz w:val="24"/>
          <w:szCs w:val="24"/>
        </w:rPr>
        <w:t>三</w:t>
      </w:r>
      <w:r w:rsidRPr="00747131">
        <w:rPr>
          <w:rFonts w:ascii="Times New Roman" w:hAnsi="Times New Roman" w:cs="Times New Roman" w:hint="eastAsia"/>
          <w:sz w:val="24"/>
          <w:szCs w:val="24"/>
        </w:rPr>
        <w:t>页面、提示框</w:t>
      </w:r>
      <w:r w:rsidR="00177134" w:rsidRPr="00747131">
        <w:rPr>
          <w:rFonts w:ascii="Times New Roman" w:hAnsi="Times New Roman" w:cs="Times New Roman"/>
          <w:sz w:val="24"/>
          <w:szCs w:val="24"/>
        </w:rPr>
        <w:t>430</w:t>
      </w:r>
      <w:r w:rsidRPr="00747131">
        <w:rPr>
          <w:rFonts w:ascii="Times New Roman" w:hAnsi="Times New Roman" w:cs="Times New Roman" w:hint="eastAsia"/>
          <w:sz w:val="24"/>
          <w:szCs w:val="24"/>
        </w:rPr>
        <w:t>和控件</w:t>
      </w:r>
      <w:r w:rsidRPr="00747131">
        <w:rPr>
          <w:rFonts w:ascii="Times New Roman" w:hAnsi="Times New Roman" w:cs="Times New Roman" w:hint="eastAsia"/>
          <w:sz w:val="24"/>
          <w:szCs w:val="24"/>
        </w:rPr>
        <w:t>4</w:t>
      </w:r>
      <w:r w:rsidRPr="00747131">
        <w:rPr>
          <w:rFonts w:ascii="Times New Roman" w:hAnsi="Times New Roman" w:cs="Times New Roman"/>
          <w:sz w:val="24"/>
          <w:szCs w:val="24"/>
        </w:rPr>
        <w:t>21</w:t>
      </w:r>
      <w:r w:rsidRPr="00747131">
        <w:rPr>
          <w:rFonts w:ascii="Times New Roman" w:hAnsi="Times New Roman" w:cs="Times New Roman" w:hint="eastAsia"/>
          <w:sz w:val="24"/>
          <w:szCs w:val="24"/>
        </w:rPr>
        <w:t>。</w:t>
      </w:r>
    </w:p>
    <w:p w14:paraId="16AA2EF1" w14:textId="38B6BCDC" w:rsidR="00177134" w:rsidRPr="00747131" w:rsidRDefault="00177134"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其中，第三页面可以包括表示返回的控件、搜索框</w:t>
      </w:r>
      <w:r w:rsidRPr="00747131">
        <w:rPr>
          <w:rFonts w:ascii="Times New Roman" w:hAnsi="Times New Roman" w:cs="Times New Roman"/>
          <w:sz w:val="24"/>
          <w:szCs w:val="24"/>
        </w:rPr>
        <w:t>429</w:t>
      </w:r>
      <w:r w:rsidRPr="00747131">
        <w:rPr>
          <w:rFonts w:ascii="Times New Roman" w:hAnsi="Times New Roman" w:cs="Times New Roman" w:hint="eastAsia"/>
          <w:sz w:val="24"/>
          <w:szCs w:val="24"/>
        </w:rPr>
        <w:t>、表示更多的控件、表示</w:t>
      </w:r>
      <w:r w:rsidRPr="00747131">
        <w:rPr>
          <w:rFonts w:ascii="Times New Roman" w:hAnsi="Times New Roman" w:cs="Times New Roman" w:hint="eastAsia"/>
          <w:sz w:val="24"/>
          <w:szCs w:val="24"/>
        </w:rPr>
        <w:t>Y</w:t>
      </w:r>
      <w:r w:rsidRPr="00747131">
        <w:rPr>
          <w:rFonts w:ascii="Times New Roman" w:hAnsi="Times New Roman" w:cs="Times New Roman"/>
          <w:sz w:val="24"/>
          <w:szCs w:val="24"/>
        </w:rPr>
        <w:t>Y</w:t>
      </w:r>
      <w:r w:rsidRPr="00747131">
        <w:rPr>
          <w:rFonts w:ascii="Times New Roman" w:hAnsi="Times New Roman" w:cs="Times New Roman" w:hint="eastAsia"/>
          <w:sz w:val="24"/>
          <w:szCs w:val="24"/>
        </w:rPr>
        <w:t>店铺的文字、表示进入</w:t>
      </w:r>
      <w:r w:rsidRPr="00747131">
        <w:rPr>
          <w:rFonts w:ascii="Times New Roman" w:hAnsi="Times New Roman" w:cs="Times New Roman" w:hint="eastAsia"/>
          <w:sz w:val="24"/>
          <w:szCs w:val="24"/>
        </w:rPr>
        <w:t>Y</w:t>
      </w:r>
      <w:r w:rsidRPr="00747131">
        <w:rPr>
          <w:rFonts w:ascii="Times New Roman" w:hAnsi="Times New Roman" w:cs="Times New Roman"/>
          <w:sz w:val="24"/>
          <w:szCs w:val="24"/>
        </w:rPr>
        <w:t>Y</w:t>
      </w:r>
      <w:r w:rsidRPr="00747131">
        <w:rPr>
          <w:rFonts w:ascii="Times New Roman" w:hAnsi="Times New Roman" w:cs="Times New Roman" w:hint="eastAsia"/>
          <w:sz w:val="24"/>
          <w:szCs w:val="24"/>
        </w:rPr>
        <w:t>店铺的进店控件、视图</w:t>
      </w:r>
      <w:r w:rsidRPr="00747131">
        <w:rPr>
          <w:rFonts w:ascii="Times New Roman" w:hAnsi="Times New Roman" w:cs="Times New Roman" w:hint="eastAsia"/>
          <w:sz w:val="24"/>
          <w:szCs w:val="24"/>
        </w:rPr>
        <w:t>Y</w:t>
      </w:r>
      <w:r w:rsidRPr="00747131">
        <w:rPr>
          <w:rFonts w:ascii="Times New Roman" w:hAnsi="Times New Roman" w:cs="Times New Roman"/>
          <w:sz w:val="24"/>
          <w:szCs w:val="24"/>
        </w:rPr>
        <w:t>1</w:t>
      </w:r>
      <w:r w:rsidRPr="00747131">
        <w:rPr>
          <w:rFonts w:ascii="Times New Roman" w:hAnsi="Times New Roman" w:cs="Times New Roman" w:hint="eastAsia"/>
          <w:sz w:val="24"/>
          <w:szCs w:val="24"/>
        </w:rPr>
        <w:t>、表示综合的控件、表示销量的控件、表示店铺的控件</w:t>
      </w:r>
      <w:r w:rsidR="00710B81" w:rsidRPr="00747131">
        <w:rPr>
          <w:rFonts w:ascii="Times New Roman" w:hAnsi="Times New Roman" w:cs="Times New Roman"/>
          <w:sz w:val="24"/>
          <w:szCs w:val="24"/>
        </w:rPr>
        <w:t>431</w:t>
      </w:r>
      <w:r w:rsidRPr="00747131">
        <w:rPr>
          <w:rFonts w:ascii="Times New Roman" w:hAnsi="Times New Roman" w:cs="Times New Roman" w:hint="eastAsia"/>
          <w:sz w:val="24"/>
          <w:szCs w:val="24"/>
        </w:rPr>
        <w:t>、表示上新的控件、视图</w:t>
      </w:r>
      <w:r w:rsidRPr="00747131">
        <w:rPr>
          <w:rFonts w:ascii="Times New Roman" w:hAnsi="Times New Roman" w:cs="Times New Roman" w:hint="eastAsia"/>
          <w:sz w:val="24"/>
          <w:szCs w:val="24"/>
        </w:rPr>
        <w:t>Y</w:t>
      </w:r>
      <w:r w:rsidRPr="00747131">
        <w:rPr>
          <w:rFonts w:ascii="Times New Roman" w:hAnsi="Times New Roman" w:cs="Times New Roman"/>
          <w:sz w:val="24"/>
          <w:szCs w:val="24"/>
        </w:rPr>
        <w:t>2</w:t>
      </w:r>
      <w:r w:rsidRPr="00747131">
        <w:rPr>
          <w:rFonts w:ascii="Times New Roman" w:hAnsi="Times New Roman" w:cs="Times New Roman" w:hint="eastAsia"/>
          <w:sz w:val="24"/>
          <w:szCs w:val="24"/>
        </w:rPr>
        <w:t>和视图</w:t>
      </w:r>
      <w:r w:rsidRPr="00747131">
        <w:rPr>
          <w:rFonts w:ascii="Times New Roman" w:hAnsi="Times New Roman" w:cs="Times New Roman" w:hint="eastAsia"/>
          <w:sz w:val="24"/>
          <w:szCs w:val="24"/>
        </w:rPr>
        <w:t>Y</w:t>
      </w:r>
      <w:r w:rsidRPr="00747131">
        <w:rPr>
          <w:rFonts w:ascii="Times New Roman" w:hAnsi="Times New Roman" w:cs="Times New Roman"/>
          <w:sz w:val="24"/>
          <w:szCs w:val="24"/>
        </w:rPr>
        <w:t>3</w:t>
      </w:r>
      <w:r w:rsidRPr="00747131">
        <w:rPr>
          <w:rFonts w:ascii="Times New Roman" w:hAnsi="Times New Roman" w:cs="Times New Roman" w:hint="eastAsia"/>
          <w:sz w:val="24"/>
          <w:szCs w:val="24"/>
        </w:rPr>
        <w:t>。表示</w:t>
      </w:r>
      <w:r w:rsidRPr="00747131">
        <w:rPr>
          <w:rFonts w:ascii="Times New Roman" w:hAnsi="Times New Roman" w:cs="Times New Roman" w:hint="eastAsia"/>
          <w:sz w:val="24"/>
          <w:szCs w:val="24"/>
        </w:rPr>
        <w:t>Y</w:t>
      </w:r>
      <w:r w:rsidRPr="00747131">
        <w:rPr>
          <w:rFonts w:ascii="Times New Roman" w:hAnsi="Times New Roman" w:cs="Times New Roman"/>
          <w:sz w:val="24"/>
          <w:szCs w:val="24"/>
        </w:rPr>
        <w:t>Y</w:t>
      </w:r>
      <w:r w:rsidRPr="00747131">
        <w:rPr>
          <w:rFonts w:ascii="Times New Roman" w:hAnsi="Times New Roman" w:cs="Times New Roman" w:hint="eastAsia"/>
          <w:sz w:val="24"/>
          <w:szCs w:val="24"/>
        </w:rPr>
        <w:t>店铺的文字，例如“</w:t>
      </w:r>
      <w:r w:rsidRPr="00747131">
        <w:rPr>
          <w:rFonts w:ascii="Times New Roman" w:hAnsi="Times New Roman" w:cs="Times New Roman" w:hint="eastAsia"/>
          <w:sz w:val="24"/>
          <w:szCs w:val="24"/>
        </w:rPr>
        <w:t>Y</w:t>
      </w:r>
      <w:r w:rsidRPr="00747131">
        <w:rPr>
          <w:rFonts w:ascii="Times New Roman" w:hAnsi="Times New Roman" w:cs="Times New Roman"/>
          <w:sz w:val="24"/>
          <w:szCs w:val="24"/>
        </w:rPr>
        <w:t>Y</w:t>
      </w:r>
      <w:r w:rsidRPr="00747131">
        <w:rPr>
          <w:rFonts w:ascii="Times New Roman" w:hAnsi="Times New Roman" w:cs="Times New Roman" w:hint="eastAsia"/>
          <w:sz w:val="24"/>
          <w:szCs w:val="24"/>
        </w:rPr>
        <w:t>官方旗舰店”。表示</w:t>
      </w:r>
      <w:r w:rsidRPr="00747131">
        <w:rPr>
          <w:rFonts w:ascii="Times New Roman" w:hAnsi="Times New Roman" w:cs="Times New Roman" w:hint="eastAsia"/>
          <w:sz w:val="24"/>
          <w:szCs w:val="24"/>
        </w:rPr>
        <w:t>Y</w:t>
      </w:r>
      <w:r w:rsidRPr="00747131">
        <w:rPr>
          <w:rFonts w:ascii="Times New Roman" w:hAnsi="Times New Roman" w:cs="Times New Roman"/>
          <w:sz w:val="24"/>
          <w:szCs w:val="24"/>
        </w:rPr>
        <w:t>Y</w:t>
      </w:r>
      <w:r w:rsidRPr="00747131">
        <w:rPr>
          <w:rFonts w:ascii="Times New Roman" w:hAnsi="Times New Roman" w:cs="Times New Roman" w:hint="eastAsia"/>
          <w:sz w:val="24"/>
          <w:szCs w:val="24"/>
        </w:rPr>
        <w:t>店铺的文字周围有文字“月销售</w:t>
      </w:r>
      <w:r w:rsidRPr="00747131">
        <w:rPr>
          <w:rFonts w:ascii="Times New Roman" w:hAnsi="Times New Roman" w:cs="Times New Roman" w:hint="eastAsia"/>
          <w:sz w:val="24"/>
          <w:szCs w:val="24"/>
        </w:rPr>
        <w:t>4</w:t>
      </w:r>
      <w:r w:rsidRPr="00747131">
        <w:rPr>
          <w:rFonts w:ascii="Times New Roman" w:hAnsi="Times New Roman" w:cs="Times New Roman"/>
          <w:sz w:val="24"/>
          <w:szCs w:val="24"/>
        </w:rPr>
        <w:t>00</w:t>
      </w:r>
      <w:r w:rsidRPr="00747131">
        <w:rPr>
          <w:rFonts w:ascii="Times New Roman" w:hAnsi="Times New Roman" w:cs="Times New Roman" w:hint="eastAsia"/>
          <w:sz w:val="24"/>
          <w:szCs w:val="24"/>
        </w:rPr>
        <w:t>万件宝贝”和“本月上新</w:t>
      </w:r>
      <w:r w:rsidRPr="00747131">
        <w:rPr>
          <w:rFonts w:ascii="Times New Roman" w:hAnsi="Times New Roman" w:cs="Times New Roman" w:hint="eastAsia"/>
          <w:sz w:val="24"/>
          <w:szCs w:val="24"/>
        </w:rPr>
        <w:t>1</w:t>
      </w:r>
      <w:r w:rsidRPr="00747131">
        <w:rPr>
          <w:rFonts w:ascii="Times New Roman" w:hAnsi="Times New Roman" w:cs="Times New Roman"/>
          <w:sz w:val="24"/>
          <w:szCs w:val="24"/>
        </w:rPr>
        <w:t>64</w:t>
      </w:r>
      <w:r w:rsidRPr="00747131">
        <w:rPr>
          <w:rFonts w:ascii="Times New Roman" w:hAnsi="Times New Roman" w:cs="Times New Roman" w:hint="eastAsia"/>
          <w:sz w:val="24"/>
          <w:szCs w:val="24"/>
        </w:rPr>
        <w:t>件”。视图</w:t>
      </w:r>
      <w:r w:rsidRPr="00747131">
        <w:rPr>
          <w:rFonts w:ascii="Times New Roman" w:hAnsi="Times New Roman" w:cs="Times New Roman" w:hint="eastAsia"/>
          <w:sz w:val="24"/>
          <w:szCs w:val="24"/>
        </w:rPr>
        <w:t>Y</w:t>
      </w:r>
      <w:r w:rsidRPr="00747131">
        <w:rPr>
          <w:rFonts w:ascii="Times New Roman" w:hAnsi="Times New Roman" w:cs="Times New Roman"/>
          <w:sz w:val="24"/>
          <w:szCs w:val="24"/>
        </w:rPr>
        <w:t>1</w:t>
      </w:r>
      <w:r w:rsidRPr="00747131">
        <w:rPr>
          <w:rFonts w:ascii="Times New Roman" w:hAnsi="Times New Roman" w:cs="Times New Roman" w:hint="eastAsia"/>
          <w:sz w:val="24"/>
          <w:szCs w:val="24"/>
        </w:rPr>
        <w:t>表示</w:t>
      </w:r>
      <w:r w:rsidRPr="00747131">
        <w:rPr>
          <w:rFonts w:ascii="Times New Roman" w:hAnsi="Times New Roman" w:cs="Times New Roman" w:hint="eastAsia"/>
          <w:sz w:val="24"/>
          <w:szCs w:val="24"/>
        </w:rPr>
        <w:t>Y</w:t>
      </w:r>
      <w:r w:rsidRPr="00747131">
        <w:rPr>
          <w:rFonts w:ascii="Times New Roman" w:hAnsi="Times New Roman" w:cs="Times New Roman"/>
          <w:sz w:val="24"/>
          <w:szCs w:val="24"/>
        </w:rPr>
        <w:t>Y</w:t>
      </w:r>
      <w:r w:rsidRPr="00747131">
        <w:rPr>
          <w:rFonts w:ascii="Times New Roman" w:hAnsi="Times New Roman" w:cs="Times New Roman" w:hint="eastAsia"/>
          <w:sz w:val="24"/>
          <w:szCs w:val="24"/>
        </w:rPr>
        <w:t>店铺中商品的视图。搜索框</w:t>
      </w:r>
      <w:r w:rsidRPr="00747131">
        <w:rPr>
          <w:rFonts w:ascii="Times New Roman" w:hAnsi="Times New Roman" w:cs="Times New Roman"/>
          <w:sz w:val="24"/>
          <w:szCs w:val="24"/>
        </w:rPr>
        <w:t>429</w:t>
      </w:r>
      <w:r w:rsidRPr="00747131">
        <w:rPr>
          <w:rFonts w:ascii="Times New Roman" w:hAnsi="Times New Roman" w:cs="Times New Roman" w:hint="eastAsia"/>
          <w:sz w:val="24"/>
          <w:szCs w:val="24"/>
        </w:rPr>
        <w:t>可以包括</w:t>
      </w:r>
      <w:r w:rsidRPr="00747131">
        <w:rPr>
          <w:rFonts w:ascii="Times New Roman" w:hAnsi="Times New Roman" w:cs="Times New Roman" w:hint="eastAsia"/>
          <w:sz w:val="24"/>
          <w:szCs w:val="24"/>
        </w:rPr>
        <w:t>Y</w:t>
      </w:r>
      <w:r w:rsidRPr="00747131">
        <w:rPr>
          <w:rFonts w:ascii="Times New Roman" w:hAnsi="Times New Roman" w:cs="Times New Roman"/>
          <w:sz w:val="24"/>
          <w:szCs w:val="24"/>
        </w:rPr>
        <w:t>OYO</w:t>
      </w:r>
      <w:r w:rsidRPr="00747131">
        <w:rPr>
          <w:rFonts w:ascii="Times New Roman" w:hAnsi="Times New Roman" w:cs="Times New Roman" w:hint="eastAsia"/>
          <w:sz w:val="24"/>
          <w:szCs w:val="24"/>
        </w:rPr>
        <w:t>助手输入的内容，例如“</w:t>
      </w:r>
      <w:r w:rsidRPr="00747131">
        <w:rPr>
          <w:rFonts w:ascii="Times New Roman" w:hAnsi="Times New Roman" w:cs="Times New Roman" w:hint="eastAsia"/>
          <w:sz w:val="24"/>
          <w:szCs w:val="24"/>
        </w:rPr>
        <w:t>Y</w:t>
      </w:r>
      <w:r w:rsidRPr="00747131">
        <w:rPr>
          <w:rFonts w:ascii="Times New Roman" w:hAnsi="Times New Roman" w:cs="Times New Roman"/>
          <w:sz w:val="24"/>
          <w:szCs w:val="24"/>
        </w:rPr>
        <w:t xml:space="preserve">Y </w:t>
      </w:r>
      <w:r w:rsidRPr="00747131">
        <w:rPr>
          <w:rFonts w:ascii="Times New Roman" w:hAnsi="Times New Roman" w:cs="Times New Roman" w:hint="eastAsia"/>
          <w:sz w:val="24"/>
          <w:szCs w:val="24"/>
        </w:rPr>
        <w:t>t</w:t>
      </w:r>
      <w:r w:rsidRPr="00747131">
        <w:rPr>
          <w:rFonts w:ascii="Times New Roman" w:hAnsi="Times New Roman" w:cs="Times New Roman" w:hint="eastAsia"/>
          <w:sz w:val="24"/>
          <w:szCs w:val="24"/>
        </w:rPr>
        <w:t>恤”。搜索框</w:t>
      </w:r>
      <w:r w:rsidRPr="00747131">
        <w:rPr>
          <w:rFonts w:ascii="Times New Roman" w:hAnsi="Times New Roman" w:cs="Times New Roman"/>
          <w:sz w:val="24"/>
          <w:szCs w:val="24"/>
        </w:rPr>
        <w:t>429</w:t>
      </w:r>
      <w:r w:rsidRPr="00747131">
        <w:rPr>
          <w:rFonts w:ascii="Times New Roman" w:hAnsi="Times New Roman" w:cs="Times New Roman" w:hint="eastAsia"/>
          <w:sz w:val="24"/>
          <w:szCs w:val="24"/>
        </w:rPr>
        <w:t>还可以包括表示拍照的控件。视图</w:t>
      </w:r>
      <w:r w:rsidRPr="00747131">
        <w:rPr>
          <w:rFonts w:ascii="Times New Roman" w:hAnsi="Times New Roman" w:cs="Times New Roman" w:hint="eastAsia"/>
          <w:sz w:val="24"/>
          <w:szCs w:val="24"/>
        </w:rPr>
        <w:t>Y</w:t>
      </w:r>
      <w:r w:rsidRPr="00747131">
        <w:rPr>
          <w:rFonts w:ascii="Times New Roman" w:hAnsi="Times New Roman" w:cs="Times New Roman"/>
          <w:sz w:val="24"/>
          <w:szCs w:val="24"/>
        </w:rPr>
        <w:t>2</w:t>
      </w:r>
      <w:r w:rsidRPr="00747131">
        <w:rPr>
          <w:rFonts w:ascii="Times New Roman" w:hAnsi="Times New Roman" w:cs="Times New Roman" w:hint="eastAsia"/>
          <w:sz w:val="24"/>
          <w:szCs w:val="24"/>
        </w:rPr>
        <w:t>和视图</w:t>
      </w:r>
      <w:r w:rsidRPr="00747131">
        <w:rPr>
          <w:rFonts w:ascii="Times New Roman" w:hAnsi="Times New Roman" w:cs="Times New Roman" w:hint="eastAsia"/>
          <w:sz w:val="24"/>
          <w:szCs w:val="24"/>
        </w:rPr>
        <w:t>Y</w:t>
      </w:r>
      <w:r w:rsidRPr="00747131">
        <w:rPr>
          <w:rFonts w:ascii="Times New Roman" w:hAnsi="Times New Roman" w:cs="Times New Roman"/>
          <w:sz w:val="24"/>
          <w:szCs w:val="24"/>
        </w:rPr>
        <w:t>3</w:t>
      </w:r>
      <w:r w:rsidRPr="00747131">
        <w:rPr>
          <w:rFonts w:ascii="Times New Roman" w:hAnsi="Times New Roman" w:cs="Times New Roman" w:hint="eastAsia"/>
          <w:sz w:val="24"/>
          <w:szCs w:val="24"/>
        </w:rPr>
        <w:t>均为表示商品的视图。提示框</w:t>
      </w:r>
      <w:r w:rsidRPr="00747131">
        <w:rPr>
          <w:rFonts w:ascii="Times New Roman" w:hAnsi="Times New Roman" w:cs="Times New Roman"/>
          <w:sz w:val="24"/>
          <w:szCs w:val="24"/>
        </w:rPr>
        <w:t>430</w:t>
      </w:r>
      <w:r w:rsidRPr="00747131">
        <w:rPr>
          <w:rFonts w:ascii="Times New Roman" w:hAnsi="Times New Roman" w:cs="Times New Roman" w:hint="eastAsia"/>
          <w:sz w:val="24"/>
          <w:szCs w:val="24"/>
        </w:rPr>
        <w:t>可以包括图标</w:t>
      </w:r>
      <w:r w:rsidRPr="00747131">
        <w:rPr>
          <w:rFonts w:ascii="Times New Roman" w:hAnsi="Times New Roman" w:cs="Times New Roman" w:hint="eastAsia"/>
          <w:sz w:val="24"/>
          <w:szCs w:val="24"/>
        </w:rPr>
        <w:t>4</w:t>
      </w:r>
      <w:r w:rsidRPr="00747131">
        <w:rPr>
          <w:rFonts w:ascii="Times New Roman" w:hAnsi="Times New Roman" w:cs="Times New Roman"/>
          <w:sz w:val="24"/>
          <w:szCs w:val="24"/>
        </w:rPr>
        <w:t>20</w:t>
      </w:r>
      <w:r w:rsidRPr="00747131">
        <w:rPr>
          <w:rFonts w:ascii="Times New Roman" w:hAnsi="Times New Roman" w:cs="Times New Roman" w:hint="eastAsia"/>
          <w:sz w:val="24"/>
          <w:szCs w:val="24"/>
        </w:rPr>
        <w:t>和提示文字，提示文字用于提示</w:t>
      </w:r>
      <w:r w:rsidRPr="00747131">
        <w:rPr>
          <w:rFonts w:ascii="Times New Roman" w:hAnsi="Times New Roman" w:cs="Times New Roman" w:hint="eastAsia"/>
          <w:sz w:val="24"/>
          <w:szCs w:val="24"/>
        </w:rPr>
        <w:t>Y</w:t>
      </w:r>
      <w:r w:rsidRPr="00747131">
        <w:rPr>
          <w:rFonts w:ascii="Times New Roman" w:hAnsi="Times New Roman" w:cs="Times New Roman"/>
          <w:sz w:val="24"/>
          <w:szCs w:val="24"/>
        </w:rPr>
        <w:t>OYO</w:t>
      </w:r>
      <w:r w:rsidRPr="00747131">
        <w:rPr>
          <w:rFonts w:ascii="Times New Roman" w:hAnsi="Times New Roman" w:cs="Times New Roman" w:hint="eastAsia"/>
          <w:sz w:val="24"/>
          <w:szCs w:val="24"/>
        </w:rPr>
        <w:t>助手正在执行的任务，提示文字例如“</w:t>
      </w:r>
      <w:r w:rsidRPr="00747131">
        <w:rPr>
          <w:rFonts w:ascii="宋体" w:eastAsia="宋体" w:cs="宋体" w:hint="eastAsia"/>
          <w:color w:val="000000"/>
          <w:kern w:val="0"/>
          <w:sz w:val="24"/>
          <w:szCs w:val="24"/>
          <w:lang w:val="zh-CN"/>
        </w:rPr>
        <w:t>提示用户接管任务以选择商品</w:t>
      </w:r>
      <w:r w:rsidRPr="00747131">
        <w:rPr>
          <w:rFonts w:ascii="Times New Roman" w:hAnsi="Times New Roman" w:cs="Times New Roman" w:hint="eastAsia"/>
          <w:sz w:val="24"/>
          <w:szCs w:val="24"/>
        </w:rPr>
        <w:t>”。</w:t>
      </w:r>
    </w:p>
    <w:p w14:paraId="4575879F" w14:textId="6AE9B8F6" w:rsidR="00A46EA2" w:rsidRPr="00747131" w:rsidRDefault="00177134" w:rsidP="00A46EA2">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在</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4D</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b</w:t>
      </w:r>
      <w:r w:rsidRPr="00747131">
        <w:rPr>
          <w:rFonts w:ascii="Times New Roman" w:hAnsi="Times New Roman" w:cs="Times New Roman" w:hint="eastAsia"/>
          <w:sz w:val="24"/>
          <w:szCs w:val="24"/>
        </w:rPr>
        <w:t>所示界面上，用户可以点击表示店铺的控件</w:t>
      </w:r>
      <w:r w:rsidR="00710B81" w:rsidRPr="00747131">
        <w:rPr>
          <w:rFonts w:ascii="Times New Roman" w:hAnsi="Times New Roman" w:cs="Times New Roman" w:hint="eastAsia"/>
          <w:sz w:val="24"/>
          <w:szCs w:val="24"/>
        </w:rPr>
        <w:t>4</w:t>
      </w:r>
      <w:r w:rsidR="00710B81" w:rsidRPr="00747131">
        <w:rPr>
          <w:rFonts w:ascii="Times New Roman" w:hAnsi="Times New Roman" w:cs="Times New Roman"/>
          <w:sz w:val="24"/>
          <w:szCs w:val="24"/>
        </w:rPr>
        <w:t>31</w:t>
      </w:r>
      <w:r w:rsidR="00710B81" w:rsidRPr="00747131">
        <w:rPr>
          <w:rFonts w:ascii="Times New Roman" w:hAnsi="Times New Roman" w:cs="Times New Roman" w:hint="eastAsia"/>
          <w:sz w:val="24"/>
          <w:szCs w:val="24"/>
        </w:rPr>
        <w:t>。</w:t>
      </w:r>
      <w:r w:rsidR="00320CE2" w:rsidRPr="00747131">
        <w:rPr>
          <w:rFonts w:ascii="Times New Roman" w:hAnsi="Times New Roman" w:cs="Times New Roman" w:hint="eastAsia"/>
          <w:sz w:val="24"/>
          <w:szCs w:val="24"/>
        </w:rPr>
        <w:t>终端设备</w:t>
      </w:r>
      <w:r w:rsidR="00710B81" w:rsidRPr="00747131">
        <w:rPr>
          <w:rFonts w:ascii="Times New Roman" w:hAnsi="Times New Roman" w:cs="Times New Roman" w:hint="eastAsia"/>
          <w:sz w:val="24"/>
          <w:szCs w:val="24"/>
        </w:rPr>
        <w:t>可以显示</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4E</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a</w:t>
      </w:r>
      <w:r w:rsidR="00710B81" w:rsidRPr="00747131">
        <w:rPr>
          <w:rFonts w:ascii="Times New Roman" w:hAnsi="Times New Roman" w:cs="Times New Roman" w:hint="eastAsia"/>
          <w:sz w:val="24"/>
          <w:szCs w:val="24"/>
        </w:rPr>
        <w:t>所示界面。</w:t>
      </w:r>
      <w:r w:rsidR="00A46EA2" w:rsidRPr="00747131">
        <w:rPr>
          <w:rFonts w:ascii="Times New Roman" w:hAnsi="Times New Roman" w:cs="Times New Roman" w:hint="eastAsia"/>
          <w:sz w:val="24"/>
          <w:szCs w:val="24"/>
        </w:rPr>
        <w:t>如</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4E</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a</w:t>
      </w:r>
      <w:r w:rsidR="00A46EA2" w:rsidRPr="00747131">
        <w:rPr>
          <w:rFonts w:ascii="Times New Roman" w:hAnsi="Times New Roman" w:cs="Times New Roman" w:hint="eastAsia"/>
          <w:sz w:val="24"/>
          <w:szCs w:val="24"/>
        </w:rPr>
        <w:t>所示界面，该界面可以包括有</w:t>
      </w:r>
      <w:r w:rsidR="00812B71" w:rsidRPr="00747131">
        <w:rPr>
          <w:rFonts w:ascii="Times New Roman" w:hAnsi="Times New Roman" w:cs="Times New Roman" w:hint="eastAsia"/>
          <w:sz w:val="24"/>
          <w:szCs w:val="24"/>
        </w:rPr>
        <w:t>颜色变换的动效</w:t>
      </w:r>
      <w:r w:rsidR="00A46EA2" w:rsidRPr="00747131">
        <w:rPr>
          <w:rFonts w:ascii="Times New Roman" w:hAnsi="Times New Roman" w:cs="Times New Roman" w:hint="eastAsia"/>
          <w:sz w:val="24"/>
          <w:szCs w:val="24"/>
        </w:rPr>
        <w:t>的边缘</w:t>
      </w:r>
      <w:r w:rsidR="00A46EA2" w:rsidRPr="00747131">
        <w:rPr>
          <w:rFonts w:ascii="Times New Roman" w:hAnsi="Times New Roman" w:cs="Times New Roman" w:hint="eastAsia"/>
          <w:sz w:val="24"/>
          <w:szCs w:val="24"/>
        </w:rPr>
        <w:t>4</w:t>
      </w:r>
      <w:r w:rsidR="00A46EA2" w:rsidRPr="00747131">
        <w:rPr>
          <w:rFonts w:ascii="Times New Roman" w:hAnsi="Times New Roman" w:cs="Times New Roman"/>
          <w:sz w:val="24"/>
          <w:szCs w:val="24"/>
        </w:rPr>
        <w:t>05</w:t>
      </w:r>
      <w:r w:rsidR="00A46EA2" w:rsidRPr="00747131">
        <w:rPr>
          <w:rFonts w:ascii="Times New Roman" w:hAnsi="Times New Roman" w:cs="Times New Roman" w:hint="eastAsia"/>
          <w:sz w:val="24"/>
          <w:szCs w:val="24"/>
        </w:rPr>
        <w:t>、状态栏</w:t>
      </w:r>
      <w:r w:rsidR="00A46EA2" w:rsidRPr="00747131">
        <w:rPr>
          <w:rFonts w:ascii="Times New Roman" w:hAnsi="Times New Roman" w:cs="Times New Roman" w:hint="eastAsia"/>
          <w:sz w:val="24"/>
          <w:szCs w:val="24"/>
        </w:rPr>
        <w:t>4</w:t>
      </w:r>
      <w:r w:rsidR="00A46EA2" w:rsidRPr="00747131">
        <w:rPr>
          <w:rFonts w:ascii="Times New Roman" w:hAnsi="Times New Roman" w:cs="Times New Roman"/>
          <w:sz w:val="24"/>
          <w:szCs w:val="24"/>
        </w:rPr>
        <w:t>01</w:t>
      </w:r>
      <w:r w:rsidR="00A46EA2" w:rsidRPr="00747131">
        <w:rPr>
          <w:rFonts w:ascii="Times New Roman" w:hAnsi="Times New Roman" w:cs="Times New Roman" w:hint="eastAsia"/>
          <w:sz w:val="24"/>
          <w:szCs w:val="24"/>
        </w:rPr>
        <w:t>、</w:t>
      </w:r>
      <w:r w:rsidR="00A46EA2" w:rsidRPr="00747131">
        <w:rPr>
          <w:rFonts w:ascii="Times New Roman" w:hAnsi="Times New Roman" w:cs="Times New Roman" w:hint="eastAsia"/>
          <w:sz w:val="24"/>
          <w:szCs w:val="24"/>
        </w:rPr>
        <w:t>A</w:t>
      </w:r>
      <w:r w:rsidR="00A46EA2" w:rsidRPr="00747131">
        <w:rPr>
          <w:rFonts w:ascii="Times New Roman" w:hAnsi="Times New Roman" w:cs="Times New Roman"/>
          <w:sz w:val="24"/>
          <w:szCs w:val="24"/>
        </w:rPr>
        <w:t>A</w:t>
      </w:r>
      <w:r w:rsidR="00A46EA2" w:rsidRPr="00747131">
        <w:rPr>
          <w:rFonts w:ascii="Times New Roman" w:hAnsi="Times New Roman" w:cs="Times New Roman" w:hint="eastAsia"/>
          <w:sz w:val="24"/>
          <w:szCs w:val="24"/>
        </w:rPr>
        <w:t>应用的第三页面、提示框</w:t>
      </w:r>
      <w:r w:rsidR="00A46EA2" w:rsidRPr="00747131">
        <w:rPr>
          <w:rFonts w:ascii="Times New Roman" w:hAnsi="Times New Roman" w:cs="Times New Roman"/>
          <w:sz w:val="24"/>
          <w:szCs w:val="24"/>
        </w:rPr>
        <w:t>432</w:t>
      </w:r>
      <w:r w:rsidR="00A46EA2" w:rsidRPr="00747131">
        <w:rPr>
          <w:rFonts w:ascii="Times New Roman" w:hAnsi="Times New Roman" w:cs="Times New Roman" w:hint="eastAsia"/>
          <w:sz w:val="24"/>
          <w:szCs w:val="24"/>
        </w:rPr>
        <w:t>、提示框</w:t>
      </w:r>
      <w:r w:rsidR="00A46EA2" w:rsidRPr="00747131">
        <w:rPr>
          <w:rFonts w:ascii="Times New Roman" w:hAnsi="Times New Roman" w:cs="Times New Roman" w:hint="eastAsia"/>
          <w:sz w:val="24"/>
          <w:szCs w:val="24"/>
        </w:rPr>
        <w:t>4</w:t>
      </w:r>
      <w:r w:rsidR="00A46EA2" w:rsidRPr="00747131">
        <w:rPr>
          <w:rFonts w:ascii="Times New Roman" w:hAnsi="Times New Roman" w:cs="Times New Roman"/>
          <w:sz w:val="24"/>
          <w:szCs w:val="24"/>
        </w:rPr>
        <w:t>33</w:t>
      </w:r>
      <w:r w:rsidR="00A46EA2" w:rsidRPr="00747131">
        <w:rPr>
          <w:rFonts w:ascii="Times New Roman" w:hAnsi="Times New Roman" w:cs="Times New Roman" w:hint="eastAsia"/>
          <w:sz w:val="24"/>
          <w:szCs w:val="24"/>
        </w:rPr>
        <w:t>和控件</w:t>
      </w:r>
      <w:r w:rsidR="00A46EA2" w:rsidRPr="00747131">
        <w:rPr>
          <w:rFonts w:ascii="Times New Roman" w:hAnsi="Times New Roman" w:cs="Times New Roman" w:hint="eastAsia"/>
          <w:sz w:val="24"/>
          <w:szCs w:val="24"/>
        </w:rPr>
        <w:t>4</w:t>
      </w:r>
      <w:r w:rsidR="00A46EA2" w:rsidRPr="00747131">
        <w:rPr>
          <w:rFonts w:ascii="Times New Roman" w:hAnsi="Times New Roman" w:cs="Times New Roman"/>
          <w:sz w:val="24"/>
          <w:szCs w:val="24"/>
        </w:rPr>
        <w:t>21</w:t>
      </w:r>
      <w:r w:rsidR="00A46EA2" w:rsidRPr="00747131">
        <w:rPr>
          <w:rFonts w:ascii="Times New Roman" w:hAnsi="Times New Roman" w:cs="Times New Roman" w:hint="eastAsia"/>
          <w:sz w:val="24"/>
          <w:szCs w:val="24"/>
        </w:rPr>
        <w:t>。</w:t>
      </w:r>
    </w:p>
    <w:p w14:paraId="5A92C0FA" w14:textId="3BD4D9CE" w:rsidR="005E482F" w:rsidRPr="00747131" w:rsidRDefault="00A46EA2"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其中，提示框</w:t>
      </w:r>
      <w:r w:rsidRPr="00747131">
        <w:rPr>
          <w:rFonts w:ascii="Times New Roman" w:hAnsi="Times New Roman" w:cs="Times New Roman"/>
          <w:sz w:val="24"/>
          <w:szCs w:val="24"/>
        </w:rPr>
        <w:t>432</w:t>
      </w:r>
      <w:r w:rsidRPr="00747131">
        <w:rPr>
          <w:rFonts w:ascii="Times New Roman" w:hAnsi="Times New Roman" w:cs="Times New Roman" w:hint="eastAsia"/>
          <w:sz w:val="24"/>
          <w:szCs w:val="24"/>
        </w:rPr>
        <w:t>可以包括图标</w:t>
      </w:r>
      <w:r w:rsidRPr="00747131">
        <w:rPr>
          <w:rFonts w:ascii="Times New Roman" w:hAnsi="Times New Roman" w:cs="Times New Roman" w:hint="eastAsia"/>
          <w:sz w:val="24"/>
          <w:szCs w:val="24"/>
        </w:rPr>
        <w:t>4</w:t>
      </w:r>
      <w:r w:rsidRPr="00747131">
        <w:rPr>
          <w:rFonts w:ascii="Times New Roman" w:hAnsi="Times New Roman" w:cs="Times New Roman"/>
          <w:sz w:val="24"/>
          <w:szCs w:val="24"/>
        </w:rPr>
        <w:t>20</w:t>
      </w:r>
      <w:r w:rsidRPr="00747131">
        <w:rPr>
          <w:rFonts w:ascii="Times New Roman" w:hAnsi="Times New Roman" w:cs="Times New Roman" w:hint="eastAsia"/>
          <w:sz w:val="24"/>
          <w:szCs w:val="24"/>
        </w:rPr>
        <w:t>和提示文字，提示文字例如“</w:t>
      </w:r>
      <w:r w:rsidRPr="00747131">
        <w:rPr>
          <w:rFonts w:ascii="宋体" w:eastAsia="宋体" w:cs="宋体" w:hint="eastAsia"/>
          <w:color w:val="000000"/>
          <w:kern w:val="0"/>
          <w:sz w:val="24"/>
          <w:szCs w:val="24"/>
          <w:lang w:val="zh-CN"/>
        </w:rPr>
        <w:t>请您选择目标商品</w:t>
      </w:r>
      <w:r w:rsidRPr="00747131">
        <w:rPr>
          <w:rFonts w:ascii="Times New Roman" w:hAnsi="Times New Roman" w:cs="Times New Roman" w:hint="eastAsia"/>
          <w:sz w:val="24"/>
          <w:szCs w:val="24"/>
        </w:rPr>
        <w:t>”。提示框</w:t>
      </w:r>
      <w:r w:rsidRPr="00747131">
        <w:rPr>
          <w:rFonts w:ascii="Times New Roman" w:hAnsi="Times New Roman" w:cs="Times New Roman" w:hint="eastAsia"/>
          <w:sz w:val="24"/>
          <w:szCs w:val="24"/>
        </w:rPr>
        <w:t>4</w:t>
      </w:r>
      <w:r w:rsidRPr="00747131">
        <w:rPr>
          <w:rFonts w:ascii="Times New Roman" w:hAnsi="Times New Roman" w:cs="Times New Roman"/>
          <w:sz w:val="24"/>
          <w:szCs w:val="24"/>
        </w:rPr>
        <w:t>33</w:t>
      </w:r>
      <w:r w:rsidRPr="00747131">
        <w:rPr>
          <w:rFonts w:ascii="Times New Roman" w:hAnsi="Times New Roman" w:cs="Times New Roman" w:hint="eastAsia"/>
          <w:sz w:val="24"/>
          <w:szCs w:val="24"/>
        </w:rPr>
        <w:t>可以包括表示手动接管的图标和提示文字，提示文字例如“手动接管”。</w:t>
      </w:r>
    </w:p>
    <w:p w14:paraId="6FB495FD" w14:textId="21E597BE" w:rsidR="00A46EA2" w:rsidRPr="00747131" w:rsidRDefault="00A46EA2"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在</w:t>
      </w:r>
      <w:r w:rsidR="00320CE2" w:rsidRPr="00747131">
        <w:rPr>
          <w:rFonts w:ascii="Times New Roman" w:hAnsi="Times New Roman" w:cs="Times New Roman" w:hint="eastAsia"/>
          <w:sz w:val="24"/>
          <w:szCs w:val="24"/>
        </w:rPr>
        <w:t>终端设备</w:t>
      </w:r>
      <w:r w:rsidRPr="00747131">
        <w:rPr>
          <w:rFonts w:ascii="Times New Roman" w:hAnsi="Times New Roman" w:cs="Times New Roman" w:hint="eastAsia"/>
          <w:sz w:val="24"/>
          <w:szCs w:val="24"/>
        </w:rPr>
        <w:t>显示</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4E</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a</w:t>
      </w:r>
      <w:r w:rsidRPr="00747131">
        <w:rPr>
          <w:rFonts w:ascii="Times New Roman" w:hAnsi="Times New Roman" w:cs="Times New Roman" w:hint="eastAsia"/>
          <w:sz w:val="24"/>
          <w:szCs w:val="24"/>
        </w:rPr>
        <w:t>所示界面后，</w:t>
      </w:r>
      <w:r w:rsidR="00320CE2" w:rsidRPr="00747131">
        <w:rPr>
          <w:rFonts w:ascii="Times New Roman" w:hAnsi="Times New Roman" w:cs="Times New Roman" w:hint="eastAsia"/>
          <w:sz w:val="24"/>
          <w:szCs w:val="24"/>
        </w:rPr>
        <w:t>终端设备</w:t>
      </w:r>
      <w:r w:rsidRPr="00747131">
        <w:rPr>
          <w:rFonts w:ascii="Times New Roman" w:hAnsi="Times New Roman" w:cs="Times New Roman" w:hint="eastAsia"/>
          <w:sz w:val="24"/>
          <w:szCs w:val="24"/>
        </w:rPr>
        <w:t>显示界面可以跳转到</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4E</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b</w:t>
      </w:r>
      <w:r w:rsidRPr="00747131">
        <w:rPr>
          <w:rFonts w:ascii="Times New Roman" w:hAnsi="Times New Roman" w:cs="Times New Roman" w:hint="eastAsia"/>
          <w:sz w:val="24"/>
          <w:szCs w:val="24"/>
        </w:rPr>
        <w:t>所示界面。如</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4E</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b</w:t>
      </w:r>
      <w:r w:rsidRPr="00747131">
        <w:rPr>
          <w:rFonts w:ascii="Times New Roman" w:hAnsi="Times New Roman" w:cs="Times New Roman" w:hint="eastAsia"/>
          <w:sz w:val="24"/>
          <w:szCs w:val="24"/>
        </w:rPr>
        <w:t>所示界面，该界面可以包括</w:t>
      </w:r>
      <w:r w:rsidR="00BE6BAA" w:rsidRPr="00747131">
        <w:rPr>
          <w:rFonts w:ascii="Times New Roman" w:hAnsi="Times New Roman" w:cs="Times New Roman" w:hint="eastAsia"/>
          <w:sz w:val="24"/>
          <w:szCs w:val="24"/>
        </w:rPr>
        <w:t>有</w:t>
      </w:r>
      <w:r w:rsidR="00812B71" w:rsidRPr="00747131">
        <w:rPr>
          <w:rFonts w:ascii="Times New Roman" w:hAnsi="Times New Roman" w:cs="Times New Roman" w:hint="eastAsia"/>
          <w:sz w:val="24"/>
          <w:szCs w:val="24"/>
        </w:rPr>
        <w:t>颜色变换的动效</w:t>
      </w:r>
      <w:r w:rsidR="00BE6BAA" w:rsidRPr="00747131">
        <w:rPr>
          <w:rFonts w:ascii="Times New Roman" w:hAnsi="Times New Roman" w:cs="Times New Roman" w:hint="eastAsia"/>
          <w:sz w:val="24"/>
          <w:szCs w:val="24"/>
        </w:rPr>
        <w:t>的边缘</w:t>
      </w:r>
      <w:r w:rsidR="00BE6BAA" w:rsidRPr="00747131">
        <w:rPr>
          <w:rFonts w:ascii="Times New Roman" w:hAnsi="Times New Roman" w:cs="Times New Roman" w:hint="eastAsia"/>
          <w:sz w:val="24"/>
          <w:szCs w:val="24"/>
        </w:rPr>
        <w:t>4</w:t>
      </w:r>
      <w:r w:rsidR="00BE6BAA" w:rsidRPr="00747131">
        <w:rPr>
          <w:rFonts w:ascii="Times New Roman" w:hAnsi="Times New Roman" w:cs="Times New Roman"/>
          <w:sz w:val="24"/>
          <w:szCs w:val="24"/>
        </w:rPr>
        <w:t>05</w:t>
      </w:r>
      <w:r w:rsidR="00BE6BAA" w:rsidRPr="00747131">
        <w:rPr>
          <w:rFonts w:ascii="Times New Roman" w:hAnsi="Times New Roman" w:cs="Times New Roman" w:hint="eastAsia"/>
          <w:sz w:val="24"/>
          <w:szCs w:val="24"/>
        </w:rPr>
        <w:t>、状态栏</w:t>
      </w:r>
      <w:r w:rsidR="00BE6BAA" w:rsidRPr="00747131">
        <w:rPr>
          <w:rFonts w:ascii="Times New Roman" w:hAnsi="Times New Roman" w:cs="Times New Roman" w:hint="eastAsia"/>
          <w:sz w:val="24"/>
          <w:szCs w:val="24"/>
        </w:rPr>
        <w:t>4</w:t>
      </w:r>
      <w:r w:rsidR="00BE6BAA" w:rsidRPr="00747131">
        <w:rPr>
          <w:rFonts w:ascii="Times New Roman" w:hAnsi="Times New Roman" w:cs="Times New Roman"/>
          <w:sz w:val="24"/>
          <w:szCs w:val="24"/>
        </w:rPr>
        <w:t>01</w:t>
      </w:r>
      <w:r w:rsidR="00BE6BAA" w:rsidRPr="00747131">
        <w:rPr>
          <w:rFonts w:ascii="Times New Roman" w:hAnsi="Times New Roman" w:cs="Times New Roman" w:hint="eastAsia"/>
          <w:sz w:val="24"/>
          <w:szCs w:val="24"/>
        </w:rPr>
        <w:t>、</w:t>
      </w:r>
      <w:r w:rsidR="00BE6BAA" w:rsidRPr="00747131">
        <w:rPr>
          <w:rFonts w:ascii="Times New Roman" w:hAnsi="Times New Roman" w:cs="Times New Roman" w:hint="eastAsia"/>
          <w:sz w:val="24"/>
          <w:szCs w:val="24"/>
        </w:rPr>
        <w:t>A</w:t>
      </w:r>
      <w:r w:rsidR="00BE6BAA" w:rsidRPr="00747131">
        <w:rPr>
          <w:rFonts w:ascii="Times New Roman" w:hAnsi="Times New Roman" w:cs="Times New Roman"/>
          <w:sz w:val="24"/>
          <w:szCs w:val="24"/>
        </w:rPr>
        <w:t>A</w:t>
      </w:r>
      <w:r w:rsidR="00BE6BAA" w:rsidRPr="00747131">
        <w:rPr>
          <w:rFonts w:ascii="Times New Roman" w:hAnsi="Times New Roman" w:cs="Times New Roman" w:hint="eastAsia"/>
          <w:sz w:val="24"/>
          <w:szCs w:val="24"/>
        </w:rPr>
        <w:t>应用的第四页面、提示框</w:t>
      </w:r>
      <w:r w:rsidR="00BE6BAA" w:rsidRPr="00747131">
        <w:rPr>
          <w:rFonts w:ascii="Times New Roman" w:hAnsi="Times New Roman" w:cs="Times New Roman"/>
          <w:sz w:val="24"/>
          <w:szCs w:val="24"/>
        </w:rPr>
        <w:t>434</w:t>
      </w:r>
      <w:r w:rsidR="00BE6BAA" w:rsidRPr="00747131">
        <w:rPr>
          <w:rFonts w:ascii="Times New Roman" w:hAnsi="Times New Roman" w:cs="Times New Roman" w:hint="eastAsia"/>
          <w:sz w:val="24"/>
          <w:szCs w:val="24"/>
        </w:rPr>
        <w:t>、控件</w:t>
      </w:r>
      <w:r w:rsidR="00BE6BAA" w:rsidRPr="00747131">
        <w:rPr>
          <w:rFonts w:ascii="Times New Roman" w:hAnsi="Times New Roman" w:cs="Times New Roman" w:hint="eastAsia"/>
          <w:sz w:val="24"/>
          <w:szCs w:val="24"/>
        </w:rPr>
        <w:t>4</w:t>
      </w:r>
      <w:r w:rsidR="00BE6BAA" w:rsidRPr="00747131">
        <w:rPr>
          <w:rFonts w:ascii="Times New Roman" w:hAnsi="Times New Roman" w:cs="Times New Roman"/>
          <w:sz w:val="24"/>
          <w:szCs w:val="24"/>
        </w:rPr>
        <w:t>21</w:t>
      </w:r>
      <w:r w:rsidR="00BE6BAA" w:rsidRPr="00747131">
        <w:rPr>
          <w:rFonts w:ascii="Times New Roman" w:hAnsi="Times New Roman" w:cs="Times New Roman" w:hint="eastAsia"/>
          <w:sz w:val="24"/>
          <w:szCs w:val="24"/>
        </w:rPr>
        <w:t>和表示收起的控件。</w:t>
      </w:r>
    </w:p>
    <w:p w14:paraId="1688562B" w14:textId="78579ED5" w:rsidR="005E482F" w:rsidRPr="00747131" w:rsidRDefault="00BE6BAA"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lastRenderedPageBreak/>
        <w:t>其中，第四页面可以包括文字“</w:t>
      </w:r>
      <w:r w:rsidRPr="00747131">
        <w:rPr>
          <w:rFonts w:ascii="Times New Roman" w:hAnsi="Times New Roman" w:cs="Times New Roman" w:hint="eastAsia"/>
          <w:sz w:val="24"/>
          <w:szCs w:val="24"/>
        </w:rPr>
        <w:t>Y</w:t>
      </w:r>
      <w:r w:rsidRPr="00747131">
        <w:rPr>
          <w:rFonts w:ascii="Times New Roman" w:hAnsi="Times New Roman" w:cs="Times New Roman"/>
          <w:sz w:val="24"/>
          <w:szCs w:val="24"/>
        </w:rPr>
        <w:t>Y</w:t>
      </w:r>
      <w:r w:rsidRPr="00747131">
        <w:rPr>
          <w:rFonts w:ascii="Times New Roman" w:hAnsi="Times New Roman" w:cs="Times New Roman" w:hint="eastAsia"/>
          <w:sz w:val="24"/>
          <w:szCs w:val="24"/>
        </w:rPr>
        <w:t>掌上直播”</w:t>
      </w:r>
      <w:r w:rsidR="0010153B" w:rsidRPr="00747131">
        <w:rPr>
          <w:rFonts w:ascii="Times New Roman" w:hAnsi="Times New Roman" w:cs="Times New Roman" w:hint="eastAsia"/>
          <w:sz w:val="24"/>
          <w:szCs w:val="24"/>
        </w:rPr>
        <w:t>、</w:t>
      </w:r>
      <w:r w:rsidRPr="00747131">
        <w:rPr>
          <w:rFonts w:ascii="Times New Roman" w:hAnsi="Times New Roman" w:cs="Times New Roman" w:hint="eastAsia"/>
          <w:sz w:val="24"/>
          <w:szCs w:val="24"/>
        </w:rPr>
        <w:t>表示关注的控件</w:t>
      </w:r>
      <w:r w:rsidR="0010153B" w:rsidRPr="00747131">
        <w:rPr>
          <w:rFonts w:ascii="Times New Roman" w:hAnsi="Times New Roman" w:cs="Times New Roman" w:hint="eastAsia"/>
          <w:sz w:val="24"/>
          <w:szCs w:val="24"/>
        </w:rPr>
        <w:t>和表示</w:t>
      </w:r>
      <w:r w:rsidR="00BB46C2" w:rsidRPr="00747131">
        <w:rPr>
          <w:rFonts w:ascii="Times New Roman" w:hAnsi="Times New Roman" w:cs="Times New Roman" w:hint="eastAsia"/>
          <w:sz w:val="24"/>
          <w:szCs w:val="24"/>
        </w:rPr>
        <w:t>逛店铺的控件</w:t>
      </w:r>
      <w:r w:rsidR="00BB46C2" w:rsidRPr="00747131">
        <w:rPr>
          <w:rFonts w:ascii="Times New Roman" w:hAnsi="Times New Roman" w:cs="Times New Roman" w:hint="eastAsia"/>
          <w:sz w:val="24"/>
          <w:szCs w:val="24"/>
        </w:rPr>
        <w:t>4</w:t>
      </w:r>
      <w:r w:rsidR="00BB46C2" w:rsidRPr="00747131">
        <w:rPr>
          <w:rFonts w:ascii="Times New Roman" w:hAnsi="Times New Roman" w:cs="Times New Roman"/>
          <w:sz w:val="24"/>
          <w:szCs w:val="24"/>
        </w:rPr>
        <w:t>341</w:t>
      </w:r>
      <w:r w:rsidRPr="00747131">
        <w:rPr>
          <w:rFonts w:ascii="Times New Roman" w:hAnsi="Times New Roman" w:cs="Times New Roman" w:hint="eastAsia"/>
          <w:sz w:val="24"/>
          <w:szCs w:val="24"/>
        </w:rPr>
        <w:t>。提示框</w:t>
      </w:r>
      <w:r w:rsidRPr="00747131">
        <w:rPr>
          <w:rFonts w:ascii="Times New Roman" w:hAnsi="Times New Roman" w:cs="Times New Roman"/>
          <w:sz w:val="24"/>
          <w:szCs w:val="24"/>
        </w:rPr>
        <w:t>434</w:t>
      </w:r>
      <w:r w:rsidRPr="00747131">
        <w:rPr>
          <w:rFonts w:ascii="Times New Roman" w:hAnsi="Times New Roman" w:cs="Times New Roman" w:hint="eastAsia"/>
          <w:sz w:val="24"/>
          <w:szCs w:val="24"/>
        </w:rPr>
        <w:t>用于提示</w:t>
      </w:r>
      <w:r w:rsidRPr="00747131">
        <w:rPr>
          <w:rFonts w:ascii="Times New Roman" w:hAnsi="Times New Roman" w:cs="Times New Roman" w:hint="eastAsia"/>
          <w:sz w:val="24"/>
          <w:szCs w:val="24"/>
        </w:rPr>
        <w:t>Y</w:t>
      </w:r>
      <w:r w:rsidRPr="00747131">
        <w:rPr>
          <w:rFonts w:ascii="Times New Roman" w:hAnsi="Times New Roman" w:cs="Times New Roman"/>
          <w:sz w:val="24"/>
          <w:szCs w:val="24"/>
        </w:rPr>
        <w:t>OYO</w:t>
      </w:r>
      <w:r w:rsidRPr="00747131">
        <w:rPr>
          <w:rFonts w:ascii="Times New Roman" w:hAnsi="Times New Roman" w:cs="Times New Roman" w:hint="eastAsia"/>
          <w:sz w:val="24"/>
          <w:szCs w:val="24"/>
        </w:rPr>
        <w:t>助手正在</w:t>
      </w:r>
      <w:r w:rsidR="00BB46C2" w:rsidRPr="00747131">
        <w:rPr>
          <w:rFonts w:ascii="Times New Roman" w:hAnsi="Times New Roman" w:cs="Times New Roman" w:hint="eastAsia"/>
          <w:sz w:val="24"/>
          <w:szCs w:val="24"/>
        </w:rPr>
        <w:t>继续</w:t>
      </w:r>
      <w:r w:rsidRPr="00747131">
        <w:rPr>
          <w:rFonts w:ascii="Times New Roman" w:hAnsi="Times New Roman" w:cs="Times New Roman" w:hint="eastAsia"/>
          <w:sz w:val="24"/>
          <w:szCs w:val="24"/>
        </w:rPr>
        <w:t>执行任务。提示框</w:t>
      </w:r>
      <w:r w:rsidRPr="00747131">
        <w:rPr>
          <w:rFonts w:ascii="Times New Roman" w:hAnsi="Times New Roman" w:cs="Times New Roman"/>
          <w:sz w:val="24"/>
          <w:szCs w:val="24"/>
        </w:rPr>
        <w:t>434</w:t>
      </w:r>
      <w:r w:rsidRPr="00747131">
        <w:rPr>
          <w:rFonts w:ascii="Times New Roman" w:hAnsi="Times New Roman" w:cs="Times New Roman" w:hint="eastAsia"/>
          <w:sz w:val="24"/>
          <w:szCs w:val="24"/>
        </w:rPr>
        <w:t>可以包括提示文字，例如“继续执行”。</w:t>
      </w:r>
    </w:p>
    <w:p w14:paraId="0C1E46F2" w14:textId="45A1E846" w:rsidR="00BE6BAA" w:rsidRPr="00747131" w:rsidRDefault="00BB46C2"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在</w:t>
      </w:r>
      <w:r w:rsidR="00320CE2" w:rsidRPr="00747131">
        <w:rPr>
          <w:rFonts w:ascii="Times New Roman" w:hAnsi="Times New Roman" w:cs="Times New Roman" w:hint="eastAsia"/>
          <w:sz w:val="24"/>
          <w:szCs w:val="24"/>
        </w:rPr>
        <w:t>终端设备</w:t>
      </w:r>
      <w:r w:rsidRPr="00747131">
        <w:rPr>
          <w:rFonts w:ascii="Times New Roman" w:hAnsi="Times New Roman" w:cs="Times New Roman" w:hint="eastAsia"/>
          <w:sz w:val="24"/>
          <w:szCs w:val="24"/>
        </w:rPr>
        <w:t>显示</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4E</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b</w:t>
      </w:r>
      <w:r w:rsidRPr="00747131">
        <w:rPr>
          <w:rFonts w:ascii="Times New Roman" w:hAnsi="Times New Roman" w:cs="Times New Roman" w:hint="eastAsia"/>
          <w:sz w:val="24"/>
          <w:szCs w:val="24"/>
        </w:rPr>
        <w:t>所示界面的情况下，</w:t>
      </w:r>
      <w:r w:rsidR="00BE6BAA" w:rsidRPr="00747131">
        <w:rPr>
          <w:rFonts w:ascii="Times New Roman" w:hAnsi="Times New Roman" w:cs="Times New Roman" w:hint="eastAsia"/>
          <w:sz w:val="24"/>
          <w:szCs w:val="24"/>
        </w:rPr>
        <w:t>Y</w:t>
      </w:r>
      <w:r w:rsidR="00BE6BAA" w:rsidRPr="00747131">
        <w:rPr>
          <w:rFonts w:ascii="Times New Roman" w:hAnsi="Times New Roman" w:cs="Times New Roman"/>
          <w:sz w:val="24"/>
          <w:szCs w:val="24"/>
        </w:rPr>
        <w:t>OYO</w:t>
      </w:r>
      <w:r w:rsidR="00BE6BAA" w:rsidRPr="00747131">
        <w:rPr>
          <w:rFonts w:ascii="Times New Roman" w:hAnsi="Times New Roman" w:cs="Times New Roman" w:hint="eastAsia"/>
          <w:sz w:val="24"/>
          <w:szCs w:val="24"/>
        </w:rPr>
        <w:t>助手</w:t>
      </w:r>
      <w:r w:rsidRPr="00747131">
        <w:rPr>
          <w:rFonts w:ascii="Times New Roman" w:hAnsi="Times New Roman" w:cs="Times New Roman" w:hint="eastAsia"/>
          <w:sz w:val="24"/>
          <w:szCs w:val="24"/>
        </w:rPr>
        <w:t>可以执行表示点击表示逛店铺的控件</w:t>
      </w:r>
      <w:r w:rsidRPr="00747131">
        <w:rPr>
          <w:rFonts w:ascii="Times New Roman" w:hAnsi="Times New Roman" w:cs="Times New Roman" w:hint="eastAsia"/>
          <w:sz w:val="24"/>
          <w:szCs w:val="24"/>
        </w:rPr>
        <w:t>4</w:t>
      </w:r>
      <w:r w:rsidRPr="00747131">
        <w:rPr>
          <w:rFonts w:ascii="Times New Roman" w:hAnsi="Times New Roman" w:cs="Times New Roman"/>
          <w:sz w:val="24"/>
          <w:szCs w:val="24"/>
        </w:rPr>
        <w:t>341</w:t>
      </w:r>
      <w:r w:rsidRPr="00747131">
        <w:rPr>
          <w:rFonts w:ascii="Times New Roman" w:hAnsi="Times New Roman" w:cs="Times New Roman" w:hint="eastAsia"/>
          <w:sz w:val="24"/>
          <w:szCs w:val="24"/>
        </w:rPr>
        <w:t>的任务。</w:t>
      </w:r>
      <w:r w:rsidR="00320CE2" w:rsidRPr="00747131">
        <w:rPr>
          <w:rFonts w:ascii="Times New Roman" w:hAnsi="Times New Roman" w:cs="Times New Roman" w:hint="eastAsia"/>
          <w:sz w:val="24"/>
          <w:szCs w:val="24"/>
        </w:rPr>
        <w:t>终端设备</w:t>
      </w:r>
      <w:r w:rsidR="00BE6BAA" w:rsidRPr="00747131">
        <w:rPr>
          <w:rFonts w:ascii="Times New Roman" w:hAnsi="Times New Roman" w:cs="Times New Roman" w:hint="eastAsia"/>
          <w:sz w:val="24"/>
          <w:szCs w:val="24"/>
        </w:rPr>
        <w:t>可以显示</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4F</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a</w:t>
      </w:r>
      <w:r w:rsidR="00BE6BAA" w:rsidRPr="00747131">
        <w:rPr>
          <w:rFonts w:ascii="Times New Roman" w:hAnsi="Times New Roman" w:cs="Times New Roman" w:hint="eastAsia"/>
          <w:sz w:val="24"/>
          <w:szCs w:val="24"/>
        </w:rPr>
        <w:t>所示界面。</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4F</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a</w:t>
      </w:r>
      <w:r w:rsidR="00164F79" w:rsidRPr="00747131">
        <w:rPr>
          <w:rFonts w:ascii="Times New Roman" w:hAnsi="Times New Roman" w:cs="Times New Roman" w:hint="eastAsia"/>
          <w:sz w:val="24"/>
          <w:szCs w:val="24"/>
        </w:rPr>
        <w:t>所示界面与</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4E</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b</w:t>
      </w:r>
      <w:r w:rsidR="00164F79" w:rsidRPr="00747131">
        <w:rPr>
          <w:rFonts w:ascii="Times New Roman" w:hAnsi="Times New Roman" w:cs="Times New Roman" w:hint="eastAsia"/>
          <w:sz w:val="24"/>
          <w:szCs w:val="24"/>
        </w:rPr>
        <w:t>所示界面的区别在于：</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4F</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a</w:t>
      </w:r>
      <w:r w:rsidR="00164F79" w:rsidRPr="00747131">
        <w:rPr>
          <w:rFonts w:ascii="Times New Roman" w:hAnsi="Times New Roman" w:cs="Times New Roman" w:hint="eastAsia"/>
          <w:sz w:val="24"/>
          <w:szCs w:val="24"/>
        </w:rPr>
        <w:t>所示界面还包括</w:t>
      </w:r>
      <w:r w:rsidR="00164F79" w:rsidRPr="00747131">
        <w:rPr>
          <w:rFonts w:ascii="Times New Roman" w:hAnsi="Times New Roman" w:cs="Times New Roman" w:hint="eastAsia"/>
          <w:sz w:val="24"/>
          <w:szCs w:val="24"/>
        </w:rPr>
        <w:t>Y</w:t>
      </w:r>
      <w:r w:rsidR="00164F79" w:rsidRPr="00747131">
        <w:rPr>
          <w:rFonts w:ascii="Times New Roman" w:hAnsi="Times New Roman" w:cs="Times New Roman"/>
          <w:sz w:val="24"/>
          <w:szCs w:val="24"/>
        </w:rPr>
        <w:t xml:space="preserve">Y </w:t>
      </w:r>
      <w:r w:rsidR="00164F79" w:rsidRPr="00747131">
        <w:rPr>
          <w:rFonts w:ascii="Times New Roman" w:hAnsi="Times New Roman" w:cs="Times New Roman" w:hint="eastAsia"/>
          <w:sz w:val="24"/>
          <w:szCs w:val="24"/>
        </w:rPr>
        <w:t>t</w:t>
      </w:r>
      <w:proofErr w:type="gramStart"/>
      <w:r w:rsidR="00164F79" w:rsidRPr="00747131">
        <w:rPr>
          <w:rFonts w:ascii="Times New Roman" w:hAnsi="Times New Roman" w:cs="Times New Roman" w:hint="eastAsia"/>
          <w:sz w:val="24"/>
          <w:szCs w:val="24"/>
        </w:rPr>
        <w:t>恤有关</w:t>
      </w:r>
      <w:proofErr w:type="gramEnd"/>
      <w:r w:rsidR="00164F79" w:rsidRPr="00747131">
        <w:rPr>
          <w:rFonts w:ascii="Times New Roman" w:hAnsi="Times New Roman" w:cs="Times New Roman" w:hint="eastAsia"/>
          <w:sz w:val="24"/>
          <w:szCs w:val="24"/>
        </w:rPr>
        <w:t>是视图</w:t>
      </w:r>
      <w:r w:rsidR="00164F79" w:rsidRPr="00747131">
        <w:rPr>
          <w:rFonts w:ascii="Times New Roman" w:hAnsi="Times New Roman" w:cs="Times New Roman" w:hint="eastAsia"/>
          <w:sz w:val="24"/>
          <w:szCs w:val="24"/>
        </w:rPr>
        <w:t>Y</w:t>
      </w:r>
      <w:r w:rsidR="00164F79" w:rsidRPr="00747131">
        <w:rPr>
          <w:rFonts w:ascii="Times New Roman" w:hAnsi="Times New Roman" w:cs="Times New Roman"/>
          <w:sz w:val="24"/>
          <w:szCs w:val="24"/>
        </w:rPr>
        <w:t>4</w:t>
      </w:r>
      <w:r w:rsidR="00164F79" w:rsidRPr="00747131">
        <w:rPr>
          <w:rFonts w:ascii="Times New Roman" w:hAnsi="Times New Roman" w:cs="Times New Roman" w:hint="eastAsia"/>
          <w:sz w:val="24"/>
          <w:szCs w:val="24"/>
        </w:rPr>
        <w:t>、视图</w:t>
      </w:r>
      <w:r w:rsidR="00164F79" w:rsidRPr="00747131">
        <w:rPr>
          <w:rFonts w:ascii="Times New Roman" w:hAnsi="Times New Roman" w:cs="Times New Roman" w:hint="eastAsia"/>
          <w:sz w:val="24"/>
          <w:szCs w:val="24"/>
        </w:rPr>
        <w:t>Y5</w:t>
      </w:r>
      <w:r w:rsidR="00164F79" w:rsidRPr="00747131">
        <w:rPr>
          <w:rFonts w:ascii="Times New Roman" w:hAnsi="Times New Roman" w:cs="Times New Roman" w:hint="eastAsia"/>
          <w:sz w:val="24"/>
          <w:szCs w:val="24"/>
        </w:rPr>
        <w:t>、视图</w:t>
      </w:r>
      <w:r w:rsidR="00164F79" w:rsidRPr="00747131">
        <w:rPr>
          <w:rFonts w:ascii="Times New Roman" w:hAnsi="Times New Roman" w:cs="Times New Roman"/>
          <w:sz w:val="24"/>
          <w:szCs w:val="24"/>
        </w:rPr>
        <w:t>Y61</w:t>
      </w:r>
      <w:r w:rsidR="00164F79" w:rsidRPr="00747131">
        <w:rPr>
          <w:rFonts w:ascii="Times New Roman" w:hAnsi="Times New Roman" w:cs="Times New Roman" w:hint="eastAsia"/>
          <w:sz w:val="24"/>
          <w:szCs w:val="24"/>
        </w:rPr>
        <w:t>、视图</w:t>
      </w:r>
      <w:r w:rsidR="00164F79" w:rsidRPr="00747131">
        <w:rPr>
          <w:rFonts w:ascii="Times New Roman" w:hAnsi="Times New Roman" w:cs="Times New Roman"/>
          <w:sz w:val="24"/>
          <w:szCs w:val="24"/>
        </w:rPr>
        <w:t>Y62</w:t>
      </w:r>
      <w:r w:rsidR="00164F79" w:rsidRPr="00747131">
        <w:rPr>
          <w:rFonts w:ascii="Times New Roman" w:hAnsi="Times New Roman" w:cs="Times New Roman" w:hint="eastAsia"/>
          <w:sz w:val="24"/>
          <w:szCs w:val="24"/>
        </w:rPr>
        <w:t>、视图</w:t>
      </w:r>
      <w:r w:rsidR="00164F79" w:rsidRPr="00747131">
        <w:rPr>
          <w:rFonts w:ascii="Times New Roman" w:hAnsi="Times New Roman" w:cs="Times New Roman"/>
          <w:sz w:val="24"/>
          <w:szCs w:val="24"/>
        </w:rPr>
        <w:t>Y63</w:t>
      </w:r>
      <w:r w:rsidR="00164F79" w:rsidRPr="00747131">
        <w:rPr>
          <w:rFonts w:ascii="Times New Roman" w:hAnsi="Times New Roman" w:cs="Times New Roman" w:hint="eastAsia"/>
          <w:sz w:val="24"/>
          <w:szCs w:val="24"/>
        </w:rPr>
        <w:t>、视图</w:t>
      </w:r>
      <w:r w:rsidR="00164F79" w:rsidRPr="00747131">
        <w:rPr>
          <w:rFonts w:ascii="Times New Roman" w:hAnsi="Times New Roman" w:cs="Times New Roman"/>
          <w:sz w:val="24"/>
          <w:szCs w:val="24"/>
        </w:rPr>
        <w:t>Y64</w:t>
      </w:r>
      <w:r w:rsidR="00164F79" w:rsidRPr="00747131">
        <w:rPr>
          <w:rFonts w:ascii="Times New Roman" w:hAnsi="Times New Roman" w:cs="Times New Roman" w:hint="eastAsia"/>
          <w:sz w:val="24"/>
          <w:szCs w:val="24"/>
        </w:rPr>
        <w:t>、表示</w:t>
      </w:r>
      <w:r w:rsidR="00164F79" w:rsidRPr="00747131">
        <w:rPr>
          <w:rFonts w:ascii="Times New Roman" w:hAnsi="Times New Roman" w:cs="Times New Roman" w:hint="eastAsia"/>
          <w:sz w:val="24"/>
          <w:szCs w:val="24"/>
        </w:rPr>
        <w:t>Y</w:t>
      </w:r>
      <w:r w:rsidR="00164F79" w:rsidRPr="00747131">
        <w:rPr>
          <w:rFonts w:ascii="Times New Roman" w:hAnsi="Times New Roman" w:cs="Times New Roman"/>
          <w:sz w:val="24"/>
          <w:szCs w:val="24"/>
        </w:rPr>
        <w:t xml:space="preserve">Y </w:t>
      </w:r>
      <w:r w:rsidR="00164F79" w:rsidRPr="00747131">
        <w:rPr>
          <w:rFonts w:ascii="Times New Roman" w:hAnsi="Times New Roman" w:cs="Times New Roman" w:hint="eastAsia"/>
          <w:sz w:val="24"/>
          <w:szCs w:val="24"/>
        </w:rPr>
        <w:t>t</w:t>
      </w:r>
      <w:r w:rsidR="00164F79" w:rsidRPr="00747131">
        <w:rPr>
          <w:rFonts w:ascii="Times New Roman" w:hAnsi="Times New Roman" w:cs="Times New Roman" w:hint="eastAsia"/>
          <w:sz w:val="24"/>
          <w:szCs w:val="24"/>
        </w:rPr>
        <w:t>恤款式数量的文字（如“共</w:t>
      </w:r>
      <w:r w:rsidR="00164F79" w:rsidRPr="00747131">
        <w:rPr>
          <w:rFonts w:ascii="Times New Roman" w:hAnsi="Times New Roman" w:cs="Times New Roman" w:hint="eastAsia"/>
          <w:sz w:val="24"/>
          <w:szCs w:val="24"/>
        </w:rPr>
        <w:t>1</w:t>
      </w:r>
      <w:r w:rsidR="00164F79" w:rsidRPr="00747131">
        <w:rPr>
          <w:rFonts w:ascii="Times New Roman" w:hAnsi="Times New Roman" w:cs="Times New Roman"/>
          <w:sz w:val="24"/>
          <w:szCs w:val="24"/>
        </w:rPr>
        <w:t>3</w:t>
      </w:r>
      <w:r w:rsidR="00164F79" w:rsidRPr="00747131">
        <w:rPr>
          <w:rFonts w:ascii="Times New Roman" w:hAnsi="Times New Roman" w:cs="Times New Roman" w:hint="eastAsia"/>
          <w:sz w:val="24"/>
          <w:szCs w:val="24"/>
        </w:rPr>
        <w:t>款”）</w:t>
      </w:r>
      <w:r w:rsidR="001B57AE" w:rsidRPr="00747131">
        <w:rPr>
          <w:rFonts w:ascii="Times New Roman" w:hAnsi="Times New Roman" w:cs="Times New Roman" w:hint="eastAsia"/>
          <w:sz w:val="24"/>
          <w:szCs w:val="24"/>
        </w:rPr>
        <w:t>、</w:t>
      </w:r>
      <w:r w:rsidR="00164F79" w:rsidRPr="00747131">
        <w:rPr>
          <w:rFonts w:ascii="Times New Roman" w:hAnsi="Times New Roman" w:cs="Times New Roman" w:hint="eastAsia"/>
          <w:sz w:val="24"/>
          <w:szCs w:val="24"/>
        </w:rPr>
        <w:t>Y</w:t>
      </w:r>
      <w:r w:rsidR="00164F79" w:rsidRPr="00747131">
        <w:rPr>
          <w:rFonts w:ascii="Times New Roman" w:hAnsi="Times New Roman" w:cs="Times New Roman"/>
          <w:sz w:val="24"/>
          <w:szCs w:val="24"/>
        </w:rPr>
        <w:t xml:space="preserve">Y </w:t>
      </w:r>
      <w:r w:rsidR="00164F79" w:rsidRPr="00747131">
        <w:rPr>
          <w:rFonts w:ascii="Times New Roman" w:hAnsi="Times New Roman" w:cs="Times New Roman" w:hint="eastAsia"/>
          <w:sz w:val="24"/>
          <w:szCs w:val="24"/>
        </w:rPr>
        <w:t>t</w:t>
      </w:r>
      <w:r w:rsidR="00164F79" w:rsidRPr="00747131">
        <w:rPr>
          <w:rFonts w:ascii="Times New Roman" w:hAnsi="Times New Roman" w:cs="Times New Roman" w:hint="eastAsia"/>
          <w:sz w:val="24"/>
          <w:szCs w:val="24"/>
        </w:rPr>
        <w:t>恤的描述信息</w:t>
      </w:r>
      <w:r w:rsidR="006D12B6" w:rsidRPr="00747131">
        <w:rPr>
          <w:rFonts w:ascii="Times New Roman" w:hAnsi="Times New Roman" w:cs="Times New Roman" w:hint="eastAsia"/>
          <w:sz w:val="24"/>
          <w:szCs w:val="24"/>
        </w:rPr>
        <w:t>、表示店铺的控件、表示客服的控件、表示收藏的控件、表示加入购物车的控件</w:t>
      </w:r>
      <w:r w:rsidR="006D12B6" w:rsidRPr="00747131">
        <w:rPr>
          <w:rFonts w:ascii="Times New Roman" w:hAnsi="Times New Roman" w:cs="Times New Roman" w:hint="eastAsia"/>
          <w:sz w:val="24"/>
          <w:szCs w:val="24"/>
        </w:rPr>
        <w:t>4</w:t>
      </w:r>
      <w:r w:rsidR="006D12B6" w:rsidRPr="00747131">
        <w:rPr>
          <w:rFonts w:ascii="Times New Roman" w:hAnsi="Times New Roman" w:cs="Times New Roman"/>
          <w:sz w:val="24"/>
          <w:szCs w:val="24"/>
        </w:rPr>
        <w:t>35</w:t>
      </w:r>
      <w:r w:rsidR="006D12B6" w:rsidRPr="00747131">
        <w:rPr>
          <w:rFonts w:ascii="Times New Roman" w:hAnsi="Times New Roman" w:cs="Times New Roman" w:hint="eastAsia"/>
          <w:sz w:val="24"/>
          <w:szCs w:val="24"/>
        </w:rPr>
        <w:t>和表示马上抢的控件</w:t>
      </w:r>
      <w:r w:rsidR="00164F79" w:rsidRPr="00747131">
        <w:rPr>
          <w:rFonts w:ascii="Times New Roman" w:hAnsi="Times New Roman" w:cs="Times New Roman" w:hint="eastAsia"/>
          <w:sz w:val="24"/>
          <w:szCs w:val="24"/>
        </w:rPr>
        <w:t>。</w:t>
      </w:r>
      <w:r w:rsidR="00164F79" w:rsidRPr="00747131">
        <w:rPr>
          <w:rFonts w:ascii="Times New Roman" w:hAnsi="Times New Roman" w:cs="Times New Roman" w:hint="eastAsia"/>
          <w:sz w:val="24"/>
          <w:szCs w:val="24"/>
        </w:rPr>
        <w:t>Y</w:t>
      </w:r>
      <w:r w:rsidR="00164F79" w:rsidRPr="00747131">
        <w:rPr>
          <w:rFonts w:ascii="Times New Roman" w:hAnsi="Times New Roman" w:cs="Times New Roman"/>
          <w:sz w:val="24"/>
          <w:szCs w:val="24"/>
        </w:rPr>
        <w:t xml:space="preserve">Y </w:t>
      </w:r>
      <w:r w:rsidR="00164F79" w:rsidRPr="00747131">
        <w:rPr>
          <w:rFonts w:ascii="Times New Roman" w:hAnsi="Times New Roman" w:cs="Times New Roman" w:hint="eastAsia"/>
          <w:sz w:val="24"/>
          <w:szCs w:val="24"/>
        </w:rPr>
        <w:t>t</w:t>
      </w:r>
      <w:r w:rsidR="00164F79" w:rsidRPr="00747131">
        <w:rPr>
          <w:rFonts w:ascii="Times New Roman" w:hAnsi="Times New Roman" w:cs="Times New Roman" w:hint="eastAsia"/>
          <w:sz w:val="24"/>
          <w:szCs w:val="24"/>
        </w:rPr>
        <w:t>恤的描述信息，例如文字“</w:t>
      </w:r>
      <w:proofErr w:type="spellStart"/>
      <w:r w:rsidR="00164F79" w:rsidRPr="00747131">
        <w:rPr>
          <w:rFonts w:ascii="Times New Roman" w:hAnsi="Times New Roman" w:cs="Times New Roman"/>
          <w:sz w:val="24"/>
          <w:szCs w:val="24"/>
        </w:rPr>
        <w:t>xxxx</w:t>
      </w:r>
      <w:proofErr w:type="spellEnd"/>
      <w:r w:rsidR="00164F79" w:rsidRPr="00747131">
        <w:rPr>
          <w:rFonts w:ascii="Times New Roman" w:hAnsi="Times New Roman" w:cs="Times New Roman"/>
          <w:sz w:val="24"/>
          <w:szCs w:val="24"/>
        </w:rPr>
        <w:t xml:space="preserve"> T</w:t>
      </w:r>
      <w:r w:rsidR="00164F79" w:rsidRPr="00747131">
        <w:rPr>
          <w:rFonts w:ascii="Times New Roman" w:hAnsi="Times New Roman" w:cs="Times New Roman" w:hint="eastAsia"/>
          <w:sz w:val="24"/>
          <w:szCs w:val="24"/>
        </w:rPr>
        <w:t>恤</w:t>
      </w:r>
      <w:r w:rsidR="00164F79" w:rsidRPr="00747131">
        <w:rPr>
          <w:rFonts w:ascii="Times New Roman" w:hAnsi="Times New Roman" w:cs="Times New Roman"/>
          <w:sz w:val="24"/>
          <w:szCs w:val="24"/>
        </w:rPr>
        <w:t xml:space="preserve"> 1234 xx</w:t>
      </w:r>
      <w:r w:rsidR="00164F79" w:rsidRPr="00747131">
        <w:rPr>
          <w:rFonts w:ascii="Times New Roman" w:hAnsi="Times New Roman" w:cs="Times New Roman" w:hint="eastAsia"/>
          <w:sz w:val="24"/>
          <w:szCs w:val="24"/>
        </w:rPr>
        <w:t>”。</w:t>
      </w:r>
      <w:r w:rsidR="006D12B6" w:rsidRPr="00747131">
        <w:rPr>
          <w:rFonts w:ascii="Times New Roman" w:hAnsi="Times New Roman" w:cs="Times New Roman" w:hint="eastAsia"/>
          <w:sz w:val="24"/>
          <w:szCs w:val="24"/>
        </w:rPr>
        <w:t>表示店铺的控件周围有文字“店铺”。表示客服的控件周围有文字“客服”。表示收藏的控件周围有文字“</w:t>
      </w:r>
      <w:r w:rsidR="006D12B6" w:rsidRPr="00747131">
        <w:rPr>
          <w:rFonts w:ascii="Times New Roman" w:hAnsi="Times New Roman" w:cs="Times New Roman" w:hint="eastAsia"/>
          <w:sz w:val="24"/>
          <w:szCs w:val="24"/>
        </w:rPr>
        <w:t>6</w:t>
      </w:r>
      <w:r w:rsidR="006D12B6" w:rsidRPr="00747131">
        <w:rPr>
          <w:rFonts w:ascii="Times New Roman" w:hAnsi="Times New Roman" w:cs="Times New Roman" w:hint="eastAsia"/>
          <w:sz w:val="24"/>
          <w:szCs w:val="24"/>
        </w:rPr>
        <w:t>万</w:t>
      </w:r>
      <w:r w:rsidR="006D12B6" w:rsidRPr="00747131">
        <w:rPr>
          <w:rFonts w:ascii="Times New Roman" w:hAnsi="Times New Roman" w:cs="Times New Roman" w:hint="eastAsia"/>
          <w:sz w:val="24"/>
          <w:szCs w:val="24"/>
        </w:rPr>
        <w:t>+</w:t>
      </w:r>
      <w:r w:rsidR="006D12B6" w:rsidRPr="00747131">
        <w:rPr>
          <w:rFonts w:ascii="Times New Roman" w:hAnsi="Times New Roman" w:cs="Times New Roman" w:hint="eastAsia"/>
          <w:sz w:val="24"/>
          <w:szCs w:val="24"/>
        </w:rPr>
        <w:t>”。</w:t>
      </w:r>
    </w:p>
    <w:p w14:paraId="3E298AAE" w14:textId="26EFB75F" w:rsidR="00BE6BAA" w:rsidRPr="00747131" w:rsidRDefault="00320CE2"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终端设备</w:t>
      </w:r>
      <w:r w:rsidR="00BB46C2" w:rsidRPr="00747131">
        <w:rPr>
          <w:rFonts w:ascii="Times New Roman" w:hAnsi="Times New Roman" w:cs="Times New Roman" w:hint="eastAsia"/>
          <w:sz w:val="24"/>
          <w:szCs w:val="24"/>
        </w:rPr>
        <w:t>显示</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4F</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a</w:t>
      </w:r>
      <w:r w:rsidR="00BB46C2" w:rsidRPr="00747131">
        <w:rPr>
          <w:rFonts w:ascii="Times New Roman" w:hAnsi="Times New Roman" w:cs="Times New Roman" w:hint="eastAsia"/>
          <w:sz w:val="24"/>
          <w:szCs w:val="24"/>
        </w:rPr>
        <w:t>所示界面后</w:t>
      </w:r>
      <w:r w:rsidR="00AD00BB" w:rsidRPr="00747131">
        <w:rPr>
          <w:rFonts w:ascii="Times New Roman" w:hAnsi="Times New Roman" w:cs="Times New Roman" w:hint="eastAsia"/>
          <w:sz w:val="24"/>
          <w:szCs w:val="24"/>
        </w:rPr>
        <w:t>，</w:t>
      </w:r>
      <w:r w:rsidRPr="00747131">
        <w:rPr>
          <w:rFonts w:ascii="Times New Roman" w:hAnsi="Times New Roman" w:cs="Times New Roman" w:hint="eastAsia"/>
          <w:sz w:val="24"/>
          <w:szCs w:val="24"/>
        </w:rPr>
        <w:t>终端设备</w:t>
      </w:r>
      <w:r w:rsidR="00AD00BB" w:rsidRPr="00747131">
        <w:rPr>
          <w:rFonts w:ascii="Times New Roman" w:hAnsi="Times New Roman" w:cs="Times New Roman" w:hint="eastAsia"/>
          <w:sz w:val="24"/>
          <w:szCs w:val="24"/>
        </w:rPr>
        <w:t>可以显示</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4F</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b</w:t>
      </w:r>
      <w:r w:rsidR="00AD00BB" w:rsidRPr="00747131">
        <w:rPr>
          <w:rFonts w:ascii="Times New Roman" w:hAnsi="Times New Roman" w:cs="Times New Roman" w:hint="eastAsia"/>
          <w:sz w:val="24"/>
          <w:szCs w:val="24"/>
        </w:rPr>
        <w:t>所示界面。</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4F</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b</w:t>
      </w:r>
      <w:r w:rsidR="00AD00BB" w:rsidRPr="00747131">
        <w:rPr>
          <w:rFonts w:ascii="Times New Roman" w:hAnsi="Times New Roman" w:cs="Times New Roman" w:hint="eastAsia"/>
          <w:sz w:val="24"/>
          <w:szCs w:val="24"/>
        </w:rPr>
        <w:t>所示界面与</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4F</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a</w:t>
      </w:r>
      <w:r w:rsidR="00AD00BB" w:rsidRPr="00747131">
        <w:rPr>
          <w:rFonts w:ascii="Times New Roman" w:hAnsi="Times New Roman" w:cs="Times New Roman" w:hint="eastAsia"/>
          <w:sz w:val="24"/>
          <w:szCs w:val="24"/>
        </w:rPr>
        <w:t>所示界面的区别在于：</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4F</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b</w:t>
      </w:r>
      <w:r w:rsidR="00EA2635" w:rsidRPr="00747131">
        <w:rPr>
          <w:rFonts w:ascii="Times New Roman" w:hAnsi="Times New Roman" w:cs="Times New Roman" w:hint="eastAsia"/>
          <w:sz w:val="24"/>
          <w:szCs w:val="24"/>
        </w:rPr>
        <w:t>所示界面不包括提示框</w:t>
      </w:r>
      <w:r w:rsidR="00EA2635" w:rsidRPr="00747131">
        <w:rPr>
          <w:rFonts w:ascii="Times New Roman" w:hAnsi="Times New Roman" w:cs="Times New Roman"/>
          <w:sz w:val="24"/>
          <w:szCs w:val="24"/>
        </w:rPr>
        <w:t>434</w:t>
      </w:r>
      <w:r w:rsidR="000A5F05" w:rsidRPr="00747131">
        <w:rPr>
          <w:rFonts w:ascii="Times New Roman" w:hAnsi="Times New Roman" w:cs="Times New Roman" w:hint="eastAsia"/>
          <w:sz w:val="24"/>
          <w:szCs w:val="24"/>
        </w:rPr>
        <w:t>和状态栏</w:t>
      </w:r>
      <w:r w:rsidR="000A5F05" w:rsidRPr="00747131">
        <w:rPr>
          <w:rFonts w:ascii="Times New Roman" w:hAnsi="Times New Roman" w:cs="Times New Roman" w:hint="eastAsia"/>
          <w:sz w:val="24"/>
          <w:szCs w:val="24"/>
        </w:rPr>
        <w:t>4</w:t>
      </w:r>
      <w:r w:rsidR="000A5F05" w:rsidRPr="00747131">
        <w:rPr>
          <w:rFonts w:ascii="Times New Roman" w:hAnsi="Times New Roman" w:cs="Times New Roman"/>
          <w:sz w:val="24"/>
          <w:szCs w:val="24"/>
        </w:rPr>
        <w:t>01</w:t>
      </w:r>
      <w:r w:rsidR="00EA2635" w:rsidRPr="00747131">
        <w:rPr>
          <w:rFonts w:ascii="Times New Roman" w:hAnsi="Times New Roman" w:cs="Times New Roman" w:hint="eastAsia"/>
          <w:sz w:val="24"/>
          <w:szCs w:val="24"/>
        </w:rPr>
        <w:t>，</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4F</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b</w:t>
      </w:r>
      <w:r w:rsidR="000A5F05" w:rsidRPr="00747131">
        <w:rPr>
          <w:rFonts w:ascii="Times New Roman" w:hAnsi="Times New Roman" w:cs="Times New Roman" w:hint="eastAsia"/>
          <w:sz w:val="24"/>
          <w:szCs w:val="24"/>
        </w:rPr>
        <w:t>所示界面还包括状态栏</w:t>
      </w:r>
      <w:r w:rsidR="000A5F05" w:rsidRPr="00747131">
        <w:rPr>
          <w:rFonts w:ascii="Times New Roman" w:hAnsi="Times New Roman" w:cs="Times New Roman"/>
          <w:sz w:val="24"/>
          <w:szCs w:val="24"/>
        </w:rPr>
        <w:t>436</w:t>
      </w:r>
      <w:r w:rsidR="000A5F05" w:rsidRPr="00747131">
        <w:rPr>
          <w:rFonts w:ascii="Times New Roman" w:hAnsi="Times New Roman" w:cs="Times New Roman" w:hint="eastAsia"/>
          <w:sz w:val="24"/>
          <w:szCs w:val="24"/>
        </w:rPr>
        <w:t>和</w:t>
      </w:r>
      <w:r w:rsidR="00EA2635" w:rsidRPr="00747131">
        <w:rPr>
          <w:rFonts w:ascii="Times New Roman" w:hAnsi="Times New Roman" w:cs="Times New Roman" w:hint="eastAsia"/>
          <w:sz w:val="24"/>
          <w:szCs w:val="24"/>
        </w:rPr>
        <w:t>提示框</w:t>
      </w:r>
      <w:r w:rsidR="000A5F05" w:rsidRPr="00747131">
        <w:rPr>
          <w:rFonts w:ascii="Times New Roman" w:hAnsi="Times New Roman" w:cs="Times New Roman"/>
          <w:sz w:val="24"/>
          <w:szCs w:val="24"/>
        </w:rPr>
        <w:t>437</w:t>
      </w:r>
      <w:r w:rsidR="00EA2635" w:rsidRPr="00747131">
        <w:rPr>
          <w:rFonts w:ascii="Times New Roman" w:hAnsi="Times New Roman" w:cs="Times New Roman" w:hint="eastAsia"/>
          <w:sz w:val="24"/>
          <w:szCs w:val="24"/>
        </w:rPr>
        <w:t>。提示框</w:t>
      </w:r>
      <w:r w:rsidR="000A5F05" w:rsidRPr="00747131">
        <w:rPr>
          <w:rFonts w:ascii="Times New Roman" w:hAnsi="Times New Roman" w:cs="Times New Roman"/>
          <w:sz w:val="24"/>
          <w:szCs w:val="24"/>
        </w:rPr>
        <w:t>437</w:t>
      </w:r>
      <w:r w:rsidR="00EA2635" w:rsidRPr="00747131">
        <w:rPr>
          <w:rFonts w:ascii="Times New Roman" w:hAnsi="Times New Roman" w:cs="Times New Roman" w:hint="eastAsia"/>
          <w:sz w:val="24"/>
          <w:szCs w:val="24"/>
        </w:rPr>
        <w:t>包括图标</w:t>
      </w:r>
      <w:r w:rsidR="00EA2635" w:rsidRPr="00747131">
        <w:rPr>
          <w:rFonts w:ascii="Times New Roman" w:hAnsi="Times New Roman" w:cs="Times New Roman" w:hint="eastAsia"/>
          <w:sz w:val="24"/>
          <w:szCs w:val="24"/>
        </w:rPr>
        <w:t>4</w:t>
      </w:r>
      <w:r w:rsidR="00EA2635" w:rsidRPr="00747131">
        <w:rPr>
          <w:rFonts w:ascii="Times New Roman" w:hAnsi="Times New Roman" w:cs="Times New Roman"/>
          <w:sz w:val="24"/>
          <w:szCs w:val="24"/>
        </w:rPr>
        <w:t>20</w:t>
      </w:r>
      <w:r w:rsidR="00EA2635" w:rsidRPr="00747131">
        <w:rPr>
          <w:rFonts w:ascii="Times New Roman" w:hAnsi="Times New Roman" w:cs="Times New Roman" w:hint="eastAsia"/>
          <w:sz w:val="24"/>
          <w:szCs w:val="24"/>
        </w:rPr>
        <w:t>和提示文字，提示文字用于提示</w:t>
      </w:r>
      <w:r w:rsidR="00EA2635" w:rsidRPr="00747131">
        <w:rPr>
          <w:rFonts w:ascii="Times New Roman" w:hAnsi="Times New Roman" w:cs="Times New Roman" w:hint="eastAsia"/>
          <w:sz w:val="24"/>
          <w:szCs w:val="24"/>
        </w:rPr>
        <w:t>Y</w:t>
      </w:r>
      <w:r w:rsidR="00EA2635" w:rsidRPr="00747131">
        <w:rPr>
          <w:rFonts w:ascii="Times New Roman" w:hAnsi="Times New Roman" w:cs="Times New Roman"/>
          <w:sz w:val="24"/>
          <w:szCs w:val="24"/>
        </w:rPr>
        <w:t>OYO</w:t>
      </w:r>
      <w:r w:rsidR="00EA2635" w:rsidRPr="00747131">
        <w:rPr>
          <w:rFonts w:ascii="Times New Roman" w:hAnsi="Times New Roman" w:cs="Times New Roman" w:hint="eastAsia"/>
          <w:sz w:val="24"/>
          <w:szCs w:val="24"/>
        </w:rPr>
        <w:t>助手正在执行的任务，提示文字例如“点击加入购物车”。</w:t>
      </w:r>
      <w:r w:rsidR="000A5F05" w:rsidRPr="00747131">
        <w:rPr>
          <w:rFonts w:ascii="Times New Roman" w:hAnsi="Times New Roman" w:cs="Times New Roman" w:hint="eastAsia"/>
          <w:sz w:val="24"/>
          <w:szCs w:val="24"/>
        </w:rPr>
        <w:t>状态栏</w:t>
      </w:r>
      <w:r w:rsidR="000A5F05" w:rsidRPr="00747131">
        <w:rPr>
          <w:rFonts w:ascii="Times New Roman" w:hAnsi="Times New Roman" w:cs="Times New Roman"/>
          <w:sz w:val="24"/>
          <w:szCs w:val="24"/>
        </w:rPr>
        <w:t>436</w:t>
      </w:r>
      <w:r w:rsidR="000A5F05" w:rsidRPr="00747131">
        <w:rPr>
          <w:rFonts w:ascii="Times New Roman" w:hAnsi="Times New Roman" w:cs="Times New Roman" w:hint="eastAsia"/>
          <w:sz w:val="24"/>
          <w:szCs w:val="24"/>
        </w:rPr>
        <w:t>与状态栏</w:t>
      </w:r>
      <w:r w:rsidR="000A5F05" w:rsidRPr="00747131">
        <w:rPr>
          <w:rFonts w:ascii="Times New Roman" w:hAnsi="Times New Roman" w:cs="Times New Roman" w:hint="eastAsia"/>
          <w:sz w:val="24"/>
          <w:szCs w:val="24"/>
        </w:rPr>
        <w:t>4</w:t>
      </w:r>
      <w:r w:rsidR="000A5F05" w:rsidRPr="00747131">
        <w:rPr>
          <w:rFonts w:ascii="Times New Roman" w:hAnsi="Times New Roman" w:cs="Times New Roman"/>
          <w:sz w:val="24"/>
          <w:szCs w:val="24"/>
        </w:rPr>
        <w:t>01</w:t>
      </w:r>
      <w:r w:rsidR="000A5F05" w:rsidRPr="00747131">
        <w:rPr>
          <w:rFonts w:ascii="Times New Roman" w:hAnsi="Times New Roman" w:cs="Times New Roman" w:hint="eastAsia"/>
          <w:sz w:val="24"/>
          <w:szCs w:val="24"/>
        </w:rPr>
        <w:t>的区别在于状态栏</w:t>
      </w:r>
      <w:r w:rsidR="000A5F05" w:rsidRPr="00747131">
        <w:rPr>
          <w:rFonts w:ascii="Times New Roman" w:hAnsi="Times New Roman" w:cs="Times New Roman" w:hint="eastAsia"/>
          <w:sz w:val="24"/>
          <w:szCs w:val="24"/>
        </w:rPr>
        <w:t>4</w:t>
      </w:r>
      <w:r w:rsidR="000A5F05" w:rsidRPr="00747131">
        <w:rPr>
          <w:rFonts w:ascii="Times New Roman" w:hAnsi="Times New Roman" w:cs="Times New Roman"/>
          <w:sz w:val="24"/>
          <w:szCs w:val="24"/>
        </w:rPr>
        <w:t>36</w:t>
      </w:r>
      <w:r w:rsidR="000A5F05" w:rsidRPr="00747131">
        <w:rPr>
          <w:rFonts w:ascii="Times New Roman" w:hAnsi="Times New Roman" w:cs="Times New Roman" w:hint="eastAsia"/>
          <w:sz w:val="24"/>
          <w:szCs w:val="24"/>
        </w:rPr>
        <w:t>中时间为</w:t>
      </w:r>
      <w:r w:rsidR="000A5F05" w:rsidRPr="00747131">
        <w:rPr>
          <w:rFonts w:ascii="Times New Roman" w:hAnsi="Times New Roman" w:cs="Times New Roman" w:hint="eastAsia"/>
          <w:sz w:val="24"/>
          <w:szCs w:val="24"/>
        </w:rPr>
        <w:t>1</w:t>
      </w:r>
      <w:r w:rsidR="000A5F05" w:rsidRPr="00747131">
        <w:rPr>
          <w:rFonts w:ascii="Times New Roman" w:hAnsi="Times New Roman" w:cs="Times New Roman"/>
          <w:sz w:val="24"/>
          <w:szCs w:val="24"/>
        </w:rPr>
        <w:t>0</w:t>
      </w:r>
      <w:r w:rsidR="000A5F05" w:rsidRPr="00747131">
        <w:rPr>
          <w:rFonts w:ascii="Times New Roman" w:hAnsi="Times New Roman" w:cs="Times New Roman" w:hint="eastAsia"/>
          <w:sz w:val="24"/>
          <w:szCs w:val="24"/>
        </w:rPr>
        <w:t>:</w:t>
      </w:r>
      <w:r w:rsidR="000A5F05" w:rsidRPr="00747131">
        <w:rPr>
          <w:rFonts w:ascii="Times New Roman" w:hAnsi="Times New Roman" w:cs="Times New Roman"/>
          <w:sz w:val="24"/>
          <w:szCs w:val="24"/>
        </w:rPr>
        <w:t>04</w:t>
      </w:r>
      <w:r w:rsidR="000A5F05" w:rsidRPr="00747131">
        <w:rPr>
          <w:rFonts w:ascii="Times New Roman" w:hAnsi="Times New Roman" w:cs="Times New Roman" w:hint="eastAsia"/>
          <w:sz w:val="24"/>
          <w:szCs w:val="24"/>
        </w:rPr>
        <w:t>。</w:t>
      </w:r>
    </w:p>
    <w:p w14:paraId="1ABF439E" w14:textId="231FD2B1" w:rsidR="009B4946" w:rsidRPr="00747131" w:rsidRDefault="009256E5"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在</w:t>
      </w:r>
      <w:r w:rsidRPr="00747131">
        <w:rPr>
          <w:rFonts w:ascii="Times New Roman" w:hAnsi="Times New Roman" w:cs="Times New Roman" w:hint="eastAsia"/>
          <w:sz w:val="24"/>
          <w:szCs w:val="24"/>
        </w:rPr>
        <w:t>Y</w:t>
      </w:r>
      <w:r w:rsidRPr="00747131">
        <w:rPr>
          <w:rFonts w:ascii="Times New Roman" w:hAnsi="Times New Roman" w:cs="Times New Roman"/>
          <w:sz w:val="24"/>
          <w:szCs w:val="24"/>
        </w:rPr>
        <w:t>OYO</w:t>
      </w:r>
      <w:r w:rsidRPr="00747131">
        <w:rPr>
          <w:rFonts w:ascii="Times New Roman" w:hAnsi="Times New Roman" w:cs="Times New Roman" w:hint="eastAsia"/>
          <w:sz w:val="24"/>
          <w:szCs w:val="24"/>
        </w:rPr>
        <w:t>助手</w:t>
      </w:r>
      <w:r w:rsidR="00AD163F" w:rsidRPr="00747131">
        <w:rPr>
          <w:rFonts w:ascii="Times New Roman" w:hAnsi="Times New Roman" w:cs="Times New Roman" w:hint="eastAsia"/>
          <w:sz w:val="24"/>
          <w:szCs w:val="24"/>
        </w:rPr>
        <w:t>完成</w:t>
      </w:r>
      <w:r w:rsidRPr="00747131">
        <w:rPr>
          <w:rFonts w:ascii="Times New Roman" w:hAnsi="Times New Roman" w:cs="Times New Roman" w:hint="eastAsia"/>
          <w:sz w:val="24"/>
          <w:szCs w:val="24"/>
        </w:rPr>
        <w:t>点击</w:t>
      </w:r>
      <w:r w:rsidR="00AD163F" w:rsidRPr="00747131">
        <w:rPr>
          <w:rFonts w:ascii="Times New Roman" w:hAnsi="Times New Roman" w:cs="Times New Roman" w:hint="eastAsia"/>
          <w:sz w:val="24"/>
          <w:szCs w:val="24"/>
        </w:rPr>
        <w:t>表示</w:t>
      </w:r>
      <w:r w:rsidRPr="00747131">
        <w:rPr>
          <w:rFonts w:ascii="Times New Roman" w:hAnsi="Times New Roman" w:cs="Times New Roman" w:hint="eastAsia"/>
          <w:sz w:val="24"/>
          <w:szCs w:val="24"/>
        </w:rPr>
        <w:t>加入购物车</w:t>
      </w:r>
      <w:r w:rsidR="00AD163F" w:rsidRPr="00747131">
        <w:rPr>
          <w:rFonts w:ascii="Times New Roman" w:hAnsi="Times New Roman" w:cs="Times New Roman" w:hint="eastAsia"/>
          <w:sz w:val="24"/>
          <w:szCs w:val="24"/>
        </w:rPr>
        <w:t>的控件</w:t>
      </w:r>
      <w:r w:rsidR="00AD163F" w:rsidRPr="00747131">
        <w:rPr>
          <w:rFonts w:ascii="Times New Roman" w:hAnsi="Times New Roman" w:cs="Times New Roman" w:hint="eastAsia"/>
          <w:sz w:val="24"/>
          <w:szCs w:val="24"/>
        </w:rPr>
        <w:t>4</w:t>
      </w:r>
      <w:r w:rsidR="00AD163F" w:rsidRPr="00747131">
        <w:rPr>
          <w:rFonts w:ascii="Times New Roman" w:hAnsi="Times New Roman" w:cs="Times New Roman"/>
          <w:sz w:val="24"/>
          <w:szCs w:val="24"/>
        </w:rPr>
        <w:t>35</w:t>
      </w:r>
      <w:r w:rsidR="00AD163F" w:rsidRPr="00747131">
        <w:rPr>
          <w:rFonts w:ascii="Times New Roman" w:hAnsi="Times New Roman" w:cs="Times New Roman" w:hint="eastAsia"/>
          <w:sz w:val="24"/>
          <w:szCs w:val="24"/>
        </w:rPr>
        <w:t>的情况下，</w:t>
      </w:r>
      <w:r w:rsidR="00320CE2" w:rsidRPr="00747131">
        <w:rPr>
          <w:rFonts w:ascii="Times New Roman" w:hAnsi="Times New Roman" w:cs="Times New Roman" w:hint="eastAsia"/>
          <w:sz w:val="24"/>
          <w:szCs w:val="24"/>
        </w:rPr>
        <w:t>终端设备</w:t>
      </w:r>
      <w:r w:rsidR="00AD163F" w:rsidRPr="00747131">
        <w:rPr>
          <w:rFonts w:ascii="Times New Roman" w:hAnsi="Times New Roman" w:cs="Times New Roman" w:hint="eastAsia"/>
          <w:sz w:val="24"/>
          <w:szCs w:val="24"/>
        </w:rPr>
        <w:t>可以显示</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4G</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a</w:t>
      </w:r>
      <w:r w:rsidR="00AD163F" w:rsidRPr="00747131">
        <w:rPr>
          <w:rFonts w:ascii="Times New Roman" w:hAnsi="Times New Roman" w:cs="Times New Roman" w:hint="eastAsia"/>
          <w:sz w:val="24"/>
          <w:szCs w:val="24"/>
        </w:rPr>
        <w:t>所示界面。如</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4G</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a</w:t>
      </w:r>
      <w:r w:rsidR="00AD163F" w:rsidRPr="00747131">
        <w:rPr>
          <w:rFonts w:ascii="Times New Roman" w:hAnsi="Times New Roman" w:cs="Times New Roman" w:hint="eastAsia"/>
          <w:sz w:val="24"/>
          <w:szCs w:val="24"/>
        </w:rPr>
        <w:t>所示界面，该界面可以包括：</w:t>
      </w:r>
      <w:r w:rsidR="000A5F05" w:rsidRPr="00747131">
        <w:rPr>
          <w:rFonts w:ascii="Times New Roman" w:hAnsi="Times New Roman" w:cs="Times New Roman" w:hint="eastAsia"/>
          <w:sz w:val="24"/>
          <w:szCs w:val="24"/>
        </w:rPr>
        <w:t>有</w:t>
      </w:r>
      <w:r w:rsidR="00812B71" w:rsidRPr="00747131">
        <w:rPr>
          <w:rFonts w:ascii="Times New Roman" w:hAnsi="Times New Roman" w:cs="Times New Roman" w:hint="eastAsia"/>
          <w:sz w:val="24"/>
          <w:szCs w:val="24"/>
        </w:rPr>
        <w:t>颜色变换的动效</w:t>
      </w:r>
      <w:r w:rsidR="000A5F05" w:rsidRPr="00747131">
        <w:rPr>
          <w:rFonts w:ascii="Times New Roman" w:hAnsi="Times New Roman" w:cs="Times New Roman" w:hint="eastAsia"/>
          <w:sz w:val="24"/>
          <w:szCs w:val="24"/>
        </w:rPr>
        <w:t>的边缘</w:t>
      </w:r>
      <w:r w:rsidR="000A5F05" w:rsidRPr="00747131">
        <w:rPr>
          <w:rFonts w:ascii="Times New Roman" w:hAnsi="Times New Roman" w:cs="Times New Roman" w:hint="eastAsia"/>
          <w:sz w:val="24"/>
          <w:szCs w:val="24"/>
        </w:rPr>
        <w:t>4</w:t>
      </w:r>
      <w:r w:rsidR="000A5F05" w:rsidRPr="00747131">
        <w:rPr>
          <w:rFonts w:ascii="Times New Roman" w:hAnsi="Times New Roman" w:cs="Times New Roman"/>
          <w:sz w:val="24"/>
          <w:szCs w:val="24"/>
        </w:rPr>
        <w:t>05</w:t>
      </w:r>
      <w:r w:rsidR="000A5F05" w:rsidRPr="00747131">
        <w:rPr>
          <w:rFonts w:ascii="Times New Roman" w:hAnsi="Times New Roman" w:cs="Times New Roman" w:hint="eastAsia"/>
          <w:sz w:val="24"/>
          <w:szCs w:val="24"/>
        </w:rPr>
        <w:t>、状态栏</w:t>
      </w:r>
      <w:r w:rsidR="000A5F05" w:rsidRPr="00747131">
        <w:rPr>
          <w:rFonts w:ascii="Times New Roman" w:hAnsi="Times New Roman" w:cs="Times New Roman"/>
          <w:sz w:val="24"/>
          <w:szCs w:val="24"/>
        </w:rPr>
        <w:t>436</w:t>
      </w:r>
      <w:r w:rsidR="000A5F05" w:rsidRPr="00747131">
        <w:rPr>
          <w:rFonts w:ascii="Times New Roman" w:hAnsi="Times New Roman" w:cs="Times New Roman" w:hint="eastAsia"/>
          <w:sz w:val="24"/>
          <w:szCs w:val="24"/>
        </w:rPr>
        <w:t>、</w:t>
      </w:r>
      <w:r w:rsidR="000A5F05" w:rsidRPr="00747131">
        <w:rPr>
          <w:rFonts w:ascii="Times New Roman" w:hAnsi="Times New Roman" w:cs="Times New Roman" w:hint="eastAsia"/>
          <w:sz w:val="24"/>
          <w:szCs w:val="24"/>
        </w:rPr>
        <w:t>A</w:t>
      </w:r>
      <w:r w:rsidR="000A5F05" w:rsidRPr="00747131">
        <w:rPr>
          <w:rFonts w:ascii="Times New Roman" w:hAnsi="Times New Roman" w:cs="Times New Roman"/>
          <w:sz w:val="24"/>
          <w:szCs w:val="24"/>
        </w:rPr>
        <w:t>A</w:t>
      </w:r>
      <w:r w:rsidR="000A5F05" w:rsidRPr="00747131">
        <w:rPr>
          <w:rFonts w:ascii="Times New Roman" w:hAnsi="Times New Roman" w:cs="Times New Roman" w:hint="eastAsia"/>
          <w:sz w:val="24"/>
          <w:szCs w:val="24"/>
        </w:rPr>
        <w:t>应用的第五页面、提示框</w:t>
      </w:r>
      <w:r w:rsidR="007A17ED" w:rsidRPr="00747131">
        <w:rPr>
          <w:rFonts w:ascii="Times New Roman" w:hAnsi="Times New Roman" w:cs="Times New Roman"/>
          <w:sz w:val="24"/>
          <w:szCs w:val="24"/>
        </w:rPr>
        <w:t>439</w:t>
      </w:r>
      <w:r w:rsidR="007A17ED" w:rsidRPr="00747131">
        <w:rPr>
          <w:rFonts w:ascii="Times New Roman" w:hAnsi="Times New Roman" w:cs="Times New Roman" w:hint="eastAsia"/>
          <w:sz w:val="24"/>
          <w:szCs w:val="24"/>
        </w:rPr>
        <w:t>和</w:t>
      </w:r>
      <w:r w:rsidR="000A5F05" w:rsidRPr="00747131">
        <w:rPr>
          <w:rFonts w:ascii="Times New Roman" w:hAnsi="Times New Roman" w:cs="Times New Roman" w:hint="eastAsia"/>
          <w:sz w:val="24"/>
          <w:szCs w:val="24"/>
        </w:rPr>
        <w:t>控件</w:t>
      </w:r>
      <w:r w:rsidR="000A5F05" w:rsidRPr="00747131">
        <w:rPr>
          <w:rFonts w:ascii="Times New Roman" w:hAnsi="Times New Roman" w:cs="Times New Roman" w:hint="eastAsia"/>
          <w:sz w:val="24"/>
          <w:szCs w:val="24"/>
        </w:rPr>
        <w:t>4</w:t>
      </w:r>
      <w:r w:rsidR="000A5F05" w:rsidRPr="00747131">
        <w:rPr>
          <w:rFonts w:ascii="Times New Roman" w:hAnsi="Times New Roman" w:cs="Times New Roman"/>
          <w:sz w:val="24"/>
          <w:szCs w:val="24"/>
        </w:rPr>
        <w:t>21</w:t>
      </w:r>
      <w:r w:rsidR="000A5F05" w:rsidRPr="00747131">
        <w:rPr>
          <w:rFonts w:ascii="Times New Roman" w:hAnsi="Times New Roman" w:cs="Times New Roman" w:hint="eastAsia"/>
          <w:sz w:val="24"/>
          <w:szCs w:val="24"/>
        </w:rPr>
        <w:t>。</w:t>
      </w:r>
    </w:p>
    <w:p w14:paraId="676C7924" w14:textId="18F54EC1" w:rsidR="00F46FEE" w:rsidRPr="00747131" w:rsidRDefault="007A17ED"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其中，第五页面可以包括表示地址的信息</w:t>
      </w:r>
      <w:r w:rsidRPr="00747131">
        <w:rPr>
          <w:rFonts w:ascii="Times New Roman" w:hAnsi="Times New Roman" w:cs="Times New Roman" w:hint="eastAsia"/>
          <w:sz w:val="24"/>
          <w:szCs w:val="24"/>
        </w:rPr>
        <w:t>4</w:t>
      </w:r>
      <w:r w:rsidRPr="00747131">
        <w:rPr>
          <w:rFonts w:ascii="Times New Roman" w:hAnsi="Times New Roman" w:cs="Times New Roman"/>
          <w:sz w:val="24"/>
          <w:szCs w:val="24"/>
        </w:rPr>
        <w:t>38</w:t>
      </w:r>
      <w:r w:rsidRPr="00747131">
        <w:rPr>
          <w:rFonts w:ascii="Times New Roman" w:hAnsi="Times New Roman" w:cs="Times New Roman" w:hint="eastAsia"/>
          <w:sz w:val="24"/>
          <w:szCs w:val="24"/>
        </w:rPr>
        <w:t>、表示关闭的控件、视图</w:t>
      </w:r>
      <w:r w:rsidRPr="00747131">
        <w:rPr>
          <w:rFonts w:ascii="Times New Roman" w:hAnsi="Times New Roman" w:cs="Times New Roman" w:hint="eastAsia"/>
          <w:sz w:val="24"/>
          <w:szCs w:val="24"/>
        </w:rPr>
        <w:t>6</w:t>
      </w:r>
      <w:r w:rsidRPr="00747131">
        <w:rPr>
          <w:rFonts w:ascii="Times New Roman" w:hAnsi="Times New Roman" w:cs="Times New Roman"/>
          <w:sz w:val="24"/>
          <w:szCs w:val="24"/>
        </w:rPr>
        <w:t>1</w:t>
      </w:r>
      <w:r w:rsidRPr="00747131">
        <w:rPr>
          <w:rFonts w:ascii="Times New Roman" w:hAnsi="Times New Roman" w:cs="Times New Roman" w:hint="eastAsia"/>
          <w:sz w:val="24"/>
          <w:szCs w:val="24"/>
        </w:rPr>
        <w:t>、视图</w:t>
      </w:r>
      <w:r w:rsidRPr="00747131">
        <w:rPr>
          <w:rFonts w:ascii="Times New Roman" w:hAnsi="Times New Roman" w:cs="Times New Roman" w:hint="eastAsia"/>
          <w:sz w:val="24"/>
          <w:szCs w:val="24"/>
        </w:rPr>
        <w:t>6</w:t>
      </w:r>
      <w:r w:rsidRPr="00747131">
        <w:rPr>
          <w:rFonts w:ascii="Times New Roman" w:hAnsi="Times New Roman" w:cs="Times New Roman"/>
          <w:sz w:val="24"/>
          <w:szCs w:val="24"/>
        </w:rPr>
        <w:t>1</w:t>
      </w:r>
      <w:r w:rsidRPr="00747131">
        <w:rPr>
          <w:rFonts w:ascii="Times New Roman" w:hAnsi="Times New Roman" w:cs="Times New Roman" w:hint="eastAsia"/>
          <w:sz w:val="24"/>
          <w:szCs w:val="24"/>
        </w:rPr>
        <w:t>周围的文字“</w:t>
      </w:r>
      <w:proofErr w:type="gramStart"/>
      <w:r w:rsidRPr="00747131">
        <w:rPr>
          <w:rFonts w:ascii="Times New Roman" w:hAnsi="Times New Roman" w:cs="Times New Roman" w:hint="eastAsia"/>
          <w:sz w:val="24"/>
          <w:szCs w:val="24"/>
        </w:rPr>
        <w:t>券</w:t>
      </w:r>
      <w:proofErr w:type="gramEnd"/>
      <w:r w:rsidRPr="00747131">
        <w:rPr>
          <w:rFonts w:ascii="Times New Roman" w:hAnsi="Times New Roman" w:cs="Times New Roman" w:hint="eastAsia"/>
          <w:sz w:val="24"/>
          <w:szCs w:val="24"/>
        </w:rPr>
        <w:t>后</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28</w:t>
      </w:r>
      <w:r w:rsidRPr="00747131">
        <w:rPr>
          <w:rFonts w:ascii="Times New Roman" w:hAnsi="Times New Roman" w:cs="Times New Roman" w:hint="eastAsia"/>
          <w:sz w:val="24"/>
          <w:szCs w:val="24"/>
        </w:rPr>
        <w:t>”、表示数量加减的控件、表示数量加减的控件周围的文字“有货”、文字“配送方式”、表示快递配送的控件、表示门店自提的控件、文字“配送时间”、表示普通配送的控件、</w:t>
      </w:r>
      <w:r w:rsidR="00E96DA3" w:rsidRPr="00747131">
        <w:rPr>
          <w:rFonts w:ascii="Times New Roman" w:hAnsi="Times New Roman" w:cs="Times New Roman" w:hint="eastAsia"/>
          <w:sz w:val="24"/>
          <w:szCs w:val="24"/>
        </w:rPr>
        <w:t>文字“颜色（</w:t>
      </w:r>
      <w:r w:rsidR="00E96DA3" w:rsidRPr="00747131">
        <w:rPr>
          <w:rFonts w:ascii="Times New Roman" w:hAnsi="Times New Roman" w:cs="Times New Roman" w:hint="eastAsia"/>
          <w:sz w:val="24"/>
          <w:szCs w:val="24"/>
        </w:rPr>
        <w:t>1</w:t>
      </w:r>
      <w:r w:rsidR="00E96DA3" w:rsidRPr="00747131">
        <w:rPr>
          <w:rFonts w:ascii="Times New Roman" w:hAnsi="Times New Roman" w:cs="Times New Roman"/>
          <w:sz w:val="24"/>
          <w:szCs w:val="24"/>
        </w:rPr>
        <w:t>3</w:t>
      </w:r>
      <w:r w:rsidR="00E96DA3" w:rsidRPr="00747131">
        <w:rPr>
          <w:rFonts w:ascii="Times New Roman" w:hAnsi="Times New Roman" w:cs="Times New Roman" w:hint="eastAsia"/>
          <w:sz w:val="24"/>
          <w:szCs w:val="24"/>
        </w:rPr>
        <w:t>）”、表示</w:t>
      </w:r>
      <w:r w:rsidR="00E96DA3" w:rsidRPr="00747131">
        <w:rPr>
          <w:rFonts w:ascii="Times New Roman" w:hAnsi="Times New Roman" w:cs="Times New Roman" w:hint="eastAsia"/>
          <w:sz w:val="24"/>
          <w:szCs w:val="24"/>
        </w:rPr>
        <w:t>1</w:t>
      </w:r>
      <w:r w:rsidR="00E96DA3" w:rsidRPr="00747131">
        <w:rPr>
          <w:rFonts w:ascii="Times New Roman" w:hAnsi="Times New Roman" w:cs="Times New Roman"/>
          <w:sz w:val="24"/>
          <w:szCs w:val="24"/>
        </w:rPr>
        <w:t>234/00</w:t>
      </w:r>
      <w:r w:rsidR="00E96DA3" w:rsidRPr="00747131">
        <w:rPr>
          <w:rFonts w:ascii="Times New Roman" w:hAnsi="Times New Roman" w:cs="Times New Roman" w:hint="eastAsia"/>
          <w:sz w:val="24"/>
          <w:szCs w:val="24"/>
        </w:rPr>
        <w:t>白色的控件、</w:t>
      </w:r>
      <w:r w:rsidR="00E37EB4" w:rsidRPr="00747131">
        <w:rPr>
          <w:rFonts w:ascii="Times New Roman" w:hAnsi="Times New Roman" w:cs="Times New Roman" w:hint="eastAsia"/>
          <w:sz w:val="24"/>
          <w:szCs w:val="24"/>
        </w:rPr>
        <w:t>表示</w:t>
      </w:r>
      <w:r w:rsidR="00E37EB4" w:rsidRPr="00747131">
        <w:rPr>
          <w:rFonts w:ascii="Times New Roman" w:hAnsi="Times New Roman" w:cs="Times New Roman" w:hint="eastAsia"/>
          <w:sz w:val="24"/>
          <w:szCs w:val="24"/>
        </w:rPr>
        <w:t>1</w:t>
      </w:r>
      <w:r w:rsidR="00E37EB4" w:rsidRPr="00747131">
        <w:rPr>
          <w:rFonts w:ascii="Times New Roman" w:hAnsi="Times New Roman" w:cs="Times New Roman"/>
          <w:sz w:val="24"/>
          <w:szCs w:val="24"/>
        </w:rPr>
        <w:t>235/00</w:t>
      </w:r>
      <w:r w:rsidR="00E37EB4" w:rsidRPr="00747131">
        <w:rPr>
          <w:rFonts w:ascii="Times New Roman" w:hAnsi="Times New Roman" w:cs="Times New Roman" w:hint="eastAsia"/>
          <w:sz w:val="24"/>
          <w:szCs w:val="24"/>
        </w:rPr>
        <w:t>白色的控件、表示</w:t>
      </w:r>
      <w:r w:rsidR="00E37EB4" w:rsidRPr="00747131">
        <w:rPr>
          <w:rFonts w:ascii="Times New Roman" w:hAnsi="Times New Roman" w:cs="Times New Roman" w:hint="eastAsia"/>
          <w:sz w:val="24"/>
          <w:szCs w:val="24"/>
        </w:rPr>
        <w:t>1</w:t>
      </w:r>
      <w:r w:rsidR="00E37EB4" w:rsidRPr="00747131">
        <w:rPr>
          <w:rFonts w:ascii="Times New Roman" w:hAnsi="Times New Roman" w:cs="Times New Roman"/>
          <w:sz w:val="24"/>
          <w:szCs w:val="24"/>
        </w:rPr>
        <w:t>234/03</w:t>
      </w:r>
      <w:r w:rsidR="00E37EB4" w:rsidRPr="00747131">
        <w:rPr>
          <w:rFonts w:ascii="Times New Roman" w:hAnsi="Times New Roman" w:cs="Times New Roman" w:hint="eastAsia"/>
          <w:sz w:val="24"/>
          <w:szCs w:val="24"/>
        </w:rPr>
        <w:t>灰色的控件、表示</w:t>
      </w:r>
      <w:r w:rsidR="00E37EB4" w:rsidRPr="00747131">
        <w:rPr>
          <w:rFonts w:ascii="Times New Roman" w:hAnsi="Times New Roman" w:cs="Times New Roman" w:hint="eastAsia"/>
          <w:sz w:val="24"/>
          <w:szCs w:val="24"/>
        </w:rPr>
        <w:t>1</w:t>
      </w:r>
      <w:r w:rsidR="00E37EB4" w:rsidRPr="00747131">
        <w:rPr>
          <w:rFonts w:ascii="Times New Roman" w:hAnsi="Times New Roman" w:cs="Times New Roman"/>
          <w:sz w:val="24"/>
          <w:szCs w:val="24"/>
        </w:rPr>
        <w:t>234/08</w:t>
      </w:r>
      <w:r w:rsidR="00E37EB4" w:rsidRPr="00747131">
        <w:rPr>
          <w:rFonts w:ascii="Times New Roman" w:hAnsi="Times New Roman" w:cs="Times New Roman" w:hint="eastAsia"/>
          <w:sz w:val="24"/>
          <w:szCs w:val="24"/>
        </w:rPr>
        <w:t>红色的控件、表示</w:t>
      </w:r>
      <w:r w:rsidR="00E37EB4" w:rsidRPr="00747131">
        <w:rPr>
          <w:rFonts w:ascii="Times New Roman" w:hAnsi="Times New Roman" w:cs="Times New Roman" w:hint="eastAsia"/>
          <w:sz w:val="24"/>
          <w:szCs w:val="24"/>
        </w:rPr>
        <w:t>1</w:t>
      </w:r>
      <w:r w:rsidR="00E37EB4" w:rsidRPr="00747131">
        <w:rPr>
          <w:rFonts w:ascii="Times New Roman" w:hAnsi="Times New Roman" w:cs="Times New Roman"/>
          <w:sz w:val="24"/>
          <w:szCs w:val="24"/>
        </w:rPr>
        <w:t>234/09</w:t>
      </w:r>
      <w:r w:rsidR="00E37EB4" w:rsidRPr="00747131">
        <w:rPr>
          <w:rFonts w:ascii="Times New Roman" w:hAnsi="Times New Roman" w:cs="Times New Roman" w:hint="eastAsia"/>
          <w:sz w:val="24"/>
          <w:szCs w:val="24"/>
        </w:rPr>
        <w:t>黑色的控件、表示</w:t>
      </w:r>
      <w:r w:rsidR="00E37EB4" w:rsidRPr="00747131">
        <w:rPr>
          <w:rFonts w:ascii="Times New Roman" w:hAnsi="Times New Roman" w:cs="Times New Roman" w:hint="eastAsia"/>
          <w:sz w:val="24"/>
          <w:szCs w:val="24"/>
        </w:rPr>
        <w:t>1</w:t>
      </w:r>
      <w:r w:rsidR="00E37EB4" w:rsidRPr="00747131">
        <w:rPr>
          <w:rFonts w:ascii="Times New Roman" w:hAnsi="Times New Roman" w:cs="Times New Roman"/>
          <w:sz w:val="24"/>
          <w:szCs w:val="24"/>
        </w:rPr>
        <w:t>235/67</w:t>
      </w:r>
      <w:r w:rsidR="00E37EB4" w:rsidRPr="00747131">
        <w:rPr>
          <w:rFonts w:ascii="Times New Roman" w:hAnsi="Times New Roman" w:cs="Times New Roman" w:hint="eastAsia"/>
          <w:sz w:val="24"/>
          <w:szCs w:val="24"/>
        </w:rPr>
        <w:t>蓝色的控件和表示加入购物车的控件</w:t>
      </w:r>
      <w:r w:rsidR="00E37EB4" w:rsidRPr="00747131">
        <w:rPr>
          <w:rFonts w:ascii="Times New Roman" w:hAnsi="Times New Roman" w:cs="Times New Roman" w:hint="eastAsia"/>
          <w:sz w:val="24"/>
          <w:szCs w:val="24"/>
        </w:rPr>
        <w:t>4</w:t>
      </w:r>
      <w:r w:rsidR="00E37EB4" w:rsidRPr="00747131">
        <w:rPr>
          <w:rFonts w:ascii="Times New Roman" w:hAnsi="Times New Roman" w:cs="Times New Roman"/>
          <w:sz w:val="24"/>
          <w:szCs w:val="24"/>
        </w:rPr>
        <w:t>40</w:t>
      </w:r>
      <w:r w:rsidR="00E37EB4" w:rsidRPr="00747131">
        <w:rPr>
          <w:rFonts w:ascii="Times New Roman" w:hAnsi="Times New Roman" w:cs="Times New Roman" w:hint="eastAsia"/>
          <w:sz w:val="24"/>
          <w:szCs w:val="24"/>
        </w:rPr>
        <w:t>。</w:t>
      </w:r>
      <w:r w:rsidR="00E37EB4" w:rsidRPr="00747131">
        <w:rPr>
          <w:rFonts w:ascii="Times New Roman" w:hAnsi="Times New Roman" w:cs="Times New Roman" w:hint="eastAsia"/>
          <w:sz w:val="24"/>
          <w:szCs w:val="24"/>
        </w:rPr>
        <w:t>1</w:t>
      </w:r>
      <w:r w:rsidR="00E37EB4" w:rsidRPr="00747131">
        <w:rPr>
          <w:rFonts w:ascii="Times New Roman" w:hAnsi="Times New Roman" w:cs="Times New Roman"/>
          <w:sz w:val="24"/>
          <w:szCs w:val="24"/>
        </w:rPr>
        <w:t>234/00</w:t>
      </w:r>
      <w:r w:rsidR="00E37EB4" w:rsidRPr="00747131">
        <w:rPr>
          <w:rFonts w:ascii="Times New Roman" w:hAnsi="Times New Roman" w:cs="Times New Roman" w:hint="eastAsia"/>
          <w:sz w:val="24"/>
          <w:szCs w:val="24"/>
        </w:rPr>
        <w:t>白色可以</w:t>
      </w:r>
      <w:proofErr w:type="gramStart"/>
      <w:r w:rsidR="00E37EB4" w:rsidRPr="00747131">
        <w:rPr>
          <w:rFonts w:ascii="Times New Roman" w:hAnsi="Times New Roman" w:cs="Times New Roman" w:hint="eastAsia"/>
          <w:sz w:val="24"/>
          <w:szCs w:val="24"/>
        </w:rPr>
        <w:t>理解为货号</w:t>
      </w:r>
      <w:proofErr w:type="gramEnd"/>
      <w:r w:rsidR="00E37EB4" w:rsidRPr="00747131">
        <w:rPr>
          <w:rFonts w:ascii="Times New Roman" w:hAnsi="Times New Roman" w:cs="Times New Roman" w:hint="eastAsia"/>
          <w:sz w:val="24"/>
          <w:szCs w:val="24"/>
        </w:rPr>
        <w:t>为</w:t>
      </w:r>
      <w:r w:rsidR="00E37EB4" w:rsidRPr="00747131">
        <w:rPr>
          <w:rFonts w:ascii="Times New Roman" w:hAnsi="Times New Roman" w:cs="Times New Roman" w:hint="eastAsia"/>
          <w:sz w:val="24"/>
          <w:szCs w:val="24"/>
        </w:rPr>
        <w:t>1</w:t>
      </w:r>
      <w:r w:rsidR="00E37EB4" w:rsidRPr="00747131">
        <w:rPr>
          <w:rFonts w:ascii="Times New Roman" w:hAnsi="Times New Roman" w:cs="Times New Roman"/>
          <w:sz w:val="24"/>
          <w:szCs w:val="24"/>
        </w:rPr>
        <w:t>234/00</w:t>
      </w:r>
      <w:r w:rsidR="00E37EB4" w:rsidRPr="00747131">
        <w:rPr>
          <w:rFonts w:ascii="Times New Roman" w:hAnsi="Times New Roman" w:cs="Times New Roman" w:hint="eastAsia"/>
          <w:sz w:val="24"/>
          <w:szCs w:val="24"/>
        </w:rPr>
        <w:t>的白色</w:t>
      </w:r>
      <w:r w:rsidR="00F46FEE" w:rsidRPr="00747131">
        <w:rPr>
          <w:rFonts w:ascii="Times New Roman" w:hAnsi="Times New Roman" w:cs="Times New Roman" w:hint="eastAsia"/>
          <w:sz w:val="24"/>
          <w:szCs w:val="24"/>
        </w:rPr>
        <w:t>Y</w:t>
      </w:r>
      <w:r w:rsidR="00F46FEE" w:rsidRPr="00747131">
        <w:rPr>
          <w:rFonts w:ascii="Times New Roman" w:hAnsi="Times New Roman" w:cs="Times New Roman"/>
          <w:sz w:val="24"/>
          <w:szCs w:val="24"/>
        </w:rPr>
        <w:t>Y</w:t>
      </w:r>
      <w:r w:rsidR="00E37EB4" w:rsidRPr="00747131">
        <w:rPr>
          <w:rFonts w:ascii="Times New Roman" w:hAnsi="Times New Roman" w:cs="Times New Roman" w:hint="eastAsia"/>
          <w:sz w:val="24"/>
          <w:szCs w:val="24"/>
        </w:rPr>
        <w:t>体恤。类似地，</w:t>
      </w:r>
      <w:r w:rsidR="00E37EB4" w:rsidRPr="00747131">
        <w:rPr>
          <w:rFonts w:ascii="Times New Roman" w:hAnsi="Times New Roman" w:cs="Times New Roman" w:hint="eastAsia"/>
          <w:sz w:val="24"/>
          <w:szCs w:val="24"/>
        </w:rPr>
        <w:t>1</w:t>
      </w:r>
      <w:r w:rsidR="00E37EB4" w:rsidRPr="00747131">
        <w:rPr>
          <w:rFonts w:ascii="Times New Roman" w:hAnsi="Times New Roman" w:cs="Times New Roman"/>
          <w:sz w:val="24"/>
          <w:szCs w:val="24"/>
        </w:rPr>
        <w:t>235/67</w:t>
      </w:r>
      <w:r w:rsidR="00E37EB4" w:rsidRPr="00747131">
        <w:rPr>
          <w:rFonts w:ascii="Times New Roman" w:hAnsi="Times New Roman" w:cs="Times New Roman" w:hint="eastAsia"/>
          <w:sz w:val="24"/>
          <w:szCs w:val="24"/>
        </w:rPr>
        <w:t>蓝色可以</w:t>
      </w:r>
      <w:proofErr w:type="gramStart"/>
      <w:r w:rsidR="00E37EB4" w:rsidRPr="00747131">
        <w:rPr>
          <w:rFonts w:ascii="Times New Roman" w:hAnsi="Times New Roman" w:cs="Times New Roman" w:hint="eastAsia"/>
          <w:sz w:val="24"/>
          <w:szCs w:val="24"/>
        </w:rPr>
        <w:t>理解为货号</w:t>
      </w:r>
      <w:proofErr w:type="gramEnd"/>
      <w:r w:rsidR="00E37EB4" w:rsidRPr="00747131">
        <w:rPr>
          <w:rFonts w:ascii="Times New Roman" w:hAnsi="Times New Roman" w:cs="Times New Roman" w:hint="eastAsia"/>
          <w:sz w:val="24"/>
          <w:szCs w:val="24"/>
        </w:rPr>
        <w:t>为</w:t>
      </w:r>
      <w:r w:rsidR="00E37EB4" w:rsidRPr="00747131">
        <w:rPr>
          <w:rFonts w:ascii="Times New Roman" w:hAnsi="Times New Roman" w:cs="Times New Roman" w:hint="eastAsia"/>
          <w:sz w:val="24"/>
          <w:szCs w:val="24"/>
        </w:rPr>
        <w:t>1</w:t>
      </w:r>
      <w:r w:rsidR="00E37EB4" w:rsidRPr="00747131">
        <w:rPr>
          <w:rFonts w:ascii="Times New Roman" w:hAnsi="Times New Roman" w:cs="Times New Roman"/>
          <w:sz w:val="24"/>
          <w:szCs w:val="24"/>
        </w:rPr>
        <w:t>235/67</w:t>
      </w:r>
      <w:r w:rsidR="00E37EB4" w:rsidRPr="00747131">
        <w:rPr>
          <w:rFonts w:ascii="Times New Roman" w:hAnsi="Times New Roman" w:cs="Times New Roman" w:hint="eastAsia"/>
          <w:sz w:val="24"/>
          <w:szCs w:val="24"/>
        </w:rPr>
        <w:t>的蓝色</w:t>
      </w:r>
      <w:r w:rsidR="00F46FEE" w:rsidRPr="00747131">
        <w:rPr>
          <w:rFonts w:ascii="Times New Roman" w:hAnsi="Times New Roman" w:cs="Times New Roman" w:hint="eastAsia"/>
          <w:sz w:val="24"/>
          <w:szCs w:val="24"/>
        </w:rPr>
        <w:t>Y</w:t>
      </w:r>
      <w:r w:rsidR="00F46FEE" w:rsidRPr="00747131">
        <w:rPr>
          <w:rFonts w:ascii="Times New Roman" w:hAnsi="Times New Roman" w:cs="Times New Roman"/>
          <w:sz w:val="24"/>
          <w:szCs w:val="24"/>
        </w:rPr>
        <w:t>Y</w:t>
      </w:r>
      <w:r w:rsidR="00E37EB4" w:rsidRPr="00747131">
        <w:rPr>
          <w:rFonts w:ascii="Times New Roman" w:hAnsi="Times New Roman" w:cs="Times New Roman" w:hint="eastAsia"/>
          <w:sz w:val="24"/>
          <w:szCs w:val="24"/>
        </w:rPr>
        <w:t>体恤。提示框</w:t>
      </w:r>
      <w:r w:rsidR="00E37EB4" w:rsidRPr="00747131">
        <w:rPr>
          <w:rFonts w:ascii="Times New Roman" w:hAnsi="Times New Roman" w:cs="Times New Roman"/>
          <w:sz w:val="24"/>
          <w:szCs w:val="24"/>
        </w:rPr>
        <w:t>439</w:t>
      </w:r>
      <w:r w:rsidR="00E37EB4" w:rsidRPr="00747131">
        <w:rPr>
          <w:rFonts w:ascii="Times New Roman" w:hAnsi="Times New Roman" w:cs="Times New Roman" w:hint="eastAsia"/>
          <w:sz w:val="24"/>
          <w:szCs w:val="24"/>
        </w:rPr>
        <w:t>可以包括图标</w:t>
      </w:r>
      <w:r w:rsidR="00E37EB4" w:rsidRPr="00747131">
        <w:rPr>
          <w:rFonts w:ascii="Times New Roman" w:hAnsi="Times New Roman" w:cs="Times New Roman" w:hint="eastAsia"/>
          <w:sz w:val="24"/>
          <w:szCs w:val="24"/>
        </w:rPr>
        <w:t>4</w:t>
      </w:r>
      <w:r w:rsidR="00E37EB4" w:rsidRPr="00747131">
        <w:rPr>
          <w:rFonts w:ascii="Times New Roman" w:hAnsi="Times New Roman" w:cs="Times New Roman"/>
          <w:sz w:val="24"/>
          <w:szCs w:val="24"/>
        </w:rPr>
        <w:t>20</w:t>
      </w:r>
      <w:r w:rsidR="00E37EB4" w:rsidRPr="00747131">
        <w:rPr>
          <w:rFonts w:ascii="Times New Roman" w:hAnsi="Times New Roman" w:cs="Times New Roman" w:hint="eastAsia"/>
          <w:sz w:val="24"/>
          <w:szCs w:val="24"/>
        </w:rPr>
        <w:t>和提示文字，提示文字用于提示</w:t>
      </w:r>
      <w:r w:rsidR="00E37EB4" w:rsidRPr="00747131">
        <w:rPr>
          <w:rFonts w:ascii="Times New Roman" w:hAnsi="Times New Roman" w:cs="Times New Roman" w:hint="eastAsia"/>
          <w:sz w:val="24"/>
          <w:szCs w:val="24"/>
        </w:rPr>
        <w:t>Y</w:t>
      </w:r>
      <w:r w:rsidR="00E37EB4" w:rsidRPr="00747131">
        <w:rPr>
          <w:rFonts w:ascii="Times New Roman" w:hAnsi="Times New Roman" w:cs="Times New Roman"/>
          <w:sz w:val="24"/>
          <w:szCs w:val="24"/>
        </w:rPr>
        <w:t>OYO</w:t>
      </w:r>
      <w:r w:rsidR="00E37EB4" w:rsidRPr="00747131">
        <w:rPr>
          <w:rFonts w:ascii="Times New Roman" w:hAnsi="Times New Roman" w:cs="Times New Roman" w:hint="eastAsia"/>
          <w:sz w:val="24"/>
          <w:szCs w:val="24"/>
        </w:rPr>
        <w:t>助手正在执行的任务，提示文字例如“</w:t>
      </w:r>
      <w:r w:rsidR="00E37EB4" w:rsidRPr="00747131">
        <w:rPr>
          <w:rFonts w:ascii="宋体" w:eastAsia="宋体" w:cs="宋体" w:hint="eastAsia"/>
          <w:color w:val="000000"/>
          <w:kern w:val="0"/>
          <w:sz w:val="24"/>
          <w:szCs w:val="24"/>
          <w:lang w:val="zh-CN"/>
        </w:rPr>
        <w:t>提示用户接管任务</w:t>
      </w:r>
      <w:r w:rsidR="00E37EB4" w:rsidRPr="00747131">
        <w:rPr>
          <w:rFonts w:ascii="Times New Roman" w:hAnsi="Times New Roman" w:cs="Times New Roman" w:hint="eastAsia"/>
          <w:sz w:val="24"/>
          <w:szCs w:val="24"/>
        </w:rPr>
        <w:t>”。</w:t>
      </w:r>
      <w:r w:rsidR="007646E5" w:rsidRPr="00747131">
        <w:rPr>
          <w:rFonts w:ascii="Times New Roman" w:hAnsi="Times New Roman" w:cs="Times New Roman" w:hint="eastAsia"/>
          <w:sz w:val="24"/>
          <w:szCs w:val="24"/>
        </w:rPr>
        <w:t>表示</w:t>
      </w:r>
      <w:r w:rsidR="007646E5" w:rsidRPr="00747131">
        <w:rPr>
          <w:rFonts w:ascii="Times New Roman" w:hAnsi="Times New Roman" w:cs="Times New Roman" w:hint="eastAsia"/>
          <w:sz w:val="24"/>
          <w:szCs w:val="24"/>
        </w:rPr>
        <w:t>1</w:t>
      </w:r>
      <w:r w:rsidR="007646E5" w:rsidRPr="00747131">
        <w:rPr>
          <w:rFonts w:ascii="Times New Roman" w:hAnsi="Times New Roman" w:cs="Times New Roman"/>
          <w:sz w:val="24"/>
          <w:szCs w:val="24"/>
        </w:rPr>
        <w:t>235/00</w:t>
      </w:r>
      <w:r w:rsidR="007646E5" w:rsidRPr="00747131">
        <w:rPr>
          <w:rFonts w:ascii="Times New Roman" w:hAnsi="Times New Roman" w:cs="Times New Roman" w:hint="eastAsia"/>
          <w:sz w:val="24"/>
          <w:szCs w:val="24"/>
        </w:rPr>
        <w:t>白色的控件和表示</w:t>
      </w:r>
      <w:r w:rsidR="007646E5" w:rsidRPr="00747131">
        <w:rPr>
          <w:rFonts w:ascii="Times New Roman" w:hAnsi="Times New Roman" w:cs="Times New Roman" w:hint="eastAsia"/>
          <w:sz w:val="24"/>
          <w:szCs w:val="24"/>
        </w:rPr>
        <w:t>1</w:t>
      </w:r>
      <w:r w:rsidR="007646E5" w:rsidRPr="00747131">
        <w:rPr>
          <w:rFonts w:ascii="Times New Roman" w:hAnsi="Times New Roman" w:cs="Times New Roman"/>
          <w:sz w:val="24"/>
          <w:szCs w:val="24"/>
        </w:rPr>
        <w:t>235/67</w:t>
      </w:r>
      <w:r w:rsidR="007646E5" w:rsidRPr="00747131">
        <w:rPr>
          <w:rFonts w:ascii="Times New Roman" w:hAnsi="Times New Roman" w:cs="Times New Roman" w:hint="eastAsia"/>
          <w:sz w:val="24"/>
          <w:szCs w:val="24"/>
        </w:rPr>
        <w:t>蓝色的控件还包括文字“缺货”。</w:t>
      </w:r>
      <w:r w:rsidR="0091668B" w:rsidRPr="00747131">
        <w:rPr>
          <w:rFonts w:ascii="Times New Roman" w:hAnsi="Times New Roman" w:cs="Times New Roman" w:hint="eastAsia"/>
          <w:sz w:val="24"/>
          <w:szCs w:val="24"/>
        </w:rPr>
        <w:t>表示快递配送的控件和表示普通配送的控件为高亮显示，可以表示选择快递配送和普通配送。选择快递配送和普通配送可以是默认的，也可以是</w:t>
      </w:r>
      <w:r w:rsidR="0091668B" w:rsidRPr="00747131">
        <w:rPr>
          <w:rFonts w:ascii="Times New Roman" w:hAnsi="Times New Roman" w:cs="Times New Roman" w:hint="eastAsia"/>
          <w:sz w:val="24"/>
          <w:szCs w:val="24"/>
        </w:rPr>
        <w:t>Y</w:t>
      </w:r>
      <w:r w:rsidR="0091668B" w:rsidRPr="00747131">
        <w:rPr>
          <w:rFonts w:ascii="Times New Roman" w:hAnsi="Times New Roman" w:cs="Times New Roman"/>
          <w:sz w:val="24"/>
          <w:szCs w:val="24"/>
        </w:rPr>
        <w:t>OYO</w:t>
      </w:r>
      <w:r w:rsidR="0091668B" w:rsidRPr="00747131">
        <w:rPr>
          <w:rFonts w:ascii="Times New Roman" w:hAnsi="Times New Roman" w:cs="Times New Roman" w:hint="eastAsia"/>
          <w:sz w:val="24"/>
          <w:szCs w:val="24"/>
        </w:rPr>
        <w:t>助手选择的。</w:t>
      </w:r>
    </w:p>
    <w:p w14:paraId="5E844F2D" w14:textId="0E345AB3" w:rsidR="00E37EB4" w:rsidRPr="00747131" w:rsidRDefault="00F46FEE"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表示地址的信息</w:t>
      </w:r>
      <w:r w:rsidRPr="00747131">
        <w:rPr>
          <w:rFonts w:ascii="Times New Roman" w:hAnsi="Times New Roman" w:cs="Times New Roman" w:hint="eastAsia"/>
          <w:sz w:val="24"/>
          <w:szCs w:val="24"/>
        </w:rPr>
        <w:t>4</w:t>
      </w:r>
      <w:r w:rsidRPr="00747131">
        <w:rPr>
          <w:rFonts w:ascii="Times New Roman" w:hAnsi="Times New Roman" w:cs="Times New Roman"/>
          <w:sz w:val="24"/>
          <w:szCs w:val="24"/>
        </w:rPr>
        <w:t>38</w:t>
      </w:r>
      <w:r w:rsidRPr="00747131">
        <w:rPr>
          <w:rFonts w:ascii="Times New Roman" w:hAnsi="Times New Roman" w:cs="Times New Roman" w:hint="eastAsia"/>
          <w:sz w:val="24"/>
          <w:szCs w:val="24"/>
        </w:rPr>
        <w:t>可以包括定位标识、表示地址的文字、表示发货的文字。表示地址的文字包含基于用户请求中的地址信息完善的地址，例如“</w:t>
      </w:r>
      <w:r w:rsidRPr="00747131">
        <w:rPr>
          <w:rFonts w:ascii="宋体" w:eastAsia="宋体" w:cs="宋体"/>
          <w:color w:val="000000"/>
          <w:kern w:val="0"/>
          <w:sz w:val="28"/>
          <w:szCs w:val="28"/>
          <w:lang w:val="zh-CN"/>
        </w:rPr>
        <w:t>xx101</w:t>
      </w:r>
      <w:r w:rsidRPr="00747131">
        <w:rPr>
          <w:rFonts w:ascii="宋体" w:eastAsia="宋体" w:cs="宋体" w:hint="eastAsia"/>
          <w:color w:val="000000"/>
          <w:kern w:val="0"/>
          <w:sz w:val="28"/>
          <w:szCs w:val="28"/>
          <w:lang w:val="zh-CN"/>
        </w:rPr>
        <w:t>号</w:t>
      </w:r>
      <w:r w:rsidRPr="00747131">
        <w:rPr>
          <w:rFonts w:ascii="宋体" w:eastAsia="宋体" w:cs="宋体"/>
          <w:color w:val="000000"/>
          <w:kern w:val="0"/>
          <w:sz w:val="28"/>
          <w:szCs w:val="28"/>
          <w:lang w:val="zh-CN"/>
        </w:rPr>
        <w:t>xxxx0</w:t>
      </w:r>
      <w:r w:rsidRPr="00747131">
        <w:rPr>
          <w:rFonts w:ascii="Times New Roman" w:hAnsi="Times New Roman" w:cs="Times New Roman" w:hint="eastAsia"/>
          <w:sz w:val="24"/>
          <w:szCs w:val="24"/>
        </w:rPr>
        <w:t>”。这样，实现将收货地址选择为用户请求中的地址。表示发货的文字，例如“</w:t>
      </w:r>
      <w:r w:rsidRPr="00747131">
        <w:rPr>
          <w:rFonts w:ascii="宋体" w:eastAsia="宋体" w:cs="宋体" w:hint="eastAsia"/>
          <w:color w:val="000000"/>
          <w:kern w:val="0"/>
          <w:sz w:val="24"/>
          <w:szCs w:val="24"/>
          <w:lang w:val="zh-CN"/>
        </w:rPr>
        <w:t>包邮</w:t>
      </w:r>
      <w:r w:rsidRPr="00747131">
        <w:rPr>
          <w:rFonts w:ascii="宋体" w:eastAsia="宋体" w:cs="宋体"/>
          <w:color w:val="000000"/>
          <w:kern w:val="0"/>
          <w:sz w:val="24"/>
          <w:szCs w:val="24"/>
          <w:lang w:val="zh-CN"/>
        </w:rPr>
        <w:t xml:space="preserve"> 48</w:t>
      </w:r>
      <w:r w:rsidRPr="00747131">
        <w:rPr>
          <w:rFonts w:ascii="宋体" w:eastAsia="宋体" w:cs="宋体" w:hint="eastAsia"/>
          <w:color w:val="000000"/>
          <w:kern w:val="0"/>
          <w:sz w:val="24"/>
          <w:szCs w:val="24"/>
          <w:lang w:val="zh-CN"/>
        </w:rPr>
        <w:t>小时内发货</w:t>
      </w:r>
      <w:r w:rsidRPr="00747131">
        <w:rPr>
          <w:rFonts w:ascii="Times New Roman" w:hAnsi="Times New Roman" w:cs="Times New Roman" w:hint="eastAsia"/>
          <w:sz w:val="24"/>
          <w:szCs w:val="24"/>
        </w:rPr>
        <w:t>”。</w:t>
      </w:r>
    </w:p>
    <w:p w14:paraId="4DDC3C4C" w14:textId="7BC2CE71" w:rsidR="009B4946" w:rsidRPr="00747131" w:rsidRDefault="00E37EB4"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在</w:t>
      </w:r>
      <w:r w:rsidR="00320CE2" w:rsidRPr="00747131">
        <w:rPr>
          <w:rFonts w:ascii="Times New Roman" w:hAnsi="Times New Roman" w:cs="Times New Roman" w:hint="eastAsia"/>
          <w:sz w:val="24"/>
          <w:szCs w:val="24"/>
        </w:rPr>
        <w:t>终端设备</w:t>
      </w:r>
      <w:r w:rsidRPr="00747131">
        <w:rPr>
          <w:rFonts w:ascii="Times New Roman" w:hAnsi="Times New Roman" w:cs="Times New Roman" w:hint="eastAsia"/>
          <w:sz w:val="24"/>
          <w:szCs w:val="24"/>
        </w:rPr>
        <w:t>显示</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4G</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a</w:t>
      </w:r>
      <w:r w:rsidRPr="00747131">
        <w:rPr>
          <w:rFonts w:ascii="Times New Roman" w:hAnsi="Times New Roman" w:cs="Times New Roman" w:hint="eastAsia"/>
          <w:sz w:val="24"/>
          <w:szCs w:val="24"/>
        </w:rPr>
        <w:t>所示界面时，</w:t>
      </w:r>
      <w:r w:rsidRPr="00747131">
        <w:rPr>
          <w:rFonts w:ascii="Times New Roman" w:hAnsi="Times New Roman" w:cs="Times New Roman" w:hint="eastAsia"/>
          <w:sz w:val="24"/>
          <w:szCs w:val="24"/>
        </w:rPr>
        <w:t>Y</w:t>
      </w:r>
      <w:r w:rsidRPr="00747131">
        <w:rPr>
          <w:rFonts w:ascii="Times New Roman" w:hAnsi="Times New Roman" w:cs="Times New Roman"/>
          <w:sz w:val="24"/>
          <w:szCs w:val="24"/>
        </w:rPr>
        <w:t>OYO</w:t>
      </w:r>
      <w:r w:rsidRPr="00747131">
        <w:rPr>
          <w:rFonts w:ascii="Times New Roman" w:hAnsi="Times New Roman" w:cs="Times New Roman" w:hint="eastAsia"/>
          <w:sz w:val="24"/>
          <w:szCs w:val="24"/>
        </w:rPr>
        <w:t>助手可以播放提示用户选择商品的信息。提示用户选择商品的信息，例如“请选择商品”。</w:t>
      </w:r>
      <w:r w:rsidR="00DF7E96" w:rsidRPr="00747131">
        <w:rPr>
          <w:rFonts w:ascii="Times New Roman" w:hAnsi="Times New Roman" w:cs="Times New Roman" w:hint="eastAsia"/>
          <w:sz w:val="24"/>
          <w:szCs w:val="24"/>
        </w:rPr>
        <w:t>这样，通过提示用户选择商</w:t>
      </w:r>
      <w:r w:rsidR="00DF7E96" w:rsidRPr="00747131">
        <w:rPr>
          <w:rFonts w:ascii="Times New Roman" w:hAnsi="Times New Roman" w:cs="Times New Roman" w:hint="eastAsia"/>
          <w:sz w:val="24"/>
          <w:szCs w:val="24"/>
        </w:rPr>
        <w:lastRenderedPageBreak/>
        <w:t>品，可以实现</w:t>
      </w:r>
      <w:r w:rsidR="00DF7E96" w:rsidRPr="00747131">
        <w:rPr>
          <w:rFonts w:ascii="Times New Roman" w:hAnsi="Times New Roman" w:cs="Times New Roman" w:hint="eastAsia"/>
          <w:sz w:val="24"/>
          <w:szCs w:val="24"/>
        </w:rPr>
        <w:t>Y</w:t>
      </w:r>
      <w:r w:rsidR="00DF7E96" w:rsidRPr="00747131">
        <w:rPr>
          <w:rFonts w:ascii="Times New Roman" w:hAnsi="Times New Roman" w:cs="Times New Roman"/>
          <w:sz w:val="24"/>
          <w:szCs w:val="24"/>
        </w:rPr>
        <w:t>OYO</w:t>
      </w:r>
      <w:r w:rsidR="00DF7E96" w:rsidRPr="00747131">
        <w:rPr>
          <w:rFonts w:ascii="Times New Roman" w:hAnsi="Times New Roman" w:cs="Times New Roman" w:hint="eastAsia"/>
          <w:sz w:val="24"/>
          <w:szCs w:val="24"/>
        </w:rPr>
        <w:t>助手加入购物车的商品是满足用户要求的商品，可以提升用户体验。</w:t>
      </w:r>
    </w:p>
    <w:p w14:paraId="1B26FDCF" w14:textId="24436E77" w:rsidR="009B4946" w:rsidRPr="00747131" w:rsidRDefault="0091668B"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在</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4G</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a</w:t>
      </w:r>
      <w:r w:rsidRPr="00747131">
        <w:rPr>
          <w:rFonts w:ascii="Times New Roman" w:hAnsi="Times New Roman" w:cs="Times New Roman" w:hint="eastAsia"/>
          <w:sz w:val="24"/>
          <w:szCs w:val="24"/>
        </w:rPr>
        <w:t>所示界面上，用户可以点击表示</w:t>
      </w:r>
      <w:r w:rsidRPr="00747131">
        <w:rPr>
          <w:rFonts w:ascii="Times New Roman" w:hAnsi="Times New Roman" w:cs="Times New Roman" w:hint="eastAsia"/>
          <w:sz w:val="24"/>
          <w:szCs w:val="24"/>
        </w:rPr>
        <w:t>1</w:t>
      </w:r>
      <w:r w:rsidRPr="00747131">
        <w:rPr>
          <w:rFonts w:ascii="Times New Roman" w:hAnsi="Times New Roman" w:cs="Times New Roman"/>
          <w:sz w:val="24"/>
          <w:szCs w:val="24"/>
        </w:rPr>
        <w:t>234/00</w:t>
      </w:r>
      <w:r w:rsidRPr="00747131">
        <w:rPr>
          <w:rFonts w:ascii="Times New Roman" w:hAnsi="Times New Roman" w:cs="Times New Roman" w:hint="eastAsia"/>
          <w:sz w:val="24"/>
          <w:szCs w:val="24"/>
        </w:rPr>
        <w:t>白色的控件。或者，在</w:t>
      </w:r>
      <w:r w:rsidR="00320CE2" w:rsidRPr="00747131">
        <w:rPr>
          <w:rFonts w:ascii="Times New Roman" w:hAnsi="Times New Roman" w:cs="Times New Roman" w:hint="eastAsia"/>
          <w:sz w:val="24"/>
          <w:szCs w:val="24"/>
        </w:rPr>
        <w:t>终端设备</w:t>
      </w:r>
      <w:r w:rsidRPr="00747131">
        <w:rPr>
          <w:rFonts w:ascii="Times New Roman" w:hAnsi="Times New Roman" w:cs="Times New Roman" w:hint="eastAsia"/>
          <w:sz w:val="24"/>
          <w:szCs w:val="24"/>
        </w:rPr>
        <w:t>显示</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4G</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a</w:t>
      </w:r>
      <w:r w:rsidRPr="00747131">
        <w:rPr>
          <w:rFonts w:ascii="Times New Roman" w:hAnsi="Times New Roman" w:cs="Times New Roman" w:hint="eastAsia"/>
          <w:sz w:val="24"/>
          <w:szCs w:val="24"/>
        </w:rPr>
        <w:t>所示界面时，用户可以通过语音输入表示选择</w:t>
      </w:r>
      <w:r w:rsidRPr="00747131">
        <w:rPr>
          <w:rFonts w:ascii="Times New Roman" w:hAnsi="Times New Roman" w:cs="Times New Roman" w:hint="eastAsia"/>
          <w:sz w:val="24"/>
          <w:szCs w:val="24"/>
        </w:rPr>
        <w:t>1</w:t>
      </w:r>
      <w:r w:rsidRPr="00747131">
        <w:rPr>
          <w:rFonts w:ascii="Times New Roman" w:hAnsi="Times New Roman" w:cs="Times New Roman"/>
          <w:sz w:val="24"/>
          <w:szCs w:val="24"/>
        </w:rPr>
        <w:t>234/00</w:t>
      </w:r>
      <w:r w:rsidRPr="00747131">
        <w:rPr>
          <w:rFonts w:ascii="Times New Roman" w:hAnsi="Times New Roman" w:cs="Times New Roman" w:hint="eastAsia"/>
          <w:sz w:val="24"/>
          <w:szCs w:val="24"/>
        </w:rPr>
        <w:t>白色的信息。</w:t>
      </w:r>
      <w:r w:rsidR="00545048" w:rsidRPr="00747131">
        <w:rPr>
          <w:rFonts w:ascii="Times New Roman" w:hAnsi="Times New Roman" w:cs="Times New Roman" w:hint="eastAsia"/>
          <w:sz w:val="24"/>
          <w:szCs w:val="24"/>
        </w:rPr>
        <w:t>这样，用户实现商品选择。</w:t>
      </w:r>
      <w:r w:rsidRPr="00747131">
        <w:rPr>
          <w:rFonts w:ascii="Times New Roman" w:hAnsi="Times New Roman" w:cs="Times New Roman" w:hint="eastAsia"/>
          <w:sz w:val="24"/>
          <w:szCs w:val="24"/>
        </w:rPr>
        <w:t>Y</w:t>
      </w:r>
      <w:r w:rsidRPr="00747131">
        <w:rPr>
          <w:rFonts w:ascii="Times New Roman" w:hAnsi="Times New Roman" w:cs="Times New Roman"/>
          <w:sz w:val="24"/>
          <w:szCs w:val="24"/>
        </w:rPr>
        <w:t>OYO</w:t>
      </w:r>
      <w:r w:rsidRPr="00747131">
        <w:rPr>
          <w:rFonts w:ascii="Times New Roman" w:hAnsi="Times New Roman" w:cs="Times New Roman" w:hint="eastAsia"/>
          <w:sz w:val="24"/>
          <w:szCs w:val="24"/>
        </w:rPr>
        <w:t>助手可以点击表示加入购物车的控件</w:t>
      </w:r>
      <w:r w:rsidRPr="00747131">
        <w:rPr>
          <w:rFonts w:ascii="Times New Roman" w:hAnsi="Times New Roman" w:cs="Times New Roman" w:hint="eastAsia"/>
          <w:sz w:val="24"/>
          <w:szCs w:val="24"/>
        </w:rPr>
        <w:t>4</w:t>
      </w:r>
      <w:r w:rsidRPr="00747131">
        <w:rPr>
          <w:rFonts w:ascii="Times New Roman" w:hAnsi="Times New Roman" w:cs="Times New Roman"/>
          <w:sz w:val="24"/>
          <w:szCs w:val="24"/>
        </w:rPr>
        <w:t>40</w:t>
      </w:r>
      <w:r w:rsidRPr="00747131">
        <w:rPr>
          <w:rFonts w:ascii="Times New Roman" w:hAnsi="Times New Roman" w:cs="Times New Roman" w:hint="eastAsia"/>
          <w:sz w:val="24"/>
          <w:szCs w:val="24"/>
        </w:rPr>
        <w:t>，这样</w:t>
      </w:r>
      <w:r w:rsidR="00F46FEE" w:rsidRPr="00747131">
        <w:rPr>
          <w:rFonts w:ascii="Times New Roman" w:hAnsi="Times New Roman" w:cs="Times New Roman" w:hint="eastAsia"/>
          <w:sz w:val="24"/>
          <w:szCs w:val="24"/>
        </w:rPr>
        <w:t>，实现将货号为</w:t>
      </w:r>
      <w:r w:rsidR="00F46FEE" w:rsidRPr="00747131">
        <w:rPr>
          <w:rFonts w:ascii="Times New Roman" w:hAnsi="Times New Roman" w:cs="Times New Roman" w:hint="eastAsia"/>
          <w:sz w:val="24"/>
          <w:szCs w:val="24"/>
        </w:rPr>
        <w:t>1</w:t>
      </w:r>
      <w:r w:rsidR="00F46FEE" w:rsidRPr="00747131">
        <w:rPr>
          <w:rFonts w:ascii="Times New Roman" w:hAnsi="Times New Roman" w:cs="Times New Roman"/>
          <w:sz w:val="24"/>
          <w:szCs w:val="24"/>
        </w:rPr>
        <w:t>234/00</w:t>
      </w:r>
      <w:r w:rsidR="00F46FEE" w:rsidRPr="00747131">
        <w:rPr>
          <w:rFonts w:ascii="Times New Roman" w:hAnsi="Times New Roman" w:cs="Times New Roman" w:hint="eastAsia"/>
          <w:sz w:val="24"/>
          <w:szCs w:val="24"/>
        </w:rPr>
        <w:t>的白色</w:t>
      </w:r>
      <w:r w:rsidR="00F46FEE" w:rsidRPr="00747131">
        <w:rPr>
          <w:rFonts w:ascii="Times New Roman" w:hAnsi="Times New Roman" w:cs="Times New Roman" w:hint="eastAsia"/>
          <w:sz w:val="24"/>
          <w:szCs w:val="24"/>
        </w:rPr>
        <w:t>Y</w:t>
      </w:r>
      <w:r w:rsidR="00F46FEE" w:rsidRPr="00747131">
        <w:rPr>
          <w:rFonts w:ascii="Times New Roman" w:hAnsi="Times New Roman" w:cs="Times New Roman"/>
          <w:sz w:val="24"/>
          <w:szCs w:val="24"/>
        </w:rPr>
        <w:t>Y</w:t>
      </w:r>
      <w:r w:rsidR="00F46FEE" w:rsidRPr="00747131">
        <w:rPr>
          <w:rFonts w:ascii="Times New Roman" w:hAnsi="Times New Roman" w:cs="Times New Roman" w:hint="eastAsia"/>
          <w:sz w:val="24"/>
          <w:szCs w:val="24"/>
        </w:rPr>
        <w:t>体恤加入购物车。</w:t>
      </w:r>
      <w:r w:rsidR="00320CE2" w:rsidRPr="00747131">
        <w:rPr>
          <w:rFonts w:ascii="Times New Roman" w:hAnsi="Times New Roman" w:cs="Times New Roman" w:hint="eastAsia"/>
          <w:sz w:val="24"/>
          <w:szCs w:val="24"/>
        </w:rPr>
        <w:t>终端设备</w:t>
      </w:r>
      <w:r w:rsidRPr="00747131">
        <w:rPr>
          <w:rFonts w:ascii="Times New Roman" w:hAnsi="Times New Roman" w:cs="Times New Roman" w:hint="eastAsia"/>
          <w:sz w:val="24"/>
          <w:szCs w:val="24"/>
        </w:rPr>
        <w:t>可以显示</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4G</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b</w:t>
      </w:r>
      <w:r w:rsidRPr="00747131">
        <w:rPr>
          <w:rFonts w:ascii="Times New Roman" w:hAnsi="Times New Roman" w:cs="Times New Roman" w:hint="eastAsia"/>
          <w:sz w:val="24"/>
          <w:szCs w:val="24"/>
        </w:rPr>
        <w:t>所示界面。</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4G</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b</w:t>
      </w:r>
      <w:r w:rsidRPr="00747131">
        <w:rPr>
          <w:rFonts w:ascii="Times New Roman" w:hAnsi="Times New Roman" w:cs="Times New Roman" w:hint="eastAsia"/>
          <w:sz w:val="24"/>
          <w:szCs w:val="24"/>
        </w:rPr>
        <w:t>所示界面与</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4G</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a</w:t>
      </w:r>
      <w:r w:rsidRPr="00747131">
        <w:rPr>
          <w:rFonts w:ascii="Times New Roman" w:hAnsi="Times New Roman" w:cs="Times New Roman" w:hint="eastAsia"/>
          <w:sz w:val="24"/>
          <w:szCs w:val="24"/>
        </w:rPr>
        <w:t>所示界面的区别在于：</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4G</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b</w:t>
      </w:r>
      <w:r w:rsidRPr="00747131">
        <w:rPr>
          <w:rFonts w:ascii="Times New Roman" w:hAnsi="Times New Roman" w:cs="Times New Roman" w:hint="eastAsia"/>
          <w:sz w:val="24"/>
          <w:szCs w:val="24"/>
        </w:rPr>
        <w:t>所示界面不包括提示框</w:t>
      </w:r>
      <w:r w:rsidRPr="00747131">
        <w:rPr>
          <w:rFonts w:ascii="Times New Roman" w:hAnsi="Times New Roman" w:cs="Times New Roman" w:hint="eastAsia"/>
          <w:sz w:val="24"/>
          <w:szCs w:val="24"/>
        </w:rPr>
        <w:t>4</w:t>
      </w:r>
      <w:r w:rsidRPr="00747131">
        <w:rPr>
          <w:rFonts w:ascii="Times New Roman" w:hAnsi="Times New Roman" w:cs="Times New Roman"/>
          <w:sz w:val="24"/>
          <w:szCs w:val="24"/>
        </w:rPr>
        <w:t>39</w:t>
      </w:r>
      <w:r w:rsidRPr="00747131">
        <w:rPr>
          <w:rFonts w:ascii="Times New Roman" w:hAnsi="Times New Roman" w:cs="Times New Roman" w:hint="eastAsia"/>
          <w:sz w:val="24"/>
          <w:szCs w:val="24"/>
        </w:rPr>
        <w:t>和控件</w:t>
      </w:r>
      <w:r w:rsidRPr="00747131">
        <w:rPr>
          <w:rFonts w:ascii="Times New Roman" w:hAnsi="Times New Roman" w:cs="Times New Roman" w:hint="eastAsia"/>
          <w:sz w:val="24"/>
          <w:szCs w:val="24"/>
        </w:rPr>
        <w:t>4</w:t>
      </w:r>
      <w:r w:rsidRPr="00747131">
        <w:rPr>
          <w:rFonts w:ascii="Times New Roman" w:hAnsi="Times New Roman" w:cs="Times New Roman"/>
          <w:sz w:val="24"/>
          <w:szCs w:val="24"/>
        </w:rPr>
        <w:t>21</w:t>
      </w:r>
      <w:r w:rsidRPr="00747131">
        <w:rPr>
          <w:rFonts w:ascii="Times New Roman" w:hAnsi="Times New Roman" w:cs="Times New Roman" w:hint="eastAsia"/>
          <w:sz w:val="24"/>
          <w:szCs w:val="24"/>
        </w:rPr>
        <w:t>，</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4G</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b</w:t>
      </w:r>
      <w:r w:rsidRPr="00747131">
        <w:rPr>
          <w:rFonts w:ascii="Times New Roman" w:hAnsi="Times New Roman" w:cs="Times New Roman" w:hint="eastAsia"/>
          <w:sz w:val="24"/>
          <w:szCs w:val="24"/>
        </w:rPr>
        <w:t>所示界面还包括提示框</w:t>
      </w:r>
      <w:r w:rsidRPr="00747131">
        <w:rPr>
          <w:rFonts w:ascii="Times New Roman" w:hAnsi="Times New Roman" w:cs="Times New Roman" w:hint="eastAsia"/>
          <w:sz w:val="24"/>
          <w:szCs w:val="24"/>
        </w:rPr>
        <w:t>4</w:t>
      </w:r>
      <w:r w:rsidRPr="00747131">
        <w:rPr>
          <w:rFonts w:ascii="Times New Roman" w:hAnsi="Times New Roman" w:cs="Times New Roman"/>
          <w:sz w:val="24"/>
          <w:szCs w:val="24"/>
        </w:rPr>
        <w:t>41</w:t>
      </w:r>
      <w:r w:rsidRPr="00747131">
        <w:rPr>
          <w:rFonts w:ascii="Times New Roman" w:hAnsi="Times New Roman" w:cs="Times New Roman" w:hint="eastAsia"/>
          <w:sz w:val="24"/>
          <w:szCs w:val="24"/>
        </w:rPr>
        <w:t>。提示框</w:t>
      </w:r>
      <w:r w:rsidRPr="00747131">
        <w:rPr>
          <w:rFonts w:ascii="Times New Roman" w:hAnsi="Times New Roman" w:cs="Times New Roman" w:hint="eastAsia"/>
          <w:sz w:val="24"/>
          <w:szCs w:val="24"/>
        </w:rPr>
        <w:t>4</w:t>
      </w:r>
      <w:r w:rsidRPr="00747131">
        <w:rPr>
          <w:rFonts w:ascii="Times New Roman" w:hAnsi="Times New Roman" w:cs="Times New Roman"/>
          <w:sz w:val="24"/>
          <w:szCs w:val="24"/>
        </w:rPr>
        <w:t>41</w:t>
      </w:r>
      <w:r w:rsidRPr="00747131">
        <w:rPr>
          <w:rFonts w:ascii="Times New Roman" w:hAnsi="Times New Roman" w:cs="Times New Roman" w:hint="eastAsia"/>
          <w:sz w:val="24"/>
          <w:szCs w:val="24"/>
        </w:rPr>
        <w:t>用于提示</w:t>
      </w:r>
      <w:r w:rsidR="006E1C0A" w:rsidRPr="00747131">
        <w:rPr>
          <w:rFonts w:ascii="Times New Roman" w:hAnsi="Times New Roman" w:cs="Times New Roman" w:hint="eastAsia"/>
          <w:sz w:val="24"/>
          <w:szCs w:val="24"/>
        </w:rPr>
        <w:t>用户查询</w:t>
      </w:r>
      <w:r w:rsidRPr="00747131">
        <w:rPr>
          <w:rFonts w:ascii="Times New Roman" w:hAnsi="Times New Roman" w:cs="Times New Roman" w:hint="eastAsia"/>
          <w:sz w:val="24"/>
          <w:szCs w:val="24"/>
        </w:rPr>
        <w:t>对应的任务或操作执行完成。提示框</w:t>
      </w:r>
      <w:r w:rsidRPr="00747131">
        <w:rPr>
          <w:rFonts w:ascii="Times New Roman" w:hAnsi="Times New Roman" w:cs="Times New Roman" w:hint="eastAsia"/>
          <w:sz w:val="24"/>
          <w:szCs w:val="24"/>
        </w:rPr>
        <w:t>4</w:t>
      </w:r>
      <w:r w:rsidRPr="00747131">
        <w:rPr>
          <w:rFonts w:ascii="Times New Roman" w:hAnsi="Times New Roman" w:cs="Times New Roman"/>
          <w:sz w:val="24"/>
          <w:szCs w:val="24"/>
        </w:rPr>
        <w:t>41</w:t>
      </w:r>
      <w:r w:rsidRPr="00747131">
        <w:rPr>
          <w:rFonts w:ascii="Times New Roman" w:hAnsi="Times New Roman" w:cs="Times New Roman" w:hint="eastAsia"/>
          <w:sz w:val="24"/>
          <w:szCs w:val="24"/>
        </w:rPr>
        <w:t>可以包含文字，例如“自动执行已完成”。</w:t>
      </w:r>
    </w:p>
    <w:p w14:paraId="2D256C80" w14:textId="0BD37367" w:rsidR="00545048" w:rsidRPr="00747131" w:rsidRDefault="00920761"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在</w:t>
      </w:r>
      <w:r w:rsidR="00320CE2" w:rsidRPr="00747131">
        <w:rPr>
          <w:rFonts w:ascii="Times New Roman" w:hAnsi="Times New Roman" w:cs="Times New Roman" w:hint="eastAsia"/>
          <w:sz w:val="24"/>
          <w:szCs w:val="24"/>
        </w:rPr>
        <w:t>终端设备</w:t>
      </w:r>
      <w:r w:rsidRPr="00747131">
        <w:rPr>
          <w:rFonts w:ascii="Times New Roman" w:hAnsi="Times New Roman" w:cs="Times New Roman" w:hint="eastAsia"/>
          <w:sz w:val="24"/>
          <w:szCs w:val="24"/>
        </w:rPr>
        <w:t>显示</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4G</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b</w:t>
      </w:r>
      <w:r w:rsidRPr="00747131">
        <w:rPr>
          <w:rFonts w:ascii="Times New Roman" w:hAnsi="Times New Roman" w:cs="Times New Roman" w:hint="eastAsia"/>
          <w:sz w:val="24"/>
          <w:szCs w:val="24"/>
        </w:rPr>
        <w:t>所示界面后，</w:t>
      </w:r>
      <w:r w:rsidR="00320CE2" w:rsidRPr="00747131">
        <w:rPr>
          <w:rFonts w:ascii="Times New Roman" w:hAnsi="Times New Roman" w:cs="Times New Roman" w:hint="eastAsia"/>
          <w:sz w:val="24"/>
          <w:szCs w:val="24"/>
        </w:rPr>
        <w:t>终端设备</w:t>
      </w:r>
      <w:r w:rsidRPr="00747131">
        <w:rPr>
          <w:rFonts w:ascii="Times New Roman" w:hAnsi="Times New Roman" w:cs="Times New Roman" w:hint="eastAsia"/>
          <w:sz w:val="24"/>
          <w:szCs w:val="24"/>
        </w:rPr>
        <w:t>可以显示</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4H</w:t>
      </w:r>
      <w:r w:rsidRPr="00747131">
        <w:rPr>
          <w:rFonts w:ascii="Times New Roman" w:hAnsi="Times New Roman" w:cs="Times New Roman" w:hint="eastAsia"/>
          <w:sz w:val="24"/>
          <w:szCs w:val="24"/>
        </w:rPr>
        <w:t>所示界面。</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4H</w:t>
      </w:r>
      <w:r w:rsidRPr="00747131">
        <w:rPr>
          <w:rFonts w:ascii="Times New Roman" w:hAnsi="Times New Roman" w:cs="Times New Roman" w:hint="eastAsia"/>
          <w:sz w:val="24"/>
          <w:szCs w:val="24"/>
        </w:rPr>
        <w:t>所示界面与</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4G</w:t>
      </w:r>
      <w:r w:rsidR="007712F3" w:rsidRPr="00747131">
        <w:rPr>
          <w:rFonts w:ascii="Times New Roman" w:hAnsi="Times New Roman" w:cs="Times New Roman" w:hint="eastAsia"/>
          <w:sz w:val="24"/>
          <w:szCs w:val="24"/>
        </w:rPr>
        <w:t>中</w:t>
      </w:r>
      <w:r w:rsidR="007712F3" w:rsidRPr="00747131">
        <w:rPr>
          <w:rFonts w:ascii="Times New Roman" w:hAnsi="Times New Roman" w:cs="Times New Roman" w:hint="eastAsia"/>
          <w:sz w:val="24"/>
          <w:szCs w:val="24"/>
        </w:rPr>
        <w:t>b</w:t>
      </w:r>
      <w:r w:rsidRPr="00747131">
        <w:rPr>
          <w:rFonts w:ascii="Times New Roman" w:hAnsi="Times New Roman" w:cs="Times New Roman" w:hint="eastAsia"/>
          <w:sz w:val="24"/>
          <w:szCs w:val="24"/>
        </w:rPr>
        <w:t>所示界面的区别在于：</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4H</w:t>
      </w:r>
      <w:r w:rsidRPr="00747131">
        <w:rPr>
          <w:rFonts w:ascii="Times New Roman" w:hAnsi="Times New Roman" w:cs="Times New Roman" w:hint="eastAsia"/>
          <w:sz w:val="24"/>
          <w:szCs w:val="24"/>
        </w:rPr>
        <w:t>所示界面还包括对话框</w:t>
      </w:r>
      <w:r w:rsidRPr="00747131">
        <w:rPr>
          <w:rFonts w:ascii="Times New Roman" w:hAnsi="Times New Roman" w:cs="Times New Roman" w:hint="eastAsia"/>
          <w:sz w:val="24"/>
          <w:szCs w:val="24"/>
        </w:rPr>
        <w:t>4</w:t>
      </w:r>
      <w:r w:rsidRPr="00747131">
        <w:rPr>
          <w:rFonts w:ascii="Times New Roman" w:hAnsi="Times New Roman" w:cs="Times New Roman"/>
          <w:sz w:val="24"/>
          <w:szCs w:val="24"/>
        </w:rPr>
        <w:t>42</w:t>
      </w:r>
      <w:r w:rsidRPr="00747131">
        <w:rPr>
          <w:rFonts w:ascii="Times New Roman" w:hAnsi="Times New Roman" w:cs="Times New Roman" w:hint="eastAsia"/>
          <w:sz w:val="24"/>
          <w:szCs w:val="24"/>
        </w:rPr>
        <w:t>和提示框</w:t>
      </w:r>
      <w:r w:rsidRPr="00747131">
        <w:rPr>
          <w:rFonts w:ascii="Times New Roman" w:hAnsi="Times New Roman" w:cs="Times New Roman" w:hint="eastAsia"/>
          <w:sz w:val="24"/>
          <w:szCs w:val="24"/>
        </w:rPr>
        <w:t>4</w:t>
      </w:r>
      <w:r w:rsidRPr="00747131">
        <w:rPr>
          <w:rFonts w:ascii="Times New Roman" w:hAnsi="Times New Roman" w:cs="Times New Roman"/>
          <w:sz w:val="24"/>
          <w:szCs w:val="24"/>
        </w:rPr>
        <w:t>15</w:t>
      </w:r>
      <w:r w:rsidRPr="00747131">
        <w:rPr>
          <w:rFonts w:ascii="Times New Roman" w:hAnsi="Times New Roman" w:cs="Times New Roman" w:hint="eastAsia"/>
          <w:sz w:val="24"/>
          <w:szCs w:val="24"/>
        </w:rPr>
        <w:t>。对话框</w:t>
      </w:r>
      <w:r w:rsidRPr="00747131">
        <w:rPr>
          <w:rFonts w:ascii="Times New Roman" w:hAnsi="Times New Roman" w:cs="Times New Roman" w:hint="eastAsia"/>
          <w:sz w:val="24"/>
          <w:szCs w:val="24"/>
        </w:rPr>
        <w:t>4</w:t>
      </w:r>
      <w:r w:rsidRPr="00747131">
        <w:rPr>
          <w:rFonts w:ascii="Times New Roman" w:hAnsi="Times New Roman" w:cs="Times New Roman"/>
          <w:sz w:val="24"/>
          <w:szCs w:val="24"/>
        </w:rPr>
        <w:t>42</w:t>
      </w:r>
      <w:r w:rsidRPr="00747131">
        <w:rPr>
          <w:rFonts w:ascii="Times New Roman" w:hAnsi="Times New Roman" w:cs="Times New Roman" w:hint="eastAsia"/>
          <w:sz w:val="24"/>
          <w:szCs w:val="24"/>
        </w:rPr>
        <w:t>包括表示任务执行成功的对话</w:t>
      </w:r>
      <w:r w:rsidRPr="00747131">
        <w:rPr>
          <w:rFonts w:ascii="Times New Roman" w:hAnsi="Times New Roman" w:cs="Times New Roman" w:hint="eastAsia"/>
          <w:sz w:val="24"/>
          <w:szCs w:val="24"/>
        </w:rPr>
        <w:t>4</w:t>
      </w:r>
      <w:r w:rsidRPr="00747131">
        <w:rPr>
          <w:rFonts w:ascii="Times New Roman" w:hAnsi="Times New Roman" w:cs="Times New Roman"/>
          <w:sz w:val="24"/>
          <w:szCs w:val="24"/>
        </w:rPr>
        <w:t>43</w:t>
      </w:r>
      <w:r w:rsidRPr="00747131">
        <w:rPr>
          <w:rFonts w:ascii="Times New Roman" w:hAnsi="Times New Roman" w:cs="Times New Roman" w:hint="eastAsia"/>
          <w:sz w:val="24"/>
          <w:szCs w:val="24"/>
        </w:rPr>
        <w:t>和表示收起对话框</w:t>
      </w:r>
      <w:r w:rsidRPr="00747131">
        <w:rPr>
          <w:rFonts w:ascii="Times New Roman" w:hAnsi="Times New Roman" w:cs="Times New Roman" w:hint="eastAsia"/>
          <w:sz w:val="24"/>
          <w:szCs w:val="24"/>
        </w:rPr>
        <w:t>4</w:t>
      </w:r>
      <w:r w:rsidRPr="00747131">
        <w:rPr>
          <w:rFonts w:ascii="Times New Roman" w:hAnsi="Times New Roman" w:cs="Times New Roman"/>
          <w:sz w:val="24"/>
          <w:szCs w:val="24"/>
        </w:rPr>
        <w:t>42</w:t>
      </w:r>
      <w:r w:rsidRPr="00747131">
        <w:rPr>
          <w:rFonts w:ascii="Times New Roman" w:hAnsi="Times New Roman" w:cs="Times New Roman" w:hint="eastAsia"/>
          <w:sz w:val="24"/>
          <w:szCs w:val="24"/>
        </w:rPr>
        <w:t>的控件</w:t>
      </w:r>
      <w:r w:rsidRPr="00747131">
        <w:rPr>
          <w:rFonts w:ascii="Times New Roman" w:hAnsi="Times New Roman" w:cs="Times New Roman" w:hint="eastAsia"/>
          <w:sz w:val="24"/>
          <w:szCs w:val="24"/>
        </w:rPr>
        <w:t>4</w:t>
      </w:r>
      <w:r w:rsidRPr="00747131">
        <w:rPr>
          <w:rFonts w:ascii="Times New Roman" w:hAnsi="Times New Roman" w:cs="Times New Roman"/>
          <w:sz w:val="24"/>
          <w:szCs w:val="24"/>
        </w:rPr>
        <w:t>44</w:t>
      </w:r>
      <w:r w:rsidRPr="00747131">
        <w:rPr>
          <w:rFonts w:ascii="Times New Roman" w:hAnsi="Times New Roman" w:cs="Times New Roman" w:hint="eastAsia"/>
          <w:sz w:val="24"/>
          <w:szCs w:val="24"/>
        </w:rPr>
        <w:t>。对话框</w:t>
      </w:r>
      <w:r w:rsidRPr="00747131">
        <w:rPr>
          <w:rFonts w:ascii="Times New Roman" w:hAnsi="Times New Roman" w:cs="Times New Roman" w:hint="eastAsia"/>
          <w:sz w:val="24"/>
          <w:szCs w:val="24"/>
        </w:rPr>
        <w:t>4</w:t>
      </w:r>
      <w:r w:rsidRPr="00747131">
        <w:rPr>
          <w:rFonts w:ascii="Times New Roman" w:hAnsi="Times New Roman" w:cs="Times New Roman"/>
          <w:sz w:val="24"/>
          <w:szCs w:val="24"/>
        </w:rPr>
        <w:t>42</w:t>
      </w:r>
      <w:r w:rsidRPr="00747131">
        <w:rPr>
          <w:rFonts w:ascii="Times New Roman" w:hAnsi="Times New Roman" w:cs="Times New Roman" w:hint="eastAsia"/>
          <w:sz w:val="24"/>
          <w:szCs w:val="24"/>
        </w:rPr>
        <w:t>位于第五页面所在层的上层，位于提示框</w:t>
      </w:r>
      <w:r w:rsidRPr="00747131">
        <w:rPr>
          <w:rFonts w:ascii="Times New Roman" w:hAnsi="Times New Roman" w:cs="Times New Roman" w:hint="eastAsia"/>
          <w:sz w:val="24"/>
          <w:szCs w:val="24"/>
        </w:rPr>
        <w:t>4</w:t>
      </w:r>
      <w:r w:rsidRPr="00747131">
        <w:rPr>
          <w:rFonts w:ascii="Times New Roman" w:hAnsi="Times New Roman" w:cs="Times New Roman"/>
          <w:sz w:val="24"/>
          <w:szCs w:val="24"/>
        </w:rPr>
        <w:t>41</w:t>
      </w:r>
      <w:r w:rsidRPr="00747131">
        <w:rPr>
          <w:rFonts w:ascii="Times New Roman" w:hAnsi="Times New Roman" w:cs="Times New Roman" w:hint="eastAsia"/>
          <w:sz w:val="24"/>
          <w:szCs w:val="24"/>
        </w:rPr>
        <w:t>所在层的下层。</w:t>
      </w:r>
      <w:r w:rsidR="00545048" w:rsidRPr="00747131">
        <w:rPr>
          <w:rFonts w:ascii="Times New Roman" w:hAnsi="Times New Roman" w:cs="Times New Roman" w:hint="eastAsia"/>
          <w:sz w:val="24"/>
          <w:szCs w:val="24"/>
        </w:rPr>
        <w:t>这样，</w:t>
      </w:r>
      <w:r w:rsidR="00545048" w:rsidRPr="00747131">
        <w:rPr>
          <w:rFonts w:ascii="Times New Roman" w:hAnsi="Times New Roman" w:cs="Times New Roman" w:hint="eastAsia"/>
          <w:sz w:val="24"/>
          <w:szCs w:val="24"/>
        </w:rPr>
        <w:t>Y</w:t>
      </w:r>
      <w:r w:rsidR="00545048" w:rsidRPr="00747131">
        <w:rPr>
          <w:rFonts w:ascii="Times New Roman" w:hAnsi="Times New Roman" w:cs="Times New Roman"/>
          <w:sz w:val="24"/>
          <w:szCs w:val="24"/>
        </w:rPr>
        <w:t>OYO</w:t>
      </w:r>
      <w:r w:rsidR="00545048" w:rsidRPr="00747131">
        <w:rPr>
          <w:rFonts w:ascii="Times New Roman" w:hAnsi="Times New Roman" w:cs="Times New Roman" w:hint="eastAsia"/>
          <w:sz w:val="24"/>
          <w:szCs w:val="24"/>
        </w:rPr>
        <w:t>助手完成</w:t>
      </w:r>
      <w:r w:rsidR="006E1C0A" w:rsidRPr="00747131">
        <w:rPr>
          <w:rFonts w:ascii="Times New Roman" w:hAnsi="Times New Roman" w:cs="Times New Roman" w:hint="eastAsia"/>
          <w:sz w:val="24"/>
          <w:szCs w:val="24"/>
        </w:rPr>
        <w:t>用户查询</w:t>
      </w:r>
      <w:r w:rsidR="00545048" w:rsidRPr="00747131">
        <w:rPr>
          <w:rFonts w:ascii="Times New Roman" w:hAnsi="Times New Roman" w:cs="Times New Roman" w:hint="eastAsia"/>
          <w:sz w:val="24"/>
          <w:szCs w:val="24"/>
        </w:rPr>
        <w:t>对应的任务或操作，用户可以在</w:t>
      </w:r>
      <w:r w:rsidR="00545048" w:rsidRPr="00747131">
        <w:rPr>
          <w:rFonts w:ascii="Times New Roman" w:hAnsi="Times New Roman" w:cs="Times New Roman" w:hint="eastAsia"/>
          <w:sz w:val="24"/>
          <w:szCs w:val="24"/>
        </w:rPr>
        <w:t>A</w:t>
      </w:r>
      <w:r w:rsidR="00545048" w:rsidRPr="00747131">
        <w:rPr>
          <w:rFonts w:ascii="Times New Roman" w:hAnsi="Times New Roman" w:cs="Times New Roman"/>
          <w:sz w:val="24"/>
          <w:szCs w:val="24"/>
        </w:rPr>
        <w:t>A</w:t>
      </w:r>
      <w:r w:rsidR="00545048" w:rsidRPr="00747131">
        <w:rPr>
          <w:rFonts w:ascii="Times New Roman" w:hAnsi="Times New Roman" w:cs="Times New Roman" w:hint="eastAsia"/>
          <w:sz w:val="24"/>
          <w:szCs w:val="24"/>
        </w:rPr>
        <w:t>应用的购物车里查看到</w:t>
      </w:r>
      <w:r w:rsidR="00545048" w:rsidRPr="00747131">
        <w:rPr>
          <w:rFonts w:ascii="Times New Roman" w:hAnsi="Times New Roman" w:cs="Times New Roman" w:hint="eastAsia"/>
          <w:sz w:val="24"/>
          <w:szCs w:val="24"/>
        </w:rPr>
        <w:t>Y</w:t>
      </w:r>
      <w:r w:rsidR="00545048" w:rsidRPr="00747131">
        <w:rPr>
          <w:rFonts w:ascii="Times New Roman" w:hAnsi="Times New Roman" w:cs="Times New Roman"/>
          <w:sz w:val="24"/>
          <w:szCs w:val="24"/>
        </w:rPr>
        <w:t>OYO</w:t>
      </w:r>
      <w:r w:rsidR="00545048" w:rsidRPr="00747131">
        <w:rPr>
          <w:rFonts w:ascii="Times New Roman" w:hAnsi="Times New Roman" w:cs="Times New Roman" w:hint="eastAsia"/>
          <w:sz w:val="24"/>
          <w:szCs w:val="24"/>
        </w:rPr>
        <w:t>助手加入的</w:t>
      </w:r>
      <w:r w:rsidR="006E1C0A" w:rsidRPr="00747131">
        <w:rPr>
          <w:rFonts w:ascii="Times New Roman" w:hAnsi="Times New Roman" w:cs="Times New Roman" w:hint="eastAsia"/>
          <w:sz w:val="24"/>
          <w:szCs w:val="24"/>
        </w:rPr>
        <w:t>用户查询</w:t>
      </w:r>
      <w:r w:rsidR="00545048" w:rsidRPr="00747131">
        <w:rPr>
          <w:rFonts w:ascii="Times New Roman" w:hAnsi="Times New Roman" w:cs="Times New Roman" w:hint="eastAsia"/>
          <w:sz w:val="24"/>
          <w:szCs w:val="24"/>
        </w:rPr>
        <w:t>对应的商品，且该商品对应的收货地址为</w:t>
      </w:r>
      <w:r w:rsidR="006E1C0A" w:rsidRPr="00747131">
        <w:rPr>
          <w:rFonts w:ascii="Times New Roman" w:hAnsi="Times New Roman" w:cs="Times New Roman" w:hint="eastAsia"/>
          <w:sz w:val="24"/>
          <w:szCs w:val="24"/>
        </w:rPr>
        <w:t>用户查询</w:t>
      </w:r>
      <w:r w:rsidR="00545048" w:rsidRPr="00747131">
        <w:rPr>
          <w:rFonts w:ascii="Times New Roman" w:hAnsi="Times New Roman" w:cs="Times New Roman" w:hint="eastAsia"/>
          <w:sz w:val="24"/>
          <w:szCs w:val="24"/>
        </w:rPr>
        <w:t>中的收货地址，以便于用户随时付款购买。</w:t>
      </w:r>
    </w:p>
    <w:p w14:paraId="71D495B6" w14:textId="1707920F" w:rsidR="009B4946" w:rsidRPr="00747131" w:rsidRDefault="00545048"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可选地，</w:t>
      </w:r>
      <w:r w:rsidR="00920761" w:rsidRPr="00747131">
        <w:rPr>
          <w:rFonts w:ascii="Times New Roman" w:hAnsi="Times New Roman" w:cs="Times New Roman" w:hint="eastAsia"/>
          <w:sz w:val="24"/>
          <w:szCs w:val="24"/>
        </w:rPr>
        <w:t>在</w:t>
      </w:r>
      <w:r w:rsidR="00320CE2" w:rsidRPr="00747131">
        <w:rPr>
          <w:rFonts w:ascii="Times New Roman" w:hAnsi="Times New Roman" w:cs="Times New Roman" w:hint="eastAsia"/>
          <w:sz w:val="24"/>
          <w:szCs w:val="24"/>
        </w:rPr>
        <w:t>终端设备</w:t>
      </w:r>
      <w:r w:rsidR="00920761" w:rsidRPr="00747131">
        <w:rPr>
          <w:rFonts w:ascii="Times New Roman" w:hAnsi="Times New Roman" w:cs="Times New Roman" w:hint="eastAsia"/>
          <w:sz w:val="24"/>
          <w:szCs w:val="24"/>
        </w:rPr>
        <w:t>显示</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4H</w:t>
      </w:r>
      <w:r w:rsidR="00920761" w:rsidRPr="00747131">
        <w:rPr>
          <w:rFonts w:ascii="Times New Roman" w:hAnsi="Times New Roman" w:cs="Times New Roman" w:hint="eastAsia"/>
          <w:sz w:val="24"/>
          <w:szCs w:val="24"/>
        </w:rPr>
        <w:t>所示界面后，</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4H</w:t>
      </w:r>
      <w:r w:rsidR="00920761" w:rsidRPr="00747131">
        <w:rPr>
          <w:rFonts w:ascii="Times New Roman" w:hAnsi="Times New Roman" w:cs="Times New Roman" w:hint="eastAsia"/>
          <w:sz w:val="24"/>
          <w:szCs w:val="24"/>
        </w:rPr>
        <w:t>所示界面上的提示框</w:t>
      </w:r>
      <w:r w:rsidR="00920761" w:rsidRPr="00747131">
        <w:rPr>
          <w:rFonts w:ascii="Times New Roman" w:hAnsi="Times New Roman" w:cs="Times New Roman" w:hint="eastAsia"/>
          <w:sz w:val="24"/>
          <w:szCs w:val="24"/>
        </w:rPr>
        <w:t>4</w:t>
      </w:r>
      <w:r w:rsidR="00920761" w:rsidRPr="00747131">
        <w:rPr>
          <w:rFonts w:ascii="Times New Roman" w:hAnsi="Times New Roman" w:cs="Times New Roman"/>
          <w:sz w:val="24"/>
          <w:szCs w:val="24"/>
        </w:rPr>
        <w:t>41</w:t>
      </w:r>
      <w:r w:rsidR="00920761" w:rsidRPr="00747131">
        <w:rPr>
          <w:rFonts w:ascii="Times New Roman" w:hAnsi="Times New Roman" w:cs="Times New Roman" w:hint="eastAsia"/>
          <w:sz w:val="24"/>
          <w:szCs w:val="24"/>
        </w:rPr>
        <w:t>可以自动消失。</w:t>
      </w:r>
    </w:p>
    <w:p w14:paraId="04DA7248" w14:textId="1D9299FC" w:rsidR="005E482F" w:rsidRPr="00747131" w:rsidRDefault="00112B59" w:rsidP="006636CA">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如</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4A</w:t>
      </w:r>
      <w:r w:rsidR="00AB69AD" w:rsidRPr="00747131">
        <w:rPr>
          <w:rFonts w:ascii="Times New Roman" w:hAnsi="Times New Roman" w:cs="Times New Roman"/>
          <w:sz w:val="24"/>
          <w:szCs w:val="24"/>
        </w:rPr>
        <w:t xml:space="preserve"> </w:t>
      </w:r>
      <w:r w:rsidRPr="00747131">
        <w:rPr>
          <w:rFonts w:ascii="Times New Roman" w:hAnsi="Times New Roman" w:cs="Times New Roman"/>
          <w:sz w:val="24"/>
          <w:szCs w:val="24"/>
        </w:rPr>
        <w:t>-</w:t>
      </w:r>
      <w:r w:rsidR="007712F3" w:rsidRPr="00747131">
        <w:rPr>
          <w:rFonts w:ascii="Times New Roman" w:hAnsi="Times New Roman" w:cs="Times New Roman" w:hint="eastAsia"/>
          <w:sz w:val="24"/>
          <w:szCs w:val="24"/>
        </w:rPr>
        <w:t>图</w:t>
      </w:r>
      <w:r w:rsidR="007712F3" w:rsidRPr="00747131">
        <w:rPr>
          <w:rFonts w:ascii="Times New Roman" w:hAnsi="Times New Roman" w:cs="Times New Roman" w:hint="eastAsia"/>
          <w:sz w:val="24"/>
          <w:szCs w:val="24"/>
        </w:rPr>
        <w:t>4H</w:t>
      </w:r>
      <w:r w:rsidRPr="00747131">
        <w:rPr>
          <w:rFonts w:ascii="Times New Roman" w:hAnsi="Times New Roman" w:cs="Times New Roman" w:hint="eastAsia"/>
          <w:sz w:val="24"/>
          <w:szCs w:val="24"/>
        </w:rPr>
        <w:t>所示实施例，以</w:t>
      </w:r>
      <w:r w:rsidR="006E1C0A" w:rsidRPr="00747131">
        <w:rPr>
          <w:rFonts w:ascii="Times New Roman" w:hAnsi="Times New Roman" w:cs="Times New Roman" w:hint="eastAsia"/>
          <w:sz w:val="24"/>
          <w:szCs w:val="24"/>
        </w:rPr>
        <w:t>用户查询</w:t>
      </w:r>
      <w:r w:rsidRPr="00747131">
        <w:rPr>
          <w:rFonts w:ascii="Times New Roman" w:hAnsi="Times New Roman" w:cs="Times New Roman" w:hint="eastAsia"/>
          <w:sz w:val="24"/>
          <w:szCs w:val="24"/>
        </w:rPr>
        <w:t>为“帮我在</w:t>
      </w:r>
      <w:r w:rsidRPr="00747131">
        <w:rPr>
          <w:rFonts w:ascii="Times New Roman" w:hAnsi="Times New Roman" w:cs="Times New Roman"/>
          <w:sz w:val="24"/>
          <w:szCs w:val="24"/>
        </w:rPr>
        <w:t>AA</w:t>
      </w:r>
      <w:r w:rsidRPr="00747131">
        <w:rPr>
          <w:rFonts w:ascii="Times New Roman" w:hAnsi="Times New Roman" w:cs="Times New Roman" w:hint="eastAsia"/>
          <w:sz w:val="24"/>
          <w:szCs w:val="24"/>
        </w:rPr>
        <w:t>的购物车里添加一件</w:t>
      </w:r>
      <w:r w:rsidRPr="00747131">
        <w:rPr>
          <w:rFonts w:ascii="Times New Roman" w:hAnsi="Times New Roman" w:cs="Times New Roman" w:hint="eastAsia"/>
          <w:sz w:val="24"/>
          <w:szCs w:val="24"/>
        </w:rPr>
        <w:t>Y</w:t>
      </w:r>
      <w:r w:rsidRPr="00747131">
        <w:rPr>
          <w:rFonts w:ascii="Times New Roman" w:hAnsi="Times New Roman" w:cs="Times New Roman"/>
          <w:sz w:val="24"/>
          <w:szCs w:val="24"/>
        </w:rPr>
        <w:t xml:space="preserve">Y </w:t>
      </w:r>
      <w:r w:rsidRPr="00747131">
        <w:rPr>
          <w:rFonts w:ascii="Times New Roman" w:hAnsi="Times New Roman" w:cs="Times New Roman" w:hint="eastAsia"/>
          <w:sz w:val="24"/>
          <w:szCs w:val="24"/>
        </w:rPr>
        <w:t>t</w:t>
      </w:r>
      <w:r w:rsidRPr="00747131">
        <w:rPr>
          <w:rFonts w:ascii="Times New Roman" w:hAnsi="Times New Roman" w:cs="Times New Roman" w:hint="eastAsia"/>
          <w:sz w:val="24"/>
          <w:szCs w:val="24"/>
        </w:rPr>
        <w:t>恤地址选为</w:t>
      </w:r>
      <w:r w:rsidRPr="00747131">
        <w:rPr>
          <w:rFonts w:ascii="Times New Roman" w:hAnsi="Times New Roman" w:cs="Times New Roman" w:hint="eastAsia"/>
          <w:sz w:val="24"/>
          <w:szCs w:val="24"/>
        </w:rPr>
        <w:t>x</w:t>
      </w:r>
      <w:r w:rsidRPr="00747131">
        <w:rPr>
          <w:rFonts w:ascii="Times New Roman" w:hAnsi="Times New Roman" w:cs="Times New Roman"/>
          <w:sz w:val="24"/>
          <w:szCs w:val="24"/>
        </w:rPr>
        <w:t>xxx0</w:t>
      </w:r>
      <w:r w:rsidRPr="00747131">
        <w:rPr>
          <w:rFonts w:ascii="Times New Roman" w:hAnsi="Times New Roman" w:cs="Times New Roman" w:hint="eastAsia"/>
          <w:sz w:val="24"/>
          <w:szCs w:val="24"/>
        </w:rPr>
        <w:t>”，智能</w:t>
      </w:r>
      <w:r w:rsidR="005F5110" w:rsidRPr="00747131">
        <w:rPr>
          <w:rFonts w:ascii="Times New Roman" w:hAnsi="Times New Roman" w:cs="Times New Roman" w:hint="eastAsia"/>
          <w:sz w:val="24"/>
          <w:szCs w:val="24"/>
        </w:rPr>
        <w:t>体</w:t>
      </w:r>
      <w:r w:rsidRPr="00747131">
        <w:rPr>
          <w:rFonts w:ascii="Times New Roman" w:hAnsi="Times New Roman" w:cs="Times New Roman" w:hint="eastAsia"/>
          <w:sz w:val="24"/>
          <w:szCs w:val="24"/>
        </w:rPr>
        <w:t>为优</w:t>
      </w:r>
      <w:proofErr w:type="gramStart"/>
      <w:r w:rsidRPr="00747131">
        <w:rPr>
          <w:rFonts w:ascii="Times New Roman" w:hAnsi="Times New Roman" w:cs="Times New Roman" w:hint="eastAsia"/>
          <w:sz w:val="24"/>
          <w:szCs w:val="24"/>
        </w:rPr>
        <w:t>优</w:t>
      </w:r>
      <w:proofErr w:type="gramEnd"/>
      <w:r w:rsidRPr="00747131">
        <w:rPr>
          <w:rFonts w:ascii="Times New Roman" w:hAnsi="Times New Roman" w:cs="Times New Roman" w:hint="eastAsia"/>
          <w:sz w:val="24"/>
          <w:szCs w:val="24"/>
        </w:rPr>
        <w:t>（</w:t>
      </w:r>
      <w:r w:rsidRPr="00747131">
        <w:rPr>
          <w:rFonts w:ascii="Times New Roman" w:hAnsi="Times New Roman" w:cs="Times New Roman" w:hint="eastAsia"/>
          <w:sz w:val="24"/>
          <w:szCs w:val="24"/>
        </w:rPr>
        <w:t>Y</w:t>
      </w:r>
      <w:r w:rsidRPr="00747131">
        <w:rPr>
          <w:rFonts w:ascii="Times New Roman" w:hAnsi="Times New Roman" w:cs="Times New Roman"/>
          <w:sz w:val="24"/>
          <w:szCs w:val="24"/>
        </w:rPr>
        <w:t>OYO</w:t>
      </w:r>
      <w:r w:rsidRPr="00747131">
        <w:rPr>
          <w:rFonts w:ascii="Times New Roman" w:hAnsi="Times New Roman" w:cs="Times New Roman" w:hint="eastAsia"/>
          <w:sz w:val="24"/>
          <w:szCs w:val="24"/>
        </w:rPr>
        <w:t>）助手为例，在</w:t>
      </w:r>
      <w:r w:rsidR="0010153B" w:rsidRPr="00747131">
        <w:rPr>
          <w:rFonts w:ascii="Times New Roman" w:hAnsi="Times New Roman" w:cs="Times New Roman" w:hint="eastAsia"/>
          <w:sz w:val="24"/>
          <w:szCs w:val="24"/>
        </w:rPr>
        <w:t>Y</w:t>
      </w:r>
      <w:r w:rsidR="0010153B" w:rsidRPr="00747131">
        <w:rPr>
          <w:rFonts w:ascii="Times New Roman" w:hAnsi="Times New Roman" w:cs="Times New Roman"/>
          <w:sz w:val="24"/>
          <w:szCs w:val="24"/>
        </w:rPr>
        <w:t>OYO</w:t>
      </w:r>
      <w:r w:rsidR="0010153B" w:rsidRPr="00747131">
        <w:rPr>
          <w:rFonts w:ascii="Times New Roman" w:hAnsi="Times New Roman" w:cs="Times New Roman" w:hint="eastAsia"/>
          <w:sz w:val="24"/>
          <w:szCs w:val="24"/>
        </w:rPr>
        <w:t>助手</w:t>
      </w:r>
      <w:r w:rsidRPr="00747131">
        <w:rPr>
          <w:rFonts w:ascii="Times New Roman" w:hAnsi="Times New Roman" w:cs="Times New Roman" w:hint="eastAsia"/>
          <w:sz w:val="24"/>
          <w:szCs w:val="24"/>
        </w:rPr>
        <w:t>获取</w:t>
      </w:r>
      <w:r w:rsidR="006E1C0A" w:rsidRPr="00747131">
        <w:rPr>
          <w:rFonts w:ascii="Times New Roman" w:hAnsi="Times New Roman" w:cs="Times New Roman" w:hint="eastAsia"/>
          <w:sz w:val="24"/>
          <w:szCs w:val="24"/>
        </w:rPr>
        <w:t>用户查询</w:t>
      </w:r>
      <w:r w:rsidR="0010153B" w:rsidRPr="00747131">
        <w:rPr>
          <w:rFonts w:ascii="Times New Roman" w:hAnsi="Times New Roman" w:cs="Times New Roman" w:hint="eastAsia"/>
          <w:sz w:val="24"/>
          <w:szCs w:val="24"/>
        </w:rPr>
        <w:t>的情况下，</w:t>
      </w:r>
      <w:r w:rsidR="0010153B" w:rsidRPr="00747131">
        <w:rPr>
          <w:rFonts w:ascii="Times New Roman" w:hAnsi="Times New Roman" w:cs="Times New Roman" w:hint="eastAsia"/>
          <w:sz w:val="24"/>
          <w:szCs w:val="24"/>
        </w:rPr>
        <w:t>Y</w:t>
      </w:r>
      <w:r w:rsidR="0010153B" w:rsidRPr="00747131">
        <w:rPr>
          <w:rFonts w:ascii="Times New Roman" w:hAnsi="Times New Roman" w:cs="Times New Roman"/>
          <w:sz w:val="24"/>
          <w:szCs w:val="24"/>
        </w:rPr>
        <w:t>OYO</w:t>
      </w:r>
      <w:r w:rsidR="0010153B" w:rsidRPr="00747131">
        <w:rPr>
          <w:rFonts w:ascii="Times New Roman" w:hAnsi="Times New Roman" w:cs="Times New Roman" w:hint="eastAsia"/>
          <w:sz w:val="24"/>
          <w:szCs w:val="24"/>
        </w:rPr>
        <w:t>助手可以</w:t>
      </w:r>
      <w:r w:rsidR="00CB4A14" w:rsidRPr="00747131">
        <w:rPr>
          <w:rFonts w:ascii="Times New Roman" w:hAnsi="Times New Roman" w:cs="Times New Roman" w:hint="eastAsia"/>
          <w:sz w:val="24"/>
          <w:szCs w:val="24"/>
        </w:rPr>
        <w:t>自动</w:t>
      </w:r>
      <w:r w:rsidR="0010153B" w:rsidRPr="00747131">
        <w:rPr>
          <w:rFonts w:ascii="Times New Roman" w:hAnsi="Times New Roman" w:cs="Times New Roman" w:hint="eastAsia"/>
          <w:sz w:val="24"/>
          <w:szCs w:val="24"/>
        </w:rPr>
        <w:t>执行</w:t>
      </w:r>
      <w:r w:rsidR="006E1C0A" w:rsidRPr="00747131">
        <w:rPr>
          <w:rFonts w:ascii="Times New Roman" w:hAnsi="Times New Roman" w:cs="Times New Roman" w:hint="eastAsia"/>
          <w:sz w:val="24"/>
          <w:szCs w:val="24"/>
        </w:rPr>
        <w:t>用户查询</w:t>
      </w:r>
      <w:r w:rsidR="0010153B" w:rsidRPr="00747131">
        <w:rPr>
          <w:rFonts w:ascii="Times New Roman" w:hAnsi="Times New Roman" w:cs="Times New Roman" w:hint="eastAsia"/>
          <w:sz w:val="24"/>
          <w:szCs w:val="24"/>
        </w:rPr>
        <w:t>对应的如下任务或操作：启动</w:t>
      </w:r>
      <w:r w:rsidR="0010153B" w:rsidRPr="00747131">
        <w:rPr>
          <w:rFonts w:ascii="Times New Roman" w:hAnsi="Times New Roman" w:cs="Times New Roman" w:hint="eastAsia"/>
          <w:sz w:val="24"/>
          <w:szCs w:val="24"/>
        </w:rPr>
        <w:t>A</w:t>
      </w:r>
      <w:r w:rsidR="0010153B" w:rsidRPr="00747131">
        <w:rPr>
          <w:rFonts w:ascii="Times New Roman" w:hAnsi="Times New Roman" w:cs="Times New Roman"/>
          <w:sz w:val="24"/>
          <w:szCs w:val="24"/>
        </w:rPr>
        <w:t>A</w:t>
      </w:r>
      <w:r w:rsidR="0010153B" w:rsidRPr="00747131">
        <w:rPr>
          <w:rFonts w:ascii="Times New Roman" w:hAnsi="Times New Roman" w:cs="Times New Roman" w:hint="eastAsia"/>
          <w:sz w:val="24"/>
          <w:szCs w:val="24"/>
        </w:rPr>
        <w:t>应用、</w:t>
      </w:r>
      <w:r w:rsidR="0010153B" w:rsidRPr="00747131">
        <w:rPr>
          <w:rFonts w:ascii="宋体" w:eastAsia="宋体" w:cs="宋体" w:hint="eastAsia"/>
          <w:color w:val="000000"/>
          <w:kern w:val="0"/>
          <w:sz w:val="24"/>
          <w:szCs w:val="24"/>
          <w:lang w:val="zh-CN"/>
        </w:rPr>
        <w:t>点击搜索框并输入商品信息、提示用户接管任务以选择商品、提示用户选择目标商品、</w:t>
      </w:r>
      <w:r w:rsidR="00BB46C2" w:rsidRPr="00747131">
        <w:rPr>
          <w:rFonts w:ascii="Times New Roman" w:hAnsi="Times New Roman" w:cs="Times New Roman" w:hint="eastAsia"/>
          <w:sz w:val="24"/>
          <w:szCs w:val="24"/>
        </w:rPr>
        <w:t>执行表示点击表示逛店铺的控件的任务、</w:t>
      </w:r>
      <w:r w:rsidR="00545048" w:rsidRPr="00747131">
        <w:rPr>
          <w:rFonts w:ascii="Times New Roman" w:hAnsi="Times New Roman" w:cs="Times New Roman" w:hint="eastAsia"/>
          <w:sz w:val="24"/>
          <w:szCs w:val="24"/>
        </w:rPr>
        <w:t>点击加入购物车、将收货地址选择为</w:t>
      </w:r>
      <w:r w:rsidR="006E1C0A" w:rsidRPr="00747131">
        <w:rPr>
          <w:rFonts w:ascii="Times New Roman" w:hAnsi="Times New Roman" w:cs="Times New Roman" w:hint="eastAsia"/>
          <w:sz w:val="24"/>
          <w:szCs w:val="24"/>
        </w:rPr>
        <w:t>用户查询</w:t>
      </w:r>
      <w:r w:rsidR="00545048" w:rsidRPr="00747131">
        <w:rPr>
          <w:rFonts w:ascii="Times New Roman" w:hAnsi="Times New Roman" w:cs="Times New Roman" w:hint="eastAsia"/>
          <w:sz w:val="24"/>
          <w:szCs w:val="24"/>
        </w:rPr>
        <w:t>中的地址、</w:t>
      </w:r>
      <w:r w:rsidR="00545048" w:rsidRPr="00747131">
        <w:rPr>
          <w:rFonts w:ascii="宋体" w:eastAsia="宋体" w:cs="宋体" w:hint="eastAsia"/>
          <w:color w:val="000000"/>
          <w:kern w:val="0"/>
          <w:sz w:val="24"/>
          <w:szCs w:val="24"/>
          <w:lang w:val="zh-CN"/>
        </w:rPr>
        <w:t>提示用户接管任务和将用户选择的商品加入购物车。这样，实现自动执行</w:t>
      </w:r>
      <w:r w:rsidR="006E1C0A" w:rsidRPr="00747131">
        <w:rPr>
          <w:rFonts w:ascii="宋体" w:eastAsia="宋体" w:cs="宋体" w:hint="eastAsia"/>
          <w:color w:val="000000"/>
          <w:kern w:val="0"/>
          <w:sz w:val="24"/>
          <w:szCs w:val="24"/>
          <w:lang w:val="zh-CN"/>
        </w:rPr>
        <w:t>用户查询</w:t>
      </w:r>
      <w:r w:rsidR="00545048" w:rsidRPr="00747131">
        <w:rPr>
          <w:rFonts w:ascii="宋体" w:eastAsia="宋体" w:cs="宋体" w:hint="eastAsia"/>
          <w:color w:val="000000"/>
          <w:kern w:val="0"/>
          <w:sz w:val="24"/>
          <w:szCs w:val="24"/>
          <w:lang w:val="zh-CN"/>
        </w:rPr>
        <w:t>对应的任务或操作，在Y</w:t>
      </w:r>
      <w:r w:rsidR="00545048" w:rsidRPr="00747131">
        <w:rPr>
          <w:rFonts w:ascii="宋体" w:eastAsia="宋体" w:cs="宋体"/>
          <w:color w:val="000000"/>
          <w:kern w:val="0"/>
          <w:sz w:val="24"/>
          <w:szCs w:val="24"/>
          <w:lang w:val="zh-CN"/>
        </w:rPr>
        <w:t>OYO</w:t>
      </w:r>
      <w:r w:rsidR="00545048" w:rsidRPr="00747131">
        <w:rPr>
          <w:rFonts w:ascii="宋体" w:eastAsia="宋体" w:cs="宋体" w:hint="eastAsia"/>
          <w:color w:val="000000"/>
          <w:kern w:val="0"/>
          <w:sz w:val="24"/>
          <w:szCs w:val="24"/>
          <w:lang w:val="zh-CN"/>
        </w:rPr>
        <w:t>助手自动执行任务过程中，用户仅需在</w:t>
      </w:r>
      <w:r w:rsidR="0010153B" w:rsidRPr="00747131">
        <w:rPr>
          <w:rFonts w:ascii="Times New Roman" w:hAnsi="Times New Roman" w:cs="Times New Roman" w:hint="eastAsia"/>
          <w:sz w:val="24"/>
          <w:szCs w:val="24"/>
        </w:rPr>
        <w:t>提示用户接管任务的情况下，点击店铺</w:t>
      </w:r>
      <w:r w:rsidR="00545048" w:rsidRPr="00747131">
        <w:rPr>
          <w:rFonts w:ascii="Times New Roman" w:hAnsi="Times New Roman" w:cs="Times New Roman" w:hint="eastAsia"/>
          <w:sz w:val="24"/>
          <w:szCs w:val="24"/>
        </w:rPr>
        <w:t>或进行选择商品的</w:t>
      </w:r>
      <w:r w:rsidR="006E1C0A" w:rsidRPr="00747131">
        <w:rPr>
          <w:rFonts w:ascii="Times New Roman" w:hAnsi="Times New Roman" w:cs="Times New Roman" w:hint="eastAsia"/>
          <w:sz w:val="24"/>
          <w:szCs w:val="24"/>
        </w:rPr>
        <w:t>任务</w:t>
      </w:r>
      <w:r w:rsidR="00545048" w:rsidRPr="00747131">
        <w:rPr>
          <w:rFonts w:ascii="Times New Roman" w:hAnsi="Times New Roman" w:cs="Times New Roman" w:hint="eastAsia"/>
          <w:sz w:val="24"/>
          <w:szCs w:val="24"/>
        </w:rPr>
        <w:t>，减少了用户在</w:t>
      </w:r>
      <w:r w:rsidR="00320CE2" w:rsidRPr="00747131">
        <w:rPr>
          <w:rFonts w:ascii="Times New Roman" w:hAnsi="Times New Roman" w:cs="Times New Roman" w:hint="eastAsia"/>
          <w:sz w:val="24"/>
          <w:szCs w:val="24"/>
        </w:rPr>
        <w:t>终端设备</w:t>
      </w:r>
      <w:r w:rsidR="00545048" w:rsidRPr="00747131">
        <w:rPr>
          <w:rFonts w:ascii="Times New Roman" w:hAnsi="Times New Roman" w:cs="Times New Roman" w:hint="eastAsia"/>
          <w:sz w:val="24"/>
          <w:szCs w:val="24"/>
        </w:rPr>
        <w:t>上手动操作的动作，可以提升用户体验。</w:t>
      </w:r>
    </w:p>
    <w:p w14:paraId="7B059773" w14:textId="10FD620B" w:rsidR="001E2CF6" w:rsidRPr="00747131" w:rsidRDefault="001E2CF6" w:rsidP="001E2CF6">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示例性地，以</w:t>
      </w:r>
      <w:r w:rsidRPr="00747131">
        <w:rPr>
          <w:rFonts w:ascii="Times New Roman" w:hAnsi="Times New Roman" w:cs="Times New Roman"/>
          <w:sz w:val="24"/>
          <w:szCs w:val="24"/>
        </w:rPr>
        <w:t>智能代理应用</w:t>
      </w:r>
      <w:r w:rsidRPr="00747131">
        <w:rPr>
          <w:rFonts w:ascii="Times New Roman" w:hAnsi="Times New Roman" w:cs="Times New Roman" w:hint="eastAsia"/>
          <w:sz w:val="24"/>
          <w:szCs w:val="24"/>
        </w:rPr>
        <w:t>为</w:t>
      </w:r>
      <w:r w:rsidRPr="00747131">
        <w:rPr>
          <w:rFonts w:ascii="Times New Roman" w:hAnsi="Times New Roman" w:cs="Times New Roman"/>
          <w:sz w:val="24"/>
          <w:szCs w:val="24"/>
        </w:rPr>
        <w:t>智能助手</w:t>
      </w:r>
      <w:r w:rsidRPr="00747131">
        <w:rPr>
          <w:rFonts w:ascii="Times New Roman" w:hAnsi="Times New Roman" w:cs="Times New Roman" w:hint="eastAsia"/>
          <w:sz w:val="24"/>
          <w:szCs w:val="24"/>
        </w:rPr>
        <w:t>，用户输入的请求为“帮我在</w:t>
      </w:r>
      <w:r w:rsidRPr="00747131">
        <w:rPr>
          <w:rFonts w:ascii="Times New Roman" w:hAnsi="Times New Roman" w:cs="Times New Roman" w:hint="eastAsia"/>
          <w:sz w:val="24"/>
          <w:szCs w:val="24"/>
        </w:rPr>
        <w:t>C</w:t>
      </w:r>
      <w:r w:rsidRPr="00747131">
        <w:rPr>
          <w:rFonts w:ascii="Times New Roman" w:hAnsi="Times New Roman" w:cs="Times New Roman"/>
          <w:sz w:val="24"/>
          <w:szCs w:val="24"/>
        </w:rPr>
        <w:t>C</w:t>
      </w:r>
      <w:r w:rsidRPr="00747131">
        <w:rPr>
          <w:rFonts w:ascii="Times New Roman" w:hAnsi="Times New Roman" w:cs="Times New Roman" w:hint="eastAsia"/>
          <w:sz w:val="24"/>
          <w:szCs w:val="24"/>
        </w:rPr>
        <w:t>给买的纸巾评价说非常好会回购”为例，</w:t>
      </w:r>
      <w:r w:rsidRPr="00747131">
        <w:rPr>
          <w:rFonts w:ascii="Times New Roman" w:hAnsi="Times New Roman" w:cs="Times New Roman" w:hint="eastAsia"/>
          <w:sz w:val="24"/>
          <w:szCs w:val="24"/>
        </w:rPr>
        <w:t>C</w:t>
      </w:r>
      <w:r w:rsidRPr="00747131">
        <w:rPr>
          <w:rFonts w:ascii="Times New Roman" w:hAnsi="Times New Roman" w:cs="Times New Roman"/>
          <w:sz w:val="24"/>
          <w:szCs w:val="24"/>
        </w:rPr>
        <w:t>C</w:t>
      </w:r>
      <w:r w:rsidRPr="00747131">
        <w:rPr>
          <w:rFonts w:ascii="Times New Roman" w:hAnsi="Times New Roman" w:cs="Times New Roman" w:hint="eastAsia"/>
          <w:sz w:val="24"/>
          <w:szCs w:val="24"/>
        </w:rPr>
        <w:t>可以为购物应用（</w:t>
      </w:r>
      <w:r w:rsidRPr="00747131">
        <w:rPr>
          <w:rFonts w:ascii="Times New Roman" w:hAnsi="Times New Roman" w:cs="Times New Roman"/>
          <w:sz w:val="24"/>
          <w:szCs w:val="24"/>
        </w:rPr>
        <w:t>application</w:t>
      </w:r>
      <w:r w:rsidRPr="00747131">
        <w:rPr>
          <w:rFonts w:ascii="Times New Roman" w:hAnsi="Times New Roman" w:cs="Times New Roman"/>
          <w:sz w:val="24"/>
          <w:szCs w:val="24"/>
        </w:rPr>
        <w:t>，</w:t>
      </w:r>
      <w:r w:rsidRPr="00747131">
        <w:rPr>
          <w:rFonts w:ascii="Times New Roman" w:hAnsi="Times New Roman" w:cs="Times New Roman"/>
          <w:sz w:val="24"/>
          <w:szCs w:val="24"/>
        </w:rPr>
        <w:t>App</w:t>
      </w:r>
      <w:r w:rsidRPr="00747131">
        <w:rPr>
          <w:rFonts w:ascii="Times New Roman" w:hAnsi="Times New Roman" w:cs="Times New Roman" w:hint="eastAsia"/>
          <w:sz w:val="24"/>
          <w:szCs w:val="24"/>
        </w:rPr>
        <w:t>）。用户可以启动终端设备上的智能助手，并语音输入“帮我在</w:t>
      </w:r>
      <w:r w:rsidRPr="00747131">
        <w:rPr>
          <w:rFonts w:ascii="Times New Roman" w:hAnsi="Times New Roman" w:cs="Times New Roman" w:hint="eastAsia"/>
          <w:sz w:val="24"/>
          <w:szCs w:val="24"/>
        </w:rPr>
        <w:t>C</w:t>
      </w:r>
      <w:r w:rsidRPr="00747131">
        <w:rPr>
          <w:rFonts w:ascii="Times New Roman" w:hAnsi="Times New Roman" w:cs="Times New Roman"/>
          <w:sz w:val="24"/>
          <w:szCs w:val="24"/>
        </w:rPr>
        <w:t>C</w:t>
      </w:r>
      <w:r w:rsidRPr="00747131">
        <w:rPr>
          <w:rFonts w:ascii="Times New Roman" w:hAnsi="Times New Roman" w:cs="Times New Roman" w:hint="eastAsia"/>
          <w:sz w:val="24"/>
          <w:szCs w:val="24"/>
        </w:rPr>
        <w:t>给买的纸巾评价说非常好会回购”。响应于用户的语音输入，智能助手可以启动终端设备上的</w:t>
      </w:r>
      <w:r w:rsidRPr="00747131">
        <w:rPr>
          <w:rFonts w:ascii="Times New Roman" w:hAnsi="Times New Roman" w:cs="Times New Roman" w:hint="eastAsia"/>
          <w:sz w:val="24"/>
          <w:szCs w:val="24"/>
        </w:rPr>
        <w:t>C</w:t>
      </w:r>
      <w:r w:rsidRPr="00747131">
        <w:rPr>
          <w:rFonts w:ascii="Times New Roman" w:hAnsi="Times New Roman" w:cs="Times New Roman"/>
          <w:sz w:val="24"/>
          <w:szCs w:val="24"/>
        </w:rPr>
        <w:t>C</w:t>
      </w:r>
      <w:r w:rsidRPr="00747131">
        <w:rPr>
          <w:rFonts w:ascii="Times New Roman" w:hAnsi="Times New Roman" w:cs="Times New Roman" w:hint="eastAsia"/>
          <w:sz w:val="24"/>
          <w:szCs w:val="24"/>
        </w:rPr>
        <w:t>应用。终端设备可以显示</w:t>
      </w:r>
      <w:r w:rsidRPr="00747131">
        <w:rPr>
          <w:rFonts w:ascii="Times New Roman" w:hAnsi="Times New Roman" w:cs="Times New Roman" w:hint="eastAsia"/>
          <w:sz w:val="24"/>
          <w:szCs w:val="24"/>
        </w:rPr>
        <w:t>C</w:t>
      </w:r>
      <w:r w:rsidRPr="00747131">
        <w:rPr>
          <w:rFonts w:ascii="Times New Roman" w:hAnsi="Times New Roman" w:cs="Times New Roman"/>
          <w:sz w:val="24"/>
          <w:szCs w:val="24"/>
        </w:rPr>
        <w:t>C</w:t>
      </w:r>
      <w:r w:rsidRPr="00747131">
        <w:rPr>
          <w:rFonts w:ascii="Times New Roman" w:hAnsi="Times New Roman" w:cs="Times New Roman" w:hint="eastAsia"/>
          <w:sz w:val="24"/>
          <w:szCs w:val="24"/>
        </w:rPr>
        <w:t>应用的页面。</w:t>
      </w:r>
      <w:r w:rsidRPr="00747131">
        <w:rPr>
          <w:rFonts w:ascii="Times New Roman" w:hAnsi="Times New Roman" w:cs="Times New Roman" w:hint="eastAsia"/>
          <w:sz w:val="24"/>
          <w:szCs w:val="24"/>
        </w:rPr>
        <w:t>C</w:t>
      </w:r>
      <w:r w:rsidRPr="00747131">
        <w:rPr>
          <w:rFonts w:ascii="Times New Roman" w:hAnsi="Times New Roman" w:cs="Times New Roman"/>
          <w:sz w:val="24"/>
          <w:szCs w:val="24"/>
        </w:rPr>
        <w:t>C</w:t>
      </w:r>
      <w:r w:rsidRPr="00747131">
        <w:rPr>
          <w:rFonts w:ascii="Times New Roman" w:hAnsi="Times New Roman" w:cs="Times New Roman" w:hint="eastAsia"/>
          <w:sz w:val="24"/>
          <w:szCs w:val="24"/>
        </w:rPr>
        <w:t>应用的页面可以包括表示我的控件。智能助手可以执行点击表示我的控件的操作。终端设备可以显示包含表示我的订单的控件。智能助手可以执行点击表示我的订单的控件。终端设备可以显示包含搜索框和表示搜索的控件。智能助手可以在搜索框输入“纸巾”，并执行点击表示搜索的控件的操作。终端设备可以显示包含至少一个纸巾订单的页面。智能助手可以控制终端设备播放和</w:t>
      </w:r>
      <w:r w:rsidRPr="00747131">
        <w:rPr>
          <w:rFonts w:ascii="Times New Roman" w:hAnsi="Times New Roman" w:cs="Times New Roman" w:hint="eastAsia"/>
          <w:sz w:val="24"/>
          <w:szCs w:val="24"/>
        </w:rPr>
        <w:t>/</w:t>
      </w:r>
      <w:r w:rsidRPr="00747131">
        <w:rPr>
          <w:rFonts w:ascii="Times New Roman" w:hAnsi="Times New Roman" w:cs="Times New Roman" w:hint="eastAsia"/>
          <w:sz w:val="24"/>
          <w:szCs w:val="24"/>
        </w:rPr>
        <w:t>或显示用于提示选择订单的信息。用户可以点击终端设备显示的至少一个纸巾订单中的一个订单。</w:t>
      </w:r>
      <w:r w:rsidRPr="00747131">
        <w:rPr>
          <w:rFonts w:ascii="Times New Roman" w:hAnsi="Times New Roman" w:cs="Times New Roman" w:hint="eastAsia"/>
          <w:sz w:val="24"/>
          <w:szCs w:val="24"/>
        </w:rPr>
        <w:lastRenderedPageBreak/>
        <w:t>响应于用户点击订单的操作，终端设备可以显示包含用户点击的订单和表示评价的控件。智能助手可以执行点击表示评价的控件的操作。终端设备可以显示包括对描述相符的星级评价的视图、对物流服务的星级评价的视图、对服务态度的星级评价的视图、评价文字输入框和表示发布的控件。智能助手可以执行对描述相符进行五星评价，对物流服务进行五星评价，对服务态度进行五星评价，在文字输入框输入“非常好，会回购”，并点击表示发布的控件的操作。智能助手可以控制终端设备显示用于提示</w:t>
      </w:r>
      <w:r w:rsidR="006E1C0A" w:rsidRPr="00747131">
        <w:rPr>
          <w:rFonts w:ascii="Times New Roman" w:hAnsi="Times New Roman" w:cs="Times New Roman" w:hint="eastAsia"/>
          <w:sz w:val="24"/>
          <w:szCs w:val="24"/>
        </w:rPr>
        <w:t>用户查询</w:t>
      </w:r>
      <w:r w:rsidRPr="00747131">
        <w:rPr>
          <w:rFonts w:ascii="Times New Roman" w:hAnsi="Times New Roman" w:cs="Times New Roman" w:hint="eastAsia"/>
          <w:sz w:val="24"/>
          <w:szCs w:val="24"/>
        </w:rPr>
        <w:t>对应</w:t>
      </w:r>
      <w:r w:rsidR="006E1C0A" w:rsidRPr="00747131">
        <w:rPr>
          <w:rFonts w:ascii="Times New Roman" w:hAnsi="Times New Roman" w:cs="Times New Roman" w:hint="eastAsia"/>
          <w:sz w:val="24"/>
          <w:szCs w:val="24"/>
        </w:rPr>
        <w:t>任务</w:t>
      </w:r>
      <w:r w:rsidRPr="00747131">
        <w:rPr>
          <w:rFonts w:ascii="Times New Roman" w:hAnsi="Times New Roman" w:cs="Times New Roman" w:hint="eastAsia"/>
          <w:sz w:val="24"/>
          <w:szCs w:val="24"/>
        </w:rPr>
        <w:t>执行完毕的信息。用于提示</w:t>
      </w:r>
      <w:r w:rsidR="006E1C0A" w:rsidRPr="00747131">
        <w:rPr>
          <w:rFonts w:ascii="Times New Roman" w:hAnsi="Times New Roman" w:cs="Times New Roman" w:hint="eastAsia"/>
          <w:sz w:val="24"/>
          <w:szCs w:val="24"/>
        </w:rPr>
        <w:t>用户查询</w:t>
      </w:r>
      <w:r w:rsidRPr="00747131">
        <w:rPr>
          <w:rFonts w:ascii="Times New Roman" w:hAnsi="Times New Roman" w:cs="Times New Roman" w:hint="eastAsia"/>
          <w:sz w:val="24"/>
          <w:szCs w:val="24"/>
        </w:rPr>
        <w:t>对应</w:t>
      </w:r>
      <w:r w:rsidR="006E1C0A" w:rsidRPr="00747131">
        <w:rPr>
          <w:rFonts w:ascii="Times New Roman" w:hAnsi="Times New Roman" w:cs="Times New Roman" w:hint="eastAsia"/>
          <w:sz w:val="24"/>
          <w:szCs w:val="24"/>
        </w:rPr>
        <w:t>任务</w:t>
      </w:r>
      <w:r w:rsidRPr="00747131">
        <w:rPr>
          <w:rFonts w:ascii="Times New Roman" w:hAnsi="Times New Roman" w:cs="Times New Roman" w:hint="eastAsia"/>
          <w:sz w:val="24"/>
          <w:szCs w:val="24"/>
        </w:rPr>
        <w:t>执行完毕的信息，例如文字“任务执行成功”。</w:t>
      </w:r>
    </w:p>
    <w:p w14:paraId="209023DF" w14:textId="268C1082" w:rsidR="001E2CF6" w:rsidRPr="00747131" w:rsidRDefault="001E2CF6" w:rsidP="001E2CF6">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这样，智能助手完成用户输入的请求“帮我在</w:t>
      </w:r>
      <w:r w:rsidRPr="00747131">
        <w:rPr>
          <w:rFonts w:ascii="Times New Roman" w:hAnsi="Times New Roman" w:cs="Times New Roman" w:hint="eastAsia"/>
          <w:sz w:val="24"/>
          <w:szCs w:val="24"/>
        </w:rPr>
        <w:t>C</w:t>
      </w:r>
      <w:r w:rsidRPr="00747131">
        <w:rPr>
          <w:rFonts w:ascii="Times New Roman" w:hAnsi="Times New Roman" w:cs="Times New Roman"/>
          <w:sz w:val="24"/>
          <w:szCs w:val="24"/>
        </w:rPr>
        <w:t>C</w:t>
      </w:r>
      <w:r w:rsidRPr="00747131">
        <w:rPr>
          <w:rFonts w:ascii="Times New Roman" w:hAnsi="Times New Roman" w:cs="Times New Roman" w:hint="eastAsia"/>
          <w:sz w:val="24"/>
          <w:szCs w:val="24"/>
        </w:rPr>
        <w:t>给买的纸巾评价说非常好会回购”对应的</w:t>
      </w:r>
      <w:r w:rsidR="006E1C0A" w:rsidRPr="00747131">
        <w:rPr>
          <w:rFonts w:ascii="Times New Roman" w:hAnsi="Times New Roman" w:cs="Times New Roman" w:hint="eastAsia"/>
          <w:sz w:val="24"/>
          <w:szCs w:val="24"/>
        </w:rPr>
        <w:t>任务</w:t>
      </w:r>
      <w:r w:rsidRPr="00747131">
        <w:rPr>
          <w:rFonts w:ascii="Times New Roman" w:hAnsi="Times New Roman" w:cs="Times New Roman" w:hint="eastAsia"/>
          <w:sz w:val="24"/>
          <w:szCs w:val="24"/>
        </w:rPr>
        <w:t>。在用户输入的请求“帮我在</w:t>
      </w:r>
      <w:r w:rsidRPr="00747131">
        <w:rPr>
          <w:rFonts w:ascii="Times New Roman" w:hAnsi="Times New Roman" w:cs="Times New Roman" w:hint="eastAsia"/>
          <w:sz w:val="24"/>
          <w:szCs w:val="24"/>
        </w:rPr>
        <w:t>C</w:t>
      </w:r>
      <w:r w:rsidRPr="00747131">
        <w:rPr>
          <w:rFonts w:ascii="Times New Roman" w:hAnsi="Times New Roman" w:cs="Times New Roman"/>
          <w:sz w:val="24"/>
          <w:szCs w:val="24"/>
        </w:rPr>
        <w:t>C</w:t>
      </w:r>
      <w:r w:rsidRPr="00747131">
        <w:rPr>
          <w:rFonts w:ascii="Times New Roman" w:hAnsi="Times New Roman" w:cs="Times New Roman" w:hint="eastAsia"/>
          <w:sz w:val="24"/>
          <w:szCs w:val="24"/>
        </w:rPr>
        <w:t>给买的纸巾评价说非常好会回购”对应的</w:t>
      </w:r>
      <w:r w:rsidR="006E1C0A" w:rsidRPr="00747131">
        <w:rPr>
          <w:rFonts w:ascii="Times New Roman" w:hAnsi="Times New Roman" w:cs="Times New Roman" w:hint="eastAsia"/>
          <w:sz w:val="24"/>
          <w:szCs w:val="24"/>
        </w:rPr>
        <w:t>任务</w:t>
      </w:r>
      <w:r w:rsidRPr="00747131">
        <w:rPr>
          <w:rFonts w:ascii="Times New Roman" w:hAnsi="Times New Roman" w:cs="Times New Roman" w:hint="eastAsia"/>
          <w:sz w:val="24"/>
          <w:szCs w:val="24"/>
        </w:rPr>
        <w:t>中，用户仅需点击终端设备显示的至少一个纸巾订单中的一个订单这一操作，其余操作</w:t>
      </w:r>
      <w:r w:rsidR="00DA398C" w:rsidRPr="00747131">
        <w:rPr>
          <w:rFonts w:ascii="Times New Roman" w:hAnsi="Times New Roman" w:cs="Times New Roman" w:hint="eastAsia"/>
          <w:sz w:val="24"/>
          <w:szCs w:val="24"/>
        </w:rPr>
        <w:t>（或任务）</w:t>
      </w:r>
      <w:r w:rsidRPr="00747131">
        <w:rPr>
          <w:rFonts w:ascii="Times New Roman" w:hAnsi="Times New Roman" w:cs="Times New Roman" w:hint="eastAsia"/>
          <w:sz w:val="24"/>
          <w:szCs w:val="24"/>
        </w:rPr>
        <w:t>均有智能助手自动执行，减少了用户在终端设备上手动执行</w:t>
      </w:r>
      <w:r w:rsidR="006E1C0A" w:rsidRPr="00747131">
        <w:rPr>
          <w:rFonts w:ascii="Times New Roman" w:hAnsi="Times New Roman" w:cs="Times New Roman" w:hint="eastAsia"/>
          <w:sz w:val="24"/>
          <w:szCs w:val="24"/>
        </w:rPr>
        <w:t>用户查询</w:t>
      </w:r>
      <w:r w:rsidRPr="00747131">
        <w:rPr>
          <w:rFonts w:ascii="Times New Roman" w:hAnsi="Times New Roman" w:cs="Times New Roman" w:hint="eastAsia"/>
          <w:sz w:val="24"/>
          <w:szCs w:val="24"/>
        </w:rPr>
        <w:t>对应操作的动作，可以提升用户对终端设备的使用体验感。</w:t>
      </w:r>
    </w:p>
    <w:p w14:paraId="1CCB38DC" w14:textId="311C02E3" w:rsidR="002D0D19" w:rsidRPr="00747131" w:rsidRDefault="00374E0E" w:rsidP="001E2CF6">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结合图</w:t>
      </w:r>
      <w:r w:rsidRPr="00747131">
        <w:rPr>
          <w:rFonts w:ascii="Times New Roman" w:hAnsi="Times New Roman" w:cs="Times New Roman" w:hint="eastAsia"/>
          <w:sz w:val="24"/>
          <w:szCs w:val="24"/>
        </w:rPr>
        <w:t>5</w:t>
      </w:r>
      <w:r w:rsidRPr="00747131">
        <w:rPr>
          <w:rFonts w:ascii="Times New Roman" w:hAnsi="Times New Roman" w:cs="Times New Roman" w:hint="eastAsia"/>
          <w:sz w:val="24"/>
          <w:szCs w:val="24"/>
        </w:rPr>
        <w:t>和图</w:t>
      </w:r>
      <w:r w:rsidRPr="00747131">
        <w:rPr>
          <w:rFonts w:ascii="Times New Roman" w:hAnsi="Times New Roman" w:cs="Times New Roman" w:hint="eastAsia"/>
          <w:sz w:val="24"/>
          <w:szCs w:val="24"/>
        </w:rPr>
        <w:t>6</w:t>
      </w:r>
      <w:r w:rsidRPr="00747131">
        <w:rPr>
          <w:rFonts w:ascii="Times New Roman" w:hAnsi="Times New Roman" w:cs="Times New Roman" w:hint="eastAsia"/>
          <w:sz w:val="24"/>
          <w:szCs w:val="24"/>
        </w:rPr>
        <w:t>，对本申请实施</w:t>
      </w:r>
      <w:proofErr w:type="gramStart"/>
      <w:r w:rsidRPr="00747131">
        <w:rPr>
          <w:rFonts w:ascii="Times New Roman" w:hAnsi="Times New Roman" w:cs="Times New Roman" w:hint="eastAsia"/>
          <w:sz w:val="24"/>
          <w:szCs w:val="24"/>
        </w:rPr>
        <w:t>例提供</w:t>
      </w:r>
      <w:proofErr w:type="gramEnd"/>
      <w:r w:rsidRPr="00747131">
        <w:rPr>
          <w:rFonts w:ascii="Times New Roman" w:hAnsi="Times New Roman" w:cs="Times New Roman" w:hint="eastAsia"/>
          <w:sz w:val="24"/>
          <w:szCs w:val="24"/>
        </w:rPr>
        <w:t>的</w:t>
      </w:r>
      <w:r w:rsidRPr="00747131">
        <w:rPr>
          <w:rFonts w:ascii="宋体" w:eastAsia="宋体" w:hAnsi="宋体" w:cs="宋体" w:hint="eastAsia"/>
          <w:kern w:val="0"/>
          <w:sz w:val="24"/>
          <w:szCs w:val="24"/>
        </w:rPr>
        <w:t>召回方法进行说明。</w:t>
      </w:r>
    </w:p>
    <w:p w14:paraId="0CA85F6F" w14:textId="6CE356BC" w:rsidR="002D0D19" w:rsidRPr="00747131" w:rsidRDefault="00F040EF" w:rsidP="001E2CF6">
      <w:pPr>
        <w:spacing w:line="360" w:lineRule="exact"/>
        <w:ind w:firstLineChars="200" w:firstLine="480"/>
        <w:rPr>
          <w:rFonts w:ascii="Times New Roman" w:hAnsi="Times New Roman" w:cs="Times New Roman"/>
          <w:sz w:val="24"/>
          <w:szCs w:val="24"/>
        </w:rPr>
      </w:pPr>
      <w:commentRangeStart w:id="26"/>
      <w:r w:rsidRPr="00747131">
        <w:rPr>
          <w:rFonts w:ascii="Times New Roman" w:hAnsi="Times New Roman" w:cs="Times New Roman" w:hint="eastAsia"/>
          <w:sz w:val="24"/>
          <w:szCs w:val="24"/>
        </w:rPr>
        <w:t>图</w:t>
      </w:r>
      <w:r w:rsidRPr="00747131">
        <w:rPr>
          <w:rFonts w:ascii="Times New Roman" w:hAnsi="Times New Roman" w:cs="Times New Roman" w:hint="eastAsia"/>
          <w:sz w:val="24"/>
          <w:szCs w:val="24"/>
        </w:rPr>
        <w:t>5</w:t>
      </w:r>
      <w:commentRangeEnd w:id="26"/>
      <w:r w:rsidR="00747131" w:rsidRPr="00747131">
        <w:rPr>
          <w:rStyle w:val="af1"/>
        </w:rPr>
        <w:commentReference w:id="26"/>
      </w:r>
      <w:r w:rsidRPr="00747131">
        <w:rPr>
          <w:rFonts w:ascii="Times New Roman" w:hAnsi="Times New Roman" w:cs="Times New Roman" w:hint="eastAsia"/>
          <w:sz w:val="24"/>
          <w:szCs w:val="24"/>
        </w:rPr>
        <w:t>示出了本申请实施</w:t>
      </w:r>
      <w:proofErr w:type="gramStart"/>
      <w:r w:rsidRPr="00747131">
        <w:rPr>
          <w:rFonts w:ascii="Times New Roman" w:hAnsi="Times New Roman" w:cs="Times New Roman" w:hint="eastAsia"/>
          <w:sz w:val="24"/>
          <w:szCs w:val="24"/>
        </w:rPr>
        <w:t>例提供</w:t>
      </w:r>
      <w:proofErr w:type="gramEnd"/>
      <w:r w:rsidRPr="00747131">
        <w:rPr>
          <w:rFonts w:ascii="Times New Roman" w:hAnsi="Times New Roman" w:cs="Times New Roman" w:hint="eastAsia"/>
          <w:sz w:val="24"/>
          <w:szCs w:val="24"/>
        </w:rPr>
        <w:t>的召回方法的一种流程示意图。</w:t>
      </w:r>
    </w:p>
    <w:p w14:paraId="688363D4" w14:textId="18AFF484" w:rsidR="00F040EF" w:rsidRPr="00747131" w:rsidRDefault="00F040EF" w:rsidP="001E2CF6">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如图</w:t>
      </w:r>
      <w:r w:rsidRPr="00747131">
        <w:rPr>
          <w:rFonts w:ascii="Times New Roman" w:hAnsi="Times New Roman" w:cs="Times New Roman" w:hint="eastAsia"/>
          <w:sz w:val="24"/>
          <w:szCs w:val="24"/>
        </w:rPr>
        <w:t>5</w:t>
      </w:r>
      <w:r w:rsidRPr="00747131">
        <w:rPr>
          <w:rFonts w:ascii="Times New Roman" w:hAnsi="Times New Roman" w:cs="Times New Roman" w:hint="eastAsia"/>
          <w:sz w:val="24"/>
          <w:szCs w:val="24"/>
        </w:rPr>
        <w:t>所示，本申请实施</w:t>
      </w:r>
      <w:proofErr w:type="gramStart"/>
      <w:r w:rsidRPr="00747131">
        <w:rPr>
          <w:rFonts w:ascii="Times New Roman" w:hAnsi="Times New Roman" w:cs="Times New Roman" w:hint="eastAsia"/>
          <w:sz w:val="24"/>
          <w:szCs w:val="24"/>
        </w:rPr>
        <w:t>例提供</w:t>
      </w:r>
      <w:proofErr w:type="gramEnd"/>
      <w:r w:rsidRPr="00747131">
        <w:rPr>
          <w:rFonts w:ascii="Times New Roman" w:hAnsi="Times New Roman" w:cs="Times New Roman" w:hint="eastAsia"/>
          <w:sz w:val="24"/>
          <w:szCs w:val="24"/>
        </w:rPr>
        <w:t>的召回方法可以包括：</w:t>
      </w:r>
    </w:p>
    <w:p w14:paraId="3144256D" w14:textId="3B328E9D" w:rsidR="00F040EF" w:rsidRPr="00747131" w:rsidRDefault="00F040EF" w:rsidP="001E2CF6">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S</w:t>
      </w:r>
      <w:r w:rsidRPr="00747131">
        <w:rPr>
          <w:rFonts w:ascii="Times New Roman" w:hAnsi="Times New Roman" w:cs="Times New Roman"/>
          <w:sz w:val="24"/>
          <w:szCs w:val="24"/>
        </w:rPr>
        <w:t>501</w:t>
      </w:r>
      <w:r w:rsidRPr="00747131">
        <w:rPr>
          <w:rFonts w:ascii="Times New Roman" w:hAnsi="Times New Roman" w:cs="Times New Roman" w:hint="eastAsia"/>
          <w:sz w:val="24"/>
          <w:szCs w:val="24"/>
        </w:rPr>
        <w:t>、</w:t>
      </w:r>
      <w:r w:rsidR="00327A35" w:rsidRPr="00747131">
        <w:rPr>
          <w:rFonts w:ascii="Times New Roman" w:hAnsi="Times New Roman" w:cs="Times New Roman" w:hint="eastAsia"/>
          <w:sz w:val="24"/>
          <w:szCs w:val="24"/>
        </w:rPr>
        <w:t>从数据集中提取所有唯一指令。</w:t>
      </w:r>
    </w:p>
    <w:p w14:paraId="09F71A06" w14:textId="27A2BD56" w:rsidR="00327A35" w:rsidRPr="00747131" w:rsidRDefault="00E427A6" w:rsidP="001E2CF6">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其中，</w:t>
      </w:r>
      <w:commentRangeStart w:id="27"/>
      <w:r w:rsidR="00CC7931" w:rsidRPr="00747131">
        <w:rPr>
          <w:rFonts w:ascii="Times New Roman" w:hAnsi="Times New Roman" w:cs="Times New Roman" w:hint="eastAsia"/>
          <w:sz w:val="24"/>
          <w:szCs w:val="24"/>
        </w:rPr>
        <w:t>数据集可以包括</w:t>
      </w:r>
      <w:r w:rsidR="001702C2" w:rsidRPr="00747131">
        <w:rPr>
          <w:rFonts w:ascii="Times New Roman" w:hAnsi="Times New Roman" w:cs="Times New Roman" w:hint="eastAsia"/>
          <w:sz w:val="24"/>
          <w:szCs w:val="24"/>
        </w:rPr>
        <w:t>训练数据和工具库。训练数据</w:t>
      </w:r>
      <w:r w:rsidR="0053637F" w:rsidRPr="00747131">
        <w:rPr>
          <w:rFonts w:ascii="Times New Roman" w:hAnsi="Times New Roman" w:cs="Times New Roman" w:hint="eastAsia"/>
          <w:sz w:val="24"/>
          <w:szCs w:val="24"/>
        </w:rPr>
        <w:t>可以</w:t>
      </w:r>
      <w:r w:rsidR="001702C2" w:rsidRPr="00747131">
        <w:rPr>
          <w:rFonts w:ascii="Times New Roman" w:hAnsi="Times New Roman" w:cs="Times New Roman" w:hint="eastAsia"/>
          <w:sz w:val="24"/>
          <w:szCs w:val="24"/>
        </w:rPr>
        <w:t>包括</w:t>
      </w:r>
      <w:r w:rsidR="00CC7931" w:rsidRPr="00747131">
        <w:rPr>
          <w:rFonts w:ascii="Times New Roman" w:hAnsi="Times New Roman" w:cs="Times New Roman" w:hint="eastAsia"/>
          <w:sz w:val="24"/>
          <w:szCs w:val="24"/>
        </w:rPr>
        <w:t>多个指令</w:t>
      </w:r>
      <w:r w:rsidR="001702C2" w:rsidRPr="00747131">
        <w:rPr>
          <w:rFonts w:ascii="Times New Roman" w:hAnsi="Times New Roman" w:cs="Times New Roman" w:hint="eastAsia"/>
          <w:sz w:val="24"/>
          <w:szCs w:val="24"/>
        </w:rPr>
        <w:t>。指令可以是原子化的用户指令（</w:t>
      </w:r>
      <w:r w:rsidR="001702C2" w:rsidRPr="00747131">
        <w:rPr>
          <w:rFonts w:ascii="Times New Roman" w:hAnsi="Times New Roman" w:cs="Times New Roman"/>
          <w:sz w:val="24"/>
          <w:szCs w:val="24"/>
        </w:rPr>
        <w:t>unique instructions</w:t>
      </w:r>
      <w:r w:rsidR="001702C2" w:rsidRPr="00747131">
        <w:rPr>
          <w:rFonts w:ascii="Times New Roman" w:hAnsi="Times New Roman" w:cs="Times New Roman" w:hint="eastAsia"/>
          <w:sz w:val="24"/>
          <w:szCs w:val="24"/>
        </w:rPr>
        <w:t>）。</w:t>
      </w:r>
      <w:r w:rsidR="0093721F" w:rsidRPr="00747131">
        <w:rPr>
          <w:rFonts w:ascii="Times New Roman" w:hAnsi="Times New Roman" w:cs="Times New Roman" w:hint="eastAsia"/>
          <w:sz w:val="24"/>
          <w:szCs w:val="24"/>
        </w:rPr>
        <w:t>训练数据中的指令可以</w:t>
      </w:r>
      <w:r w:rsidR="0053637F" w:rsidRPr="00747131">
        <w:rPr>
          <w:rFonts w:ascii="Times New Roman" w:hAnsi="Times New Roman" w:cs="Times New Roman" w:hint="eastAsia"/>
          <w:sz w:val="24"/>
          <w:szCs w:val="24"/>
        </w:rPr>
        <w:t>是对预先收集的</w:t>
      </w:r>
      <w:r w:rsidR="0093721F" w:rsidRPr="00747131">
        <w:rPr>
          <w:rFonts w:ascii="Times New Roman" w:hAnsi="Times New Roman" w:cs="Times New Roman" w:hint="eastAsia"/>
          <w:sz w:val="24"/>
          <w:szCs w:val="24"/>
        </w:rPr>
        <w:t>多个历史用户指令</w:t>
      </w:r>
      <w:r w:rsidR="0053637F" w:rsidRPr="00747131">
        <w:rPr>
          <w:rFonts w:ascii="Times New Roman" w:hAnsi="Times New Roman" w:cs="Times New Roman" w:hint="eastAsia"/>
          <w:sz w:val="24"/>
          <w:szCs w:val="24"/>
        </w:rPr>
        <w:t>分别进行原子化处理得到的</w:t>
      </w:r>
      <w:r w:rsidR="0093721F" w:rsidRPr="00747131">
        <w:rPr>
          <w:rFonts w:ascii="Times New Roman" w:hAnsi="Times New Roman" w:cs="Times New Roman" w:hint="eastAsia"/>
          <w:sz w:val="24"/>
          <w:szCs w:val="24"/>
        </w:rPr>
        <w:t>。</w:t>
      </w:r>
      <w:r w:rsidR="0053637F" w:rsidRPr="00747131">
        <w:rPr>
          <w:rFonts w:ascii="Times New Roman" w:hAnsi="Times New Roman" w:cs="Times New Roman" w:hint="eastAsia"/>
          <w:sz w:val="24"/>
          <w:szCs w:val="24"/>
        </w:rPr>
        <w:t>历史用户指令</w:t>
      </w:r>
      <w:r w:rsidR="006C5D61" w:rsidRPr="00747131">
        <w:rPr>
          <w:rFonts w:ascii="Times New Roman" w:hAnsi="Times New Roman" w:cs="Times New Roman" w:hint="eastAsia"/>
          <w:sz w:val="24"/>
          <w:szCs w:val="24"/>
        </w:rPr>
        <w:t>，</w:t>
      </w:r>
      <w:r w:rsidR="0053637F" w:rsidRPr="00747131">
        <w:rPr>
          <w:rFonts w:ascii="Times New Roman" w:hAnsi="Times New Roman" w:cs="Times New Roman" w:hint="eastAsia"/>
          <w:sz w:val="24"/>
          <w:szCs w:val="24"/>
        </w:rPr>
        <w:t>可以是历史用户查询</w:t>
      </w:r>
      <w:r w:rsidR="006C5D61" w:rsidRPr="00747131">
        <w:rPr>
          <w:rFonts w:ascii="Times New Roman" w:hAnsi="Times New Roman" w:cs="Times New Roman" w:hint="eastAsia"/>
          <w:sz w:val="24"/>
          <w:szCs w:val="24"/>
        </w:rPr>
        <w:t>，即</w:t>
      </w:r>
      <w:r w:rsidR="0053637F" w:rsidRPr="00747131">
        <w:rPr>
          <w:rFonts w:ascii="Times New Roman" w:hAnsi="Times New Roman" w:cs="Times New Roman" w:hint="eastAsia"/>
          <w:sz w:val="24"/>
          <w:szCs w:val="24"/>
        </w:rPr>
        <w:t>用户历史输入的查询。对历史用户指令的原子化处理，可以是对历史用户指令的分词处理。</w:t>
      </w:r>
      <w:r w:rsidR="001702C2" w:rsidRPr="00747131">
        <w:rPr>
          <w:rFonts w:ascii="Times New Roman" w:hAnsi="Times New Roman" w:cs="Times New Roman" w:hint="eastAsia"/>
          <w:sz w:val="24"/>
          <w:szCs w:val="24"/>
        </w:rPr>
        <w:t>工具库可以包括</w:t>
      </w:r>
      <w:r w:rsidR="00CC7931" w:rsidRPr="00747131">
        <w:rPr>
          <w:rFonts w:ascii="Times New Roman" w:hAnsi="Times New Roman" w:cs="Times New Roman" w:hint="eastAsia"/>
          <w:sz w:val="24"/>
          <w:szCs w:val="24"/>
        </w:rPr>
        <w:t>多个工具</w:t>
      </w:r>
      <w:r w:rsidR="001702C2" w:rsidRPr="00747131">
        <w:rPr>
          <w:rFonts w:ascii="Times New Roman" w:hAnsi="Times New Roman" w:cs="Times New Roman" w:hint="eastAsia"/>
          <w:sz w:val="24"/>
          <w:szCs w:val="24"/>
        </w:rPr>
        <w:t>，还可以包括训练数据中各指令与工具的对应关系</w:t>
      </w:r>
      <w:r w:rsidR="00C1294D" w:rsidRPr="00747131">
        <w:rPr>
          <w:rFonts w:ascii="Times New Roman" w:hAnsi="Times New Roman" w:cs="Times New Roman" w:hint="eastAsia"/>
          <w:sz w:val="24"/>
          <w:szCs w:val="24"/>
        </w:rPr>
        <w:t>。</w:t>
      </w:r>
      <w:r w:rsidR="0053637F" w:rsidRPr="00747131">
        <w:rPr>
          <w:rFonts w:ascii="Times New Roman" w:hAnsi="Times New Roman" w:cs="Times New Roman" w:hint="eastAsia"/>
          <w:sz w:val="24"/>
          <w:szCs w:val="24"/>
        </w:rPr>
        <w:t>训练数据中的</w:t>
      </w:r>
      <w:r w:rsidR="00573EF2" w:rsidRPr="00747131">
        <w:rPr>
          <w:rFonts w:ascii="Times New Roman" w:hAnsi="Times New Roman" w:cs="Times New Roman" w:hint="eastAsia"/>
          <w:sz w:val="24"/>
          <w:szCs w:val="24"/>
        </w:rPr>
        <w:t>指令来自于</w:t>
      </w:r>
      <w:r w:rsidR="0053637F" w:rsidRPr="00747131">
        <w:rPr>
          <w:rFonts w:ascii="Times New Roman" w:hAnsi="Times New Roman" w:cs="Times New Roman" w:hint="eastAsia"/>
          <w:sz w:val="24"/>
          <w:szCs w:val="24"/>
        </w:rPr>
        <w:t>历史</w:t>
      </w:r>
      <w:r w:rsidR="00573EF2" w:rsidRPr="00747131">
        <w:rPr>
          <w:rFonts w:ascii="Times New Roman" w:hAnsi="Times New Roman" w:cs="Times New Roman" w:hint="eastAsia"/>
          <w:sz w:val="24"/>
          <w:szCs w:val="24"/>
        </w:rPr>
        <w:t>用户查询，则指令与工具的对应关系可以</w:t>
      </w:r>
      <w:r w:rsidR="00201652" w:rsidRPr="00747131">
        <w:rPr>
          <w:rFonts w:ascii="Times New Roman" w:hAnsi="Times New Roman" w:cs="Times New Roman" w:hint="eastAsia"/>
          <w:sz w:val="24"/>
          <w:szCs w:val="24"/>
        </w:rPr>
        <w:t>理解为</w:t>
      </w:r>
      <w:r w:rsidR="00573EF2" w:rsidRPr="00747131">
        <w:rPr>
          <w:rFonts w:ascii="Times New Roman" w:hAnsi="Times New Roman" w:cs="Times New Roman" w:hint="eastAsia"/>
          <w:sz w:val="24"/>
          <w:szCs w:val="24"/>
        </w:rPr>
        <w:t>历史用户查询与工具的对应关系</w:t>
      </w:r>
      <w:r w:rsidR="00B8120C" w:rsidRPr="00747131">
        <w:rPr>
          <w:rFonts w:ascii="Times New Roman" w:hAnsi="Times New Roman" w:cs="Times New Roman" w:hint="eastAsia"/>
          <w:sz w:val="24"/>
          <w:szCs w:val="24"/>
        </w:rPr>
        <w:t>，指令与工具的对应关系可以表示为</w:t>
      </w:r>
      <w:r w:rsidR="00B8120C" w:rsidRPr="00747131">
        <w:rPr>
          <w:rFonts w:ascii="Times New Roman" w:hAnsi="Times New Roman" w:cs="Times New Roman"/>
          <w:sz w:val="24"/>
          <w:szCs w:val="24"/>
        </w:rPr>
        <w:t>&lt;</w:t>
      </w:r>
      <w:r w:rsidR="00B8120C" w:rsidRPr="00747131">
        <w:rPr>
          <w:rFonts w:ascii="Times New Roman" w:hAnsi="Times New Roman" w:cs="Times New Roman"/>
          <w:sz w:val="24"/>
          <w:szCs w:val="24"/>
        </w:rPr>
        <w:t>用户查询</w:t>
      </w:r>
      <w:r w:rsidR="00B8120C" w:rsidRPr="00747131">
        <w:rPr>
          <w:rFonts w:ascii="Times New Roman" w:hAnsi="Times New Roman" w:cs="Times New Roman"/>
          <w:sz w:val="24"/>
          <w:szCs w:val="24"/>
        </w:rPr>
        <w:t xml:space="preserve">, </w:t>
      </w:r>
      <w:r w:rsidR="00B8120C" w:rsidRPr="00747131">
        <w:rPr>
          <w:rFonts w:ascii="Times New Roman" w:hAnsi="Times New Roman" w:cs="Times New Roman"/>
          <w:sz w:val="24"/>
          <w:szCs w:val="24"/>
        </w:rPr>
        <w:t>工具</w:t>
      </w:r>
      <w:r w:rsidR="00B8120C" w:rsidRPr="00747131">
        <w:rPr>
          <w:rFonts w:ascii="Times New Roman" w:hAnsi="Times New Roman" w:cs="Times New Roman"/>
          <w:sz w:val="24"/>
          <w:szCs w:val="24"/>
        </w:rPr>
        <w:t>&gt;</w:t>
      </w:r>
      <w:r w:rsidR="00B8120C" w:rsidRPr="00747131">
        <w:rPr>
          <w:rFonts w:ascii="Times New Roman" w:hAnsi="Times New Roman" w:cs="Times New Roman" w:hint="eastAsia"/>
          <w:sz w:val="24"/>
          <w:szCs w:val="24"/>
        </w:rPr>
        <w:t>，</w:t>
      </w:r>
      <w:r w:rsidR="00B8120C" w:rsidRPr="00747131">
        <w:rPr>
          <w:rFonts w:ascii="Times New Roman" w:hAnsi="Times New Roman" w:cs="Times New Roman"/>
          <w:sz w:val="24"/>
          <w:szCs w:val="24"/>
        </w:rPr>
        <w:t>&lt;</w:t>
      </w:r>
      <w:r w:rsidR="00B8120C" w:rsidRPr="00747131">
        <w:rPr>
          <w:rFonts w:ascii="Times New Roman" w:hAnsi="Times New Roman" w:cs="Times New Roman"/>
          <w:sz w:val="24"/>
          <w:szCs w:val="24"/>
        </w:rPr>
        <w:t>用户查询</w:t>
      </w:r>
      <w:r w:rsidR="00B8120C" w:rsidRPr="00747131">
        <w:rPr>
          <w:rFonts w:ascii="Times New Roman" w:hAnsi="Times New Roman" w:cs="Times New Roman"/>
          <w:sz w:val="24"/>
          <w:szCs w:val="24"/>
        </w:rPr>
        <w:t xml:space="preserve">, </w:t>
      </w:r>
      <w:r w:rsidR="00B8120C" w:rsidRPr="00747131">
        <w:rPr>
          <w:rFonts w:ascii="Times New Roman" w:hAnsi="Times New Roman" w:cs="Times New Roman"/>
          <w:sz w:val="24"/>
          <w:szCs w:val="24"/>
        </w:rPr>
        <w:t>工具</w:t>
      </w:r>
      <w:r w:rsidR="00B8120C" w:rsidRPr="00747131">
        <w:rPr>
          <w:rFonts w:ascii="Times New Roman" w:hAnsi="Times New Roman" w:cs="Times New Roman"/>
          <w:sz w:val="24"/>
          <w:szCs w:val="24"/>
        </w:rPr>
        <w:t>&gt;</w:t>
      </w:r>
      <w:r w:rsidR="00B8120C" w:rsidRPr="00747131">
        <w:rPr>
          <w:rFonts w:ascii="Times New Roman" w:hAnsi="Times New Roman" w:cs="Times New Roman" w:hint="eastAsia"/>
          <w:sz w:val="24"/>
          <w:szCs w:val="24"/>
        </w:rPr>
        <w:t>中的用户查询为历史用户查询</w:t>
      </w:r>
      <w:r w:rsidR="00573EF2" w:rsidRPr="00747131">
        <w:rPr>
          <w:rFonts w:ascii="Times New Roman" w:hAnsi="Times New Roman" w:cs="Times New Roman" w:hint="eastAsia"/>
          <w:sz w:val="24"/>
          <w:szCs w:val="24"/>
        </w:rPr>
        <w:t>。</w:t>
      </w:r>
      <w:commentRangeEnd w:id="27"/>
      <w:r w:rsidR="0053637F" w:rsidRPr="00747131">
        <w:rPr>
          <w:rStyle w:val="af1"/>
        </w:rPr>
        <w:commentReference w:id="27"/>
      </w:r>
    </w:p>
    <w:p w14:paraId="09B11742" w14:textId="5F827893" w:rsidR="00E427A6" w:rsidRPr="00747131" w:rsidRDefault="00E427A6" w:rsidP="001E2CF6">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示例性地，</w:t>
      </w:r>
      <w:r w:rsidR="001E2CF0" w:rsidRPr="00747131">
        <w:rPr>
          <w:rFonts w:ascii="Times New Roman" w:hAnsi="Times New Roman" w:cs="Times New Roman" w:hint="eastAsia"/>
          <w:sz w:val="24"/>
          <w:szCs w:val="24"/>
        </w:rPr>
        <w:t>电子设备</w:t>
      </w:r>
      <w:r w:rsidRPr="00747131">
        <w:rPr>
          <w:rFonts w:ascii="Times New Roman" w:hAnsi="Times New Roman" w:cs="Times New Roman" w:hint="eastAsia"/>
          <w:sz w:val="24"/>
          <w:szCs w:val="24"/>
        </w:rPr>
        <w:t>可以提取</w:t>
      </w:r>
      <w:r w:rsidR="001702C2" w:rsidRPr="00747131">
        <w:rPr>
          <w:rFonts w:ascii="Times New Roman" w:hAnsi="Times New Roman" w:cs="Times New Roman" w:hint="eastAsia"/>
          <w:sz w:val="24"/>
          <w:szCs w:val="24"/>
        </w:rPr>
        <w:t>训练数据中的</w:t>
      </w:r>
      <w:r w:rsidRPr="00747131">
        <w:rPr>
          <w:rFonts w:ascii="Times New Roman" w:hAnsi="Times New Roman" w:cs="Times New Roman" w:hint="eastAsia"/>
          <w:sz w:val="24"/>
          <w:szCs w:val="24"/>
        </w:rPr>
        <w:t>全部指令。由于</w:t>
      </w:r>
      <w:r w:rsidR="001702C2" w:rsidRPr="00747131">
        <w:rPr>
          <w:rFonts w:ascii="Times New Roman" w:hAnsi="Times New Roman" w:cs="Times New Roman" w:hint="eastAsia"/>
          <w:sz w:val="24"/>
          <w:szCs w:val="24"/>
        </w:rPr>
        <w:t>训练数据</w:t>
      </w:r>
      <w:r w:rsidRPr="00747131">
        <w:rPr>
          <w:rFonts w:ascii="Times New Roman" w:hAnsi="Times New Roman" w:cs="Times New Roman" w:hint="eastAsia"/>
          <w:sz w:val="24"/>
          <w:szCs w:val="24"/>
        </w:rPr>
        <w:t>中可能包含多个相同的指令，</w:t>
      </w:r>
      <w:r w:rsidR="001E2CF0" w:rsidRPr="00747131">
        <w:rPr>
          <w:rFonts w:ascii="Times New Roman" w:hAnsi="Times New Roman" w:cs="Times New Roman" w:hint="eastAsia"/>
          <w:sz w:val="24"/>
          <w:szCs w:val="24"/>
        </w:rPr>
        <w:t>电子设备</w:t>
      </w:r>
      <w:r w:rsidRPr="00747131">
        <w:rPr>
          <w:rFonts w:ascii="Times New Roman" w:hAnsi="Times New Roman" w:cs="Times New Roman" w:hint="eastAsia"/>
          <w:sz w:val="24"/>
          <w:szCs w:val="24"/>
        </w:rPr>
        <w:t>可以对所提取的指令进行清洗，得到清洗后的多个指令。清洗后的多个指令中不存</w:t>
      </w:r>
      <w:r w:rsidR="006C5D61" w:rsidRPr="00747131">
        <w:rPr>
          <w:rFonts w:ascii="Times New Roman" w:hAnsi="Times New Roman" w:cs="Times New Roman" w:hint="eastAsia"/>
          <w:sz w:val="24"/>
          <w:szCs w:val="24"/>
        </w:rPr>
        <w:t>在</w:t>
      </w:r>
      <w:r w:rsidRPr="00747131">
        <w:rPr>
          <w:rFonts w:ascii="Times New Roman" w:hAnsi="Times New Roman" w:cs="Times New Roman" w:hint="eastAsia"/>
          <w:sz w:val="24"/>
          <w:szCs w:val="24"/>
        </w:rPr>
        <w:t>两个或两个以上相同的指令，即清洗后的多个指令中各指令是唯一的。这样，实现从数据集中提取所有唯一指令。</w:t>
      </w:r>
    </w:p>
    <w:p w14:paraId="2BFC6FD3" w14:textId="180B6B60" w:rsidR="00C82A29" w:rsidRPr="00747131" w:rsidRDefault="00F040EF" w:rsidP="00F040EF">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S</w:t>
      </w:r>
      <w:r w:rsidRPr="00747131">
        <w:rPr>
          <w:rFonts w:ascii="Times New Roman" w:hAnsi="Times New Roman" w:cs="Times New Roman"/>
          <w:sz w:val="24"/>
          <w:szCs w:val="24"/>
        </w:rPr>
        <w:t>502</w:t>
      </w:r>
      <w:r w:rsidRPr="00747131">
        <w:rPr>
          <w:rFonts w:ascii="Times New Roman" w:hAnsi="Times New Roman" w:cs="Times New Roman" w:hint="eastAsia"/>
          <w:sz w:val="24"/>
          <w:szCs w:val="24"/>
        </w:rPr>
        <w:t>、</w:t>
      </w:r>
      <w:r w:rsidR="00327A35" w:rsidRPr="00747131">
        <w:rPr>
          <w:rFonts w:ascii="Times New Roman" w:hAnsi="Times New Roman" w:cs="Times New Roman" w:hint="eastAsia"/>
          <w:sz w:val="24"/>
          <w:szCs w:val="24"/>
        </w:rPr>
        <w:t>使用</w:t>
      </w:r>
      <w:r w:rsidR="00C82A29" w:rsidRPr="00747131">
        <w:rPr>
          <w:rFonts w:ascii="Times New Roman" w:hAnsi="Times New Roman" w:cs="Times New Roman"/>
          <w:sz w:val="24"/>
          <w:szCs w:val="24"/>
        </w:rPr>
        <w:t>嵌入向量模型</w:t>
      </w:r>
      <w:r w:rsidR="00327A35" w:rsidRPr="00747131">
        <w:rPr>
          <w:rFonts w:ascii="Times New Roman" w:hAnsi="Times New Roman" w:cs="Times New Roman" w:hint="eastAsia"/>
          <w:sz w:val="24"/>
          <w:szCs w:val="24"/>
        </w:rPr>
        <w:t>将指令编码为向量</w:t>
      </w:r>
      <w:r w:rsidR="003C2E09" w:rsidRPr="00747131">
        <w:rPr>
          <w:rFonts w:ascii="Times New Roman" w:hAnsi="Times New Roman" w:cs="Times New Roman" w:hint="eastAsia"/>
          <w:sz w:val="24"/>
          <w:szCs w:val="24"/>
        </w:rPr>
        <w:t>。</w:t>
      </w:r>
    </w:p>
    <w:p w14:paraId="1A7939AC" w14:textId="624E8B0F" w:rsidR="00F040EF" w:rsidRPr="00747131" w:rsidRDefault="00C82A29" w:rsidP="00F040EF">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其中，</w:t>
      </w:r>
      <w:r w:rsidRPr="00747131">
        <w:rPr>
          <w:rFonts w:ascii="Times New Roman" w:hAnsi="Times New Roman" w:cs="Times New Roman"/>
          <w:sz w:val="24"/>
          <w:szCs w:val="24"/>
        </w:rPr>
        <w:t>嵌入向量模型</w:t>
      </w:r>
      <w:r w:rsidRPr="00747131">
        <w:rPr>
          <w:rFonts w:ascii="Times New Roman" w:hAnsi="Times New Roman" w:cs="Times New Roman" w:hint="eastAsia"/>
          <w:sz w:val="24"/>
          <w:szCs w:val="24"/>
        </w:rPr>
        <w:t>可以是</w:t>
      </w:r>
      <w:r w:rsidR="002942BD" w:rsidRPr="00747131">
        <w:rPr>
          <w:rFonts w:ascii="Times New Roman" w:hAnsi="Times New Roman" w:cs="Times New Roman" w:hint="eastAsia"/>
          <w:sz w:val="24"/>
          <w:szCs w:val="24"/>
        </w:rPr>
        <w:t>预先训练</w:t>
      </w:r>
      <w:proofErr w:type="gramStart"/>
      <w:r w:rsidR="002942BD" w:rsidRPr="00747131">
        <w:rPr>
          <w:rFonts w:ascii="Times New Roman" w:hAnsi="Times New Roman" w:cs="Times New Roman" w:hint="eastAsia"/>
          <w:sz w:val="24"/>
          <w:szCs w:val="24"/>
        </w:rPr>
        <w:t>的</w:t>
      </w:r>
      <w:r w:rsidRPr="00747131">
        <w:rPr>
          <w:rFonts w:ascii="Times New Roman" w:hAnsi="Times New Roman" w:cs="Times New Roman" w:hint="eastAsia"/>
          <w:sz w:val="24"/>
          <w:szCs w:val="24"/>
        </w:rPr>
        <w:t>千问</w:t>
      </w:r>
      <w:proofErr w:type="gramEnd"/>
      <w:r w:rsidRPr="00747131">
        <w:rPr>
          <w:rFonts w:ascii="Times New Roman" w:hAnsi="Times New Roman" w:cs="Times New Roman" w:hint="eastAsia"/>
          <w:sz w:val="24"/>
          <w:szCs w:val="24"/>
        </w:rPr>
        <w:t>3</w:t>
      </w:r>
      <w:r w:rsidRPr="00747131">
        <w:rPr>
          <w:rFonts w:ascii="Times New Roman" w:hAnsi="Times New Roman" w:cs="Times New Roman" w:hint="eastAsia"/>
          <w:sz w:val="24"/>
          <w:szCs w:val="24"/>
        </w:rPr>
        <w:t>向量（</w:t>
      </w:r>
      <w:r w:rsidRPr="00747131">
        <w:rPr>
          <w:rFonts w:ascii="Times New Roman" w:hAnsi="Times New Roman" w:cs="Times New Roman"/>
          <w:sz w:val="24"/>
          <w:szCs w:val="24"/>
        </w:rPr>
        <w:t>qwen3 e</w:t>
      </w:r>
      <w:r w:rsidRPr="00747131">
        <w:rPr>
          <w:rFonts w:ascii="Times New Roman" w:hAnsi="Times New Roman" w:cs="Times New Roman" w:hint="eastAsia"/>
          <w:sz w:val="24"/>
          <w:szCs w:val="24"/>
        </w:rPr>
        <w:t>m</w:t>
      </w:r>
      <w:r w:rsidRPr="00747131">
        <w:rPr>
          <w:rFonts w:ascii="Times New Roman" w:hAnsi="Times New Roman" w:cs="Times New Roman"/>
          <w:sz w:val="24"/>
          <w:szCs w:val="24"/>
        </w:rPr>
        <w:t>bedding</w:t>
      </w:r>
      <w:r w:rsidRPr="00747131">
        <w:rPr>
          <w:rFonts w:ascii="Times New Roman" w:hAnsi="Times New Roman" w:cs="Times New Roman" w:hint="eastAsia"/>
          <w:sz w:val="24"/>
          <w:szCs w:val="24"/>
        </w:rPr>
        <w:t>）</w:t>
      </w:r>
      <w:r w:rsidR="002942BD" w:rsidRPr="00747131">
        <w:rPr>
          <w:rFonts w:ascii="Times New Roman" w:hAnsi="Times New Roman" w:cs="Times New Roman" w:hint="eastAsia"/>
          <w:sz w:val="24"/>
          <w:szCs w:val="24"/>
        </w:rPr>
        <w:t>系列</w:t>
      </w:r>
      <w:r w:rsidRPr="00747131">
        <w:rPr>
          <w:rFonts w:ascii="Times New Roman" w:hAnsi="Times New Roman" w:cs="Times New Roman" w:hint="eastAsia"/>
          <w:sz w:val="24"/>
          <w:szCs w:val="24"/>
        </w:rPr>
        <w:t>模型。</w:t>
      </w:r>
      <w:r w:rsidR="009A4CD0" w:rsidRPr="00747131">
        <w:rPr>
          <w:rFonts w:ascii="Times New Roman" w:hAnsi="Times New Roman" w:cs="Times New Roman" w:hint="eastAsia"/>
          <w:sz w:val="24"/>
          <w:szCs w:val="24"/>
        </w:rPr>
        <w:t>编码为向量的指令可以称为指令向量。</w:t>
      </w:r>
    </w:p>
    <w:p w14:paraId="7CDEE5F5" w14:textId="7768C84E" w:rsidR="009A4CD0" w:rsidRPr="00747131" w:rsidRDefault="009A4CD0" w:rsidP="00F040EF">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示例性地，</w:t>
      </w:r>
      <w:r w:rsidR="001E2CF0" w:rsidRPr="00747131">
        <w:rPr>
          <w:rFonts w:ascii="Times New Roman" w:hAnsi="Times New Roman" w:cs="Times New Roman" w:hint="eastAsia"/>
          <w:sz w:val="24"/>
          <w:szCs w:val="24"/>
        </w:rPr>
        <w:t>电子设备</w:t>
      </w:r>
      <w:r w:rsidRPr="00747131">
        <w:rPr>
          <w:rFonts w:ascii="Times New Roman" w:hAnsi="Times New Roman" w:cs="Times New Roman" w:hint="eastAsia"/>
          <w:sz w:val="24"/>
          <w:szCs w:val="24"/>
        </w:rPr>
        <w:t>可以采用</w:t>
      </w:r>
      <w:r w:rsidRPr="00747131">
        <w:rPr>
          <w:rFonts w:ascii="Times New Roman" w:hAnsi="Times New Roman" w:cs="Times New Roman"/>
          <w:sz w:val="24"/>
          <w:szCs w:val="24"/>
        </w:rPr>
        <w:t>qwen3 e</w:t>
      </w:r>
      <w:r w:rsidRPr="00747131">
        <w:rPr>
          <w:rFonts w:ascii="Times New Roman" w:hAnsi="Times New Roman" w:cs="Times New Roman" w:hint="eastAsia"/>
          <w:sz w:val="24"/>
          <w:szCs w:val="24"/>
        </w:rPr>
        <w:t>m</w:t>
      </w:r>
      <w:r w:rsidRPr="00747131">
        <w:rPr>
          <w:rFonts w:ascii="Times New Roman" w:hAnsi="Times New Roman" w:cs="Times New Roman"/>
          <w:sz w:val="24"/>
          <w:szCs w:val="24"/>
        </w:rPr>
        <w:t>bedding</w:t>
      </w:r>
      <w:r w:rsidRPr="00747131">
        <w:rPr>
          <w:rFonts w:ascii="Times New Roman" w:hAnsi="Times New Roman" w:cs="Times New Roman" w:hint="eastAsia"/>
          <w:sz w:val="24"/>
          <w:szCs w:val="24"/>
        </w:rPr>
        <w:t>模型，分别将清洗后的多个指令中各指令编码为</w:t>
      </w:r>
      <w:r w:rsidR="007D606C" w:rsidRPr="00747131">
        <w:rPr>
          <w:rFonts w:ascii="Times New Roman" w:hAnsi="Times New Roman" w:cs="Times New Roman" w:hint="eastAsia"/>
          <w:sz w:val="24"/>
          <w:szCs w:val="24"/>
        </w:rPr>
        <w:t>高纬度的语义</w:t>
      </w:r>
      <w:r w:rsidRPr="00747131">
        <w:rPr>
          <w:rFonts w:ascii="Times New Roman" w:hAnsi="Times New Roman" w:cs="Times New Roman" w:hint="eastAsia"/>
          <w:sz w:val="24"/>
          <w:szCs w:val="24"/>
        </w:rPr>
        <w:t>向量</w:t>
      </w:r>
      <w:r w:rsidR="007D606C" w:rsidRPr="00747131">
        <w:rPr>
          <w:rFonts w:ascii="Times New Roman" w:hAnsi="Times New Roman" w:cs="Times New Roman" w:hint="eastAsia"/>
          <w:sz w:val="24"/>
          <w:szCs w:val="24"/>
        </w:rPr>
        <w:t>（</w:t>
      </w:r>
      <w:r w:rsidR="007D606C" w:rsidRPr="00747131">
        <w:rPr>
          <w:rFonts w:ascii="Times New Roman" w:hAnsi="Times New Roman" w:cs="Times New Roman"/>
          <w:sz w:val="24"/>
          <w:szCs w:val="24"/>
        </w:rPr>
        <w:t>embedding</w:t>
      </w:r>
      <w:r w:rsidR="007D606C" w:rsidRPr="00747131">
        <w:rPr>
          <w:rFonts w:ascii="Times New Roman" w:hAnsi="Times New Roman" w:cs="Times New Roman" w:hint="eastAsia"/>
          <w:sz w:val="24"/>
          <w:szCs w:val="24"/>
        </w:rPr>
        <w:t>）</w:t>
      </w:r>
      <w:r w:rsidRPr="00747131">
        <w:rPr>
          <w:rFonts w:ascii="Times New Roman" w:hAnsi="Times New Roman" w:cs="Times New Roman" w:hint="eastAsia"/>
          <w:sz w:val="24"/>
          <w:szCs w:val="24"/>
        </w:rPr>
        <w:t>，得到多个指令向量。这样，便于后续建立向量索引或向量数据库，以实现高效检索，还便于后续进行相似度计算。</w:t>
      </w:r>
    </w:p>
    <w:p w14:paraId="4D8DEBA7" w14:textId="60FF323D" w:rsidR="00F040EF" w:rsidRPr="00747131" w:rsidRDefault="00F040EF" w:rsidP="00F040EF">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S</w:t>
      </w:r>
      <w:r w:rsidRPr="00747131">
        <w:rPr>
          <w:rFonts w:ascii="Times New Roman" w:hAnsi="Times New Roman" w:cs="Times New Roman"/>
          <w:sz w:val="24"/>
          <w:szCs w:val="24"/>
        </w:rPr>
        <w:t>503</w:t>
      </w:r>
      <w:r w:rsidRPr="00747131">
        <w:rPr>
          <w:rFonts w:ascii="Times New Roman" w:hAnsi="Times New Roman" w:cs="Times New Roman" w:hint="eastAsia"/>
          <w:sz w:val="24"/>
          <w:szCs w:val="24"/>
        </w:rPr>
        <w:t>、</w:t>
      </w:r>
      <w:r w:rsidR="00327A35" w:rsidRPr="00747131">
        <w:rPr>
          <w:rFonts w:ascii="Times New Roman" w:hAnsi="Times New Roman" w:cs="Times New Roman" w:hint="eastAsia"/>
          <w:sz w:val="24"/>
          <w:szCs w:val="24"/>
        </w:rPr>
        <w:t>构建指令向量的索引，并建立指令到工具的映射</w:t>
      </w:r>
      <w:r w:rsidR="003C2E09" w:rsidRPr="00747131">
        <w:rPr>
          <w:rFonts w:ascii="Times New Roman" w:hAnsi="Times New Roman" w:cs="Times New Roman" w:hint="eastAsia"/>
          <w:sz w:val="24"/>
          <w:szCs w:val="24"/>
        </w:rPr>
        <w:t>。</w:t>
      </w:r>
    </w:p>
    <w:p w14:paraId="4A5F47CC" w14:textId="5F8BFC48" w:rsidR="00FF475A" w:rsidRPr="00747131" w:rsidRDefault="009A4CD0" w:rsidP="00B70591">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示例性地，</w:t>
      </w:r>
      <w:r w:rsidR="001E2CF0" w:rsidRPr="00747131">
        <w:rPr>
          <w:rFonts w:ascii="Times New Roman" w:hAnsi="Times New Roman" w:cs="Times New Roman" w:hint="eastAsia"/>
          <w:sz w:val="24"/>
          <w:szCs w:val="24"/>
        </w:rPr>
        <w:t>电子设备</w:t>
      </w:r>
      <w:r w:rsidRPr="00747131">
        <w:rPr>
          <w:rFonts w:ascii="Times New Roman" w:hAnsi="Times New Roman" w:cs="Times New Roman" w:hint="eastAsia"/>
          <w:sz w:val="24"/>
          <w:szCs w:val="24"/>
        </w:rPr>
        <w:t>可以</w:t>
      </w:r>
      <w:r w:rsidR="00FF475A" w:rsidRPr="00747131">
        <w:rPr>
          <w:rFonts w:ascii="Times New Roman" w:hAnsi="Times New Roman" w:cs="Times New Roman" w:hint="eastAsia"/>
          <w:sz w:val="24"/>
          <w:szCs w:val="24"/>
        </w:rPr>
        <w:t>将多个指令向量存储</w:t>
      </w:r>
      <w:r w:rsidR="001E2CF0" w:rsidRPr="00747131">
        <w:rPr>
          <w:rFonts w:ascii="Times New Roman" w:hAnsi="Times New Roman" w:cs="Times New Roman" w:hint="eastAsia"/>
          <w:sz w:val="24"/>
          <w:szCs w:val="24"/>
        </w:rPr>
        <w:t>于</w:t>
      </w:r>
      <w:r w:rsidR="00FF475A" w:rsidRPr="00747131">
        <w:rPr>
          <w:rFonts w:ascii="Times New Roman" w:hAnsi="Times New Roman" w:cs="Times New Roman"/>
          <w:sz w:val="24"/>
          <w:szCs w:val="24"/>
        </w:rPr>
        <w:t>高效的近似最近邻（</w:t>
      </w:r>
      <w:r w:rsidR="00FF475A" w:rsidRPr="00747131">
        <w:rPr>
          <w:rFonts w:ascii="Times New Roman" w:hAnsi="Times New Roman" w:cs="Times New Roman"/>
          <w:sz w:val="24"/>
          <w:szCs w:val="24"/>
        </w:rPr>
        <w:t>approximate nearest neighbor</w:t>
      </w:r>
      <w:r w:rsidR="00FF475A" w:rsidRPr="00747131">
        <w:rPr>
          <w:rFonts w:ascii="Times New Roman" w:hAnsi="Times New Roman" w:cs="Times New Roman"/>
          <w:sz w:val="24"/>
          <w:szCs w:val="24"/>
        </w:rPr>
        <w:t>，</w:t>
      </w:r>
      <w:r w:rsidR="00FF475A" w:rsidRPr="00747131">
        <w:rPr>
          <w:rFonts w:ascii="Times New Roman" w:hAnsi="Times New Roman" w:cs="Times New Roman"/>
          <w:sz w:val="24"/>
          <w:szCs w:val="24"/>
        </w:rPr>
        <w:t>ANN</w:t>
      </w:r>
      <w:r w:rsidR="00FF475A" w:rsidRPr="00747131">
        <w:rPr>
          <w:rFonts w:ascii="Times New Roman" w:hAnsi="Times New Roman" w:cs="Times New Roman"/>
          <w:sz w:val="24"/>
          <w:szCs w:val="24"/>
        </w:rPr>
        <w:t>）检索引擎中</w:t>
      </w:r>
      <w:r w:rsidR="00FF475A" w:rsidRPr="00747131">
        <w:rPr>
          <w:rFonts w:ascii="Times New Roman" w:hAnsi="Times New Roman" w:cs="Times New Roman" w:hint="eastAsia"/>
          <w:sz w:val="24"/>
          <w:szCs w:val="24"/>
        </w:rPr>
        <w:t>。</w:t>
      </w:r>
      <w:r w:rsidR="00FF475A" w:rsidRPr="00747131">
        <w:rPr>
          <w:rFonts w:ascii="Times New Roman" w:hAnsi="Times New Roman" w:cs="Times New Roman"/>
          <w:sz w:val="24"/>
          <w:szCs w:val="24"/>
        </w:rPr>
        <w:t>ANN</w:t>
      </w:r>
      <w:r w:rsidR="00FF475A" w:rsidRPr="00747131">
        <w:rPr>
          <w:rFonts w:ascii="Times New Roman" w:hAnsi="Times New Roman" w:cs="Times New Roman"/>
          <w:sz w:val="24"/>
          <w:szCs w:val="24"/>
        </w:rPr>
        <w:t>检索引擎</w:t>
      </w:r>
      <w:r w:rsidR="00742FF3" w:rsidRPr="00747131">
        <w:rPr>
          <w:rFonts w:ascii="Times New Roman" w:hAnsi="Times New Roman" w:cs="Times New Roman" w:hint="eastAsia"/>
          <w:sz w:val="24"/>
          <w:szCs w:val="24"/>
        </w:rPr>
        <w:t>可以</w:t>
      </w:r>
      <w:proofErr w:type="gramStart"/>
      <w:r w:rsidR="00742FF3" w:rsidRPr="00747131">
        <w:rPr>
          <w:rFonts w:ascii="Times New Roman" w:hAnsi="Times New Roman" w:cs="Times New Roman" w:hint="eastAsia"/>
          <w:sz w:val="24"/>
          <w:szCs w:val="24"/>
        </w:rPr>
        <w:t>包括脸书人工智能</w:t>
      </w:r>
      <w:proofErr w:type="gramEnd"/>
      <w:r w:rsidR="00742FF3" w:rsidRPr="00747131">
        <w:rPr>
          <w:rFonts w:ascii="Times New Roman" w:hAnsi="Times New Roman" w:cs="Times New Roman" w:hint="eastAsia"/>
          <w:sz w:val="24"/>
          <w:szCs w:val="24"/>
        </w:rPr>
        <w:t>相似性搜</w:t>
      </w:r>
      <w:r w:rsidR="00742FF3" w:rsidRPr="00747131">
        <w:rPr>
          <w:rFonts w:ascii="Times New Roman" w:hAnsi="Times New Roman" w:cs="Times New Roman" w:hint="eastAsia"/>
          <w:sz w:val="24"/>
          <w:szCs w:val="24"/>
        </w:rPr>
        <w:lastRenderedPageBreak/>
        <w:t>索（</w:t>
      </w:r>
      <w:proofErr w:type="spellStart"/>
      <w:r w:rsidR="00742FF3" w:rsidRPr="00747131">
        <w:rPr>
          <w:rFonts w:ascii="Times New Roman" w:hAnsi="Times New Roman" w:cs="Times New Roman"/>
          <w:sz w:val="24"/>
          <w:szCs w:val="24"/>
        </w:rPr>
        <w:t>facebook</w:t>
      </w:r>
      <w:proofErr w:type="spellEnd"/>
      <w:r w:rsidR="00742FF3" w:rsidRPr="00747131">
        <w:rPr>
          <w:rFonts w:ascii="Times New Roman" w:hAnsi="Times New Roman" w:cs="Times New Roman"/>
          <w:sz w:val="24"/>
          <w:szCs w:val="24"/>
        </w:rPr>
        <w:t xml:space="preserve"> AI similarity search</w:t>
      </w:r>
      <w:r w:rsidR="00742FF3" w:rsidRPr="00747131">
        <w:rPr>
          <w:rFonts w:ascii="Times New Roman" w:hAnsi="Times New Roman" w:cs="Times New Roman"/>
          <w:sz w:val="24"/>
          <w:szCs w:val="24"/>
        </w:rPr>
        <w:t>，</w:t>
      </w:r>
      <w:r w:rsidR="00742FF3" w:rsidRPr="00747131">
        <w:rPr>
          <w:rFonts w:ascii="Times New Roman" w:hAnsi="Times New Roman" w:cs="Times New Roman"/>
          <w:sz w:val="24"/>
          <w:szCs w:val="24"/>
        </w:rPr>
        <w:t>FAISS</w:t>
      </w:r>
      <w:r w:rsidR="00742FF3" w:rsidRPr="00747131">
        <w:rPr>
          <w:rFonts w:ascii="Times New Roman" w:hAnsi="Times New Roman" w:cs="Times New Roman" w:hint="eastAsia"/>
          <w:sz w:val="24"/>
          <w:szCs w:val="24"/>
        </w:rPr>
        <w:t>）或</w:t>
      </w:r>
      <w:r w:rsidR="00742FF3" w:rsidRPr="00747131">
        <w:rPr>
          <w:rFonts w:ascii="Times New Roman" w:hAnsi="Times New Roman" w:cs="Times New Roman"/>
          <w:sz w:val="24"/>
          <w:szCs w:val="24"/>
        </w:rPr>
        <w:t>向量数据库</w:t>
      </w:r>
      <w:r w:rsidR="00742FF3" w:rsidRPr="00747131">
        <w:rPr>
          <w:rFonts w:ascii="Times New Roman" w:hAnsi="Times New Roman" w:cs="Times New Roman" w:hint="eastAsia"/>
          <w:sz w:val="24"/>
          <w:szCs w:val="24"/>
        </w:rPr>
        <w:t>。</w:t>
      </w:r>
      <w:r w:rsidR="00742FF3" w:rsidRPr="00747131">
        <w:rPr>
          <w:rFonts w:ascii="Times New Roman" w:hAnsi="Times New Roman" w:cs="Times New Roman"/>
          <w:sz w:val="24"/>
          <w:szCs w:val="24"/>
        </w:rPr>
        <w:t>向量数据库</w:t>
      </w:r>
      <w:r w:rsidR="00742FF3" w:rsidRPr="00747131">
        <w:rPr>
          <w:rFonts w:ascii="Times New Roman" w:hAnsi="Times New Roman" w:cs="Times New Roman" w:hint="eastAsia"/>
          <w:sz w:val="24"/>
          <w:szCs w:val="24"/>
        </w:rPr>
        <w:t>可以称为</w:t>
      </w:r>
      <w:r w:rsidR="00742FF3" w:rsidRPr="00747131">
        <w:rPr>
          <w:rFonts w:ascii="Times New Roman" w:hAnsi="Times New Roman" w:cs="Times New Roman"/>
          <w:sz w:val="24"/>
          <w:szCs w:val="24"/>
        </w:rPr>
        <w:t>Milvus</w:t>
      </w:r>
      <w:r w:rsidR="00742FF3" w:rsidRPr="00747131">
        <w:rPr>
          <w:rFonts w:ascii="Times New Roman" w:hAnsi="Times New Roman" w:cs="Times New Roman"/>
          <w:sz w:val="24"/>
          <w:szCs w:val="24"/>
        </w:rPr>
        <w:t>向量数据库</w:t>
      </w:r>
      <w:r w:rsidR="00742FF3" w:rsidRPr="00747131">
        <w:rPr>
          <w:rFonts w:ascii="Times New Roman" w:hAnsi="Times New Roman" w:cs="Times New Roman" w:hint="eastAsia"/>
          <w:sz w:val="24"/>
          <w:szCs w:val="24"/>
        </w:rPr>
        <w:t>。</w:t>
      </w:r>
    </w:p>
    <w:p w14:paraId="1A67823F" w14:textId="580E1144" w:rsidR="00544221" w:rsidRPr="00747131" w:rsidRDefault="00742FF3" w:rsidP="00B70591">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以</w:t>
      </w:r>
      <w:r w:rsidRPr="00747131">
        <w:rPr>
          <w:rFonts w:ascii="Times New Roman" w:hAnsi="Times New Roman" w:cs="Times New Roman"/>
          <w:sz w:val="24"/>
          <w:szCs w:val="24"/>
        </w:rPr>
        <w:t>FAISS</w:t>
      </w:r>
      <w:r w:rsidRPr="00747131">
        <w:rPr>
          <w:rFonts w:ascii="Times New Roman" w:hAnsi="Times New Roman" w:cs="Times New Roman" w:hint="eastAsia"/>
          <w:sz w:val="24"/>
          <w:szCs w:val="24"/>
        </w:rPr>
        <w:t>索引库为例，</w:t>
      </w:r>
      <w:r w:rsidR="001E2CF0" w:rsidRPr="00747131">
        <w:rPr>
          <w:rFonts w:ascii="Times New Roman" w:hAnsi="Times New Roman" w:cs="Times New Roman" w:hint="eastAsia"/>
          <w:sz w:val="24"/>
          <w:szCs w:val="24"/>
        </w:rPr>
        <w:t>电子设备</w:t>
      </w:r>
      <w:r w:rsidRPr="00747131">
        <w:rPr>
          <w:rFonts w:ascii="Times New Roman" w:hAnsi="Times New Roman" w:cs="Times New Roman" w:hint="eastAsia"/>
          <w:sz w:val="24"/>
          <w:szCs w:val="24"/>
        </w:rPr>
        <w:t>可以将多个指令向量存储于</w:t>
      </w:r>
      <w:r w:rsidRPr="00747131">
        <w:rPr>
          <w:rFonts w:ascii="Times New Roman" w:hAnsi="Times New Roman" w:cs="Times New Roman"/>
          <w:sz w:val="24"/>
          <w:szCs w:val="24"/>
        </w:rPr>
        <w:t>FAISS</w:t>
      </w:r>
      <w:r w:rsidRPr="00747131">
        <w:rPr>
          <w:rFonts w:ascii="Times New Roman" w:hAnsi="Times New Roman" w:cs="Times New Roman" w:hint="eastAsia"/>
          <w:sz w:val="24"/>
          <w:szCs w:val="24"/>
        </w:rPr>
        <w:t>索引库，实现指令向量的</w:t>
      </w:r>
      <w:r w:rsidRPr="00747131">
        <w:rPr>
          <w:rFonts w:ascii="Times New Roman" w:hAnsi="Times New Roman" w:cs="Times New Roman"/>
          <w:sz w:val="24"/>
          <w:szCs w:val="24"/>
        </w:rPr>
        <w:t>FAISS</w:t>
      </w:r>
      <w:r w:rsidR="00005425" w:rsidRPr="00747131">
        <w:rPr>
          <w:rFonts w:ascii="Times New Roman" w:hAnsi="Times New Roman" w:cs="Times New Roman" w:hint="eastAsia"/>
          <w:sz w:val="24"/>
          <w:szCs w:val="24"/>
        </w:rPr>
        <w:t>索引</w:t>
      </w:r>
      <w:r w:rsidRPr="00747131">
        <w:rPr>
          <w:rFonts w:ascii="Times New Roman" w:hAnsi="Times New Roman" w:cs="Times New Roman" w:hint="eastAsia"/>
          <w:sz w:val="24"/>
          <w:szCs w:val="24"/>
        </w:rPr>
        <w:t>的构建</w:t>
      </w:r>
      <w:r w:rsidR="0091778B" w:rsidRPr="00747131">
        <w:rPr>
          <w:rFonts w:ascii="Times New Roman" w:hAnsi="Times New Roman" w:cs="Times New Roman" w:hint="eastAsia"/>
          <w:sz w:val="24"/>
          <w:szCs w:val="24"/>
        </w:rPr>
        <w:t>。</w:t>
      </w:r>
      <w:r w:rsidR="0092795F" w:rsidRPr="00747131">
        <w:rPr>
          <w:rFonts w:ascii="Times New Roman" w:hAnsi="Times New Roman" w:cs="Times New Roman"/>
          <w:sz w:val="24"/>
          <w:szCs w:val="24"/>
        </w:rPr>
        <w:t>FAISS</w:t>
      </w:r>
      <w:r w:rsidR="0092795F" w:rsidRPr="00747131">
        <w:rPr>
          <w:rFonts w:ascii="Times New Roman" w:hAnsi="Times New Roman" w:cs="Times New Roman" w:hint="eastAsia"/>
          <w:sz w:val="24"/>
          <w:szCs w:val="24"/>
        </w:rPr>
        <w:t>索引库可以称为</w:t>
      </w:r>
      <w:r w:rsidR="0092795F" w:rsidRPr="00747131">
        <w:rPr>
          <w:rFonts w:ascii="Times New Roman" w:hAnsi="Times New Roman" w:cs="Times New Roman"/>
          <w:sz w:val="24"/>
          <w:szCs w:val="24"/>
        </w:rPr>
        <w:t>FAISS</w:t>
      </w:r>
      <w:r w:rsidR="0092795F" w:rsidRPr="00747131">
        <w:rPr>
          <w:rFonts w:ascii="Times New Roman" w:hAnsi="Times New Roman" w:cs="Times New Roman" w:hint="eastAsia"/>
          <w:sz w:val="24"/>
          <w:szCs w:val="24"/>
        </w:rPr>
        <w:t>索引。</w:t>
      </w:r>
    </w:p>
    <w:p w14:paraId="6CE84459" w14:textId="2404B3B5" w:rsidR="00742FF3" w:rsidRPr="00747131" w:rsidRDefault="00544221" w:rsidP="00B70591">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可选地，</w:t>
      </w:r>
      <w:r w:rsidR="00742FF3" w:rsidRPr="00747131">
        <w:rPr>
          <w:rFonts w:ascii="Times New Roman" w:hAnsi="Times New Roman" w:cs="Times New Roman" w:hint="eastAsia"/>
          <w:sz w:val="24"/>
          <w:szCs w:val="24"/>
        </w:rPr>
        <w:t>为便于后续相似度计算，</w:t>
      </w:r>
      <w:r w:rsidR="001E2CF0" w:rsidRPr="00747131">
        <w:rPr>
          <w:rFonts w:ascii="Times New Roman" w:hAnsi="Times New Roman" w:cs="Times New Roman" w:hint="eastAsia"/>
          <w:sz w:val="24"/>
          <w:szCs w:val="24"/>
        </w:rPr>
        <w:t>电子设备</w:t>
      </w:r>
      <w:r w:rsidR="00742FF3" w:rsidRPr="00747131">
        <w:rPr>
          <w:rFonts w:ascii="Times New Roman" w:hAnsi="Times New Roman" w:cs="Times New Roman" w:hint="eastAsia"/>
          <w:sz w:val="24"/>
          <w:szCs w:val="24"/>
        </w:rPr>
        <w:t>可以将</w:t>
      </w:r>
      <w:r w:rsidR="00742FF3" w:rsidRPr="00747131">
        <w:rPr>
          <w:rFonts w:ascii="Times New Roman" w:hAnsi="Times New Roman" w:cs="Times New Roman"/>
          <w:sz w:val="24"/>
          <w:szCs w:val="24"/>
        </w:rPr>
        <w:t>FAISS</w:t>
      </w:r>
      <w:r w:rsidR="00742FF3" w:rsidRPr="00747131">
        <w:rPr>
          <w:rFonts w:ascii="Times New Roman" w:hAnsi="Times New Roman" w:cs="Times New Roman" w:hint="eastAsia"/>
          <w:sz w:val="24"/>
          <w:szCs w:val="24"/>
        </w:rPr>
        <w:t>索引库中的</w:t>
      </w:r>
      <w:r w:rsidR="00026F74" w:rsidRPr="00747131">
        <w:rPr>
          <w:rFonts w:ascii="Times New Roman" w:hAnsi="Times New Roman" w:cs="Times New Roman" w:hint="eastAsia"/>
          <w:sz w:val="24"/>
          <w:szCs w:val="24"/>
        </w:rPr>
        <w:t>各</w:t>
      </w:r>
      <w:r w:rsidR="00742FF3" w:rsidRPr="00747131">
        <w:rPr>
          <w:rFonts w:ascii="Times New Roman" w:hAnsi="Times New Roman" w:cs="Times New Roman" w:hint="eastAsia"/>
          <w:sz w:val="24"/>
          <w:szCs w:val="24"/>
        </w:rPr>
        <w:t>指令向量</w:t>
      </w:r>
      <w:r w:rsidR="00026F74" w:rsidRPr="00747131">
        <w:rPr>
          <w:rFonts w:ascii="Times New Roman" w:hAnsi="Times New Roman" w:cs="Times New Roman" w:hint="eastAsia"/>
          <w:sz w:val="24"/>
          <w:szCs w:val="24"/>
        </w:rPr>
        <w:t>进行</w:t>
      </w:r>
      <w:r w:rsidR="00CA3665" w:rsidRPr="00747131">
        <w:rPr>
          <w:rFonts w:ascii="Times New Roman" w:hAnsi="Times New Roman" w:cs="Times New Roman"/>
          <w:sz w:val="24"/>
          <w:szCs w:val="24"/>
        </w:rPr>
        <w:t>欧几里得范数</w:t>
      </w:r>
      <w:r w:rsidR="00CA3665" w:rsidRPr="00747131">
        <w:rPr>
          <w:rFonts w:ascii="MS Gothic" w:eastAsia="MS Gothic" w:hAnsi="MS Gothic" w:cs="MS Gothic" w:hint="eastAsia"/>
          <w:sz w:val="24"/>
          <w:szCs w:val="24"/>
        </w:rPr>
        <w:t>‌</w:t>
      </w:r>
      <w:r w:rsidR="00CA3665" w:rsidRPr="00747131">
        <w:rPr>
          <w:rFonts w:ascii="Times New Roman" w:hAnsi="Times New Roman" w:cs="Times New Roman" w:hint="eastAsia"/>
          <w:sz w:val="24"/>
          <w:szCs w:val="24"/>
        </w:rPr>
        <w:t>（</w:t>
      </w:r>
      <w:r w:rsidR="00CA3665" w:rsidRPr="00747131">
        <w:rPr>
          <w:rFonts w:ascii="Times New Roman" w:hAnsi="Times New Roman" w:cs="Times New Roman" w:hint="eastAsia"/>
          <w:sz w:val="24"/>
          <w:szCs w:val="24"/>
        </w:rPr>
        <w:t>L</w:t>
      </w:r>
      <w:r w:rsidR="00CA3665" w:rsidRPr="00747131">
        <w:rPr>
          <w:rFonts w:ascii="Times New Roman" w:hAnsi="Times New Roman" w:cs="Times New Roman"/>
          <w:sz w:val="24"/>
          <w:szCs w:val="24"/>
        </w:rPr>
        <w:t>2</w:t>
      </w:r>
      <w:r w:rsidR="00CA3665" w:rsidRPr="00747131">
        <w:rPr>
          <w:rFonts w:ascii="Times New Roman" w:hAnsi="Times New Roman" w:cs="Times New Roman" w:hint="eastAsia"/>
          <w:sz w:val="24"/>
          <w:szCs w:val="24"/>
        </w:rPr>
        <w:t>范数）</w:t>
      </w:r>
      <w:r w:rsidR="00026F74" w:rsidRPr="00747131">
        <w:rPr>
          <w:rFonts w:ascii="Times New Roman" w:hAnsi="Times New Roman" w:cs="Times New Roman" w:hint="eastAsia"/>
          <w:sz w:val="24"/>
          <w:szCs w:val="24"/>
        </w:rPr>
        <w:t>归一化处理，得到</w:t>
      </w:r>
      <w:r w:rsidR="00026F74" w:rsidRPr="00747131">
        <w:rPr>
          <w:rFonts w:ascii="Times New Roman" w:hAnsi="Times New Roman" w:cs="Times New Roman"/>
          <w:sz w:val="24"/>
          <w:szCs w:val="24"/>
        </w:rPr>
        <w:t>内积相似度精确索引（</w:t>
      </w:r>
      <w:r w:rsidR="00026F74" w:rsidRPr="00747131">
        <w:rPr>
          <w:rFonts w:ascii="Times New Roman" w:hAnsi="Times New Roman" w:cs="Times New Roman"/>
          <w:sz w:val="24"/>
          <w:szCs w:val="24"/>
        </w:rPr>
        <w:t>index flat IP </w:t>
      </w:r>
      <w:r w:rsidR="00026F74" w:rsidRPr="00747131">
        <w:rPr>
          <w:rFonts w:ascii="Times New Roman" w:hAnsi="Times New Roman" w:cs="Times New Roman"/>
          <w:sz w:val="24"/>
          <w:szCs w:val="24"/>
        </w:rPr>
        <w:t>索引）</w:t>
      </w:r>
      <w:r w:rsidR="00026F74" w:rsidRPr="00747131">
        <w:rPr>
          <w:rFonts w:ascii="Times New Roman" w:hAnsi="Times New Roman" w:cs="Times New Roman" w:hint="eastAsia"/>
          <w:sz w:val="24"/>
          <w:szCs w:val="24"/>
        </w:rPr>
        <w:t>。</w:t>
      </w:r>
      <w:r w:rsidR="0092795F" w:rsidRPr="00747131">
        <w:rPr>
          <w:rFonts w:ascii="Times New Roman" w:hAnsi="Times New Roman" w:cs="Times New Roman"/>
          <w:sz w:val="24"/>
          <w:szCs w:val="24"/>
        </w:rPr>
        <w:t>index flat IP </w:t>
      </w:r>
      <w:r w:rsidR="0092795F" w:rsidRPr="00747131">
        <w:rPr>
          <w:rFonts w:ascii="Times New Roman" w:hAnsi="Times New Roman" w:cs="Times New Roman"/>
          <w:sz w:val="24"/>
          <w:szCs w:val="24"/>
        </w:rPr>
        <w:t>索引</w:t>
      </w:r>
      <w:r w:rsidR="0092795F" w:rsidRPr="00747131">
        <w:rPr>
          <w:rFonts w:ascii="Times New Roman" w:hAnsi="Times New Roman" w:cs="Times New Roman" w:hint="eastAsia"/>
          <w:sz w:val="24"/>
          <w:szCs w:val="24"/>
        </w:rPr>
        <w:t>中的指令向量为归一化的指令向量。归一化的指令向量</w:t>
      </w:r>
      <w:r w:rsidR="00026F74" w:rsidRPr="00747131">
        <w:rPr>
          <w:rFonts w:ascii="Times New Roman" w:hAnsi="Times New Roman" w:cs="Times New Roman" w:hint="eastAsia"/>
          <w:sz w:val="24"/>
          <w:szCs w:val="24"/>
        </w:rPr>
        <w:t>的</w:t>
      </w:r>
      <w:proofErr w:type="gramStart"/>
      <w:r w:rsidR="00026F74" w:rsidRPr="00747131">
        <w:rPr>
          <w:rFonts w:ascii="Times New Roman" w:hAnsi="Times New Roman" w:cs="Times New Roman" w:hint="eastAsia"/>
          <w:sz w:val="24"/>
          <w:szCs w:val="24"/>
        </w:rPr>
        <w:t>向量模长可以</w:t>
      </w:r>
      <w:proofErr w:type="gramEnd"/>
      <w:r w:rsidR="00026F74" w:rsidRPr="00747131">
        <w:rPr>
          <w:rFonts w:ascii="Times New Roman" w:hAnsi="Times New Roman" w:cs="Times New Roman" w:hint="eastAsia"/>
          <w:sz w:val="24"/>
          <w:szCs w:val="24"/>
        </w:rPr>
        <w:t>为</w:t>
      </w:r>
      <w:r w:rsidR="00026F74" w:rsidRPr="00747131">
        <w:rPr>
          <w:rFonts w:ascii="Times New Roman" w:hAnsi="Times New Roman" w:cs="Times New Roman" w:hint="eastAsia"/>
          <w:sz w:val="24"/>
          <w:szCs w:val="24"/>
        </w:rPr>
        <w:t>1</w:t>
      </w:r>
      <w:r w:rsidR="00026F74" w:rsidRPr="00747131">
        <w:rPr>
          <w:rFonts w:ascii="Times New Roman" w:hAnsi="Times New Roman" w:cs="Times New Roman" w:hint="eastAsia"/>
          <w:sz w:val="24"/>
          <w:szCs w:val="24"/>
        </w:rPr>
        <w:t>。</w:t>
      </w:r>
    </w:p>
    <w:p w14:paraId="312A15E9" w14:textId="044B5E18" w:rsidR="00A44FE0" w:rsidRPr="00747131" w:rsidRDefault="0091778B" w:rsidP="00B70591">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由于数据集还包括各指令与工具的对应关系。基于数据集中指令与工具的对应关系，</w:t>
      </w:r>
      <w:r w:rsidR="001E2CF0" w:rsidRPr="00747131">
        <w:rPr>
          <w:rFonts w:ascii="Times New Roman" w:hAnsi="Times New Roman" w:cs="Times New Roman" w:hint="eastAsia"/>
          <w:sz w:val="24"/>
          <w:szCs w:val="24"/>
        </w:rPr>
        <w:t>电子设备</w:t>
      </w:r>
      <w:r w:rsidR="00B70591" w:rsidRPr="00747131">
        <w:rPr>
          <w:rFonts w:ascii="Times New Roman" w:hAnsi="Times New Roman" w:cs="Times New Roman" w:hint="eastAsia"/>
          <w:sz w:val="24"/>
          <w:szCs w:val="24"/>
        </w:rPr>
        <w:t>可以建立</w:t>
      </w:r>
      <w:r w:rsidR="00432F14" w:rsidRPr="00747131">
        <w:rPr>
          <w:rFonts w:ascii="Times New Roman" w:hAnsi="Times New Roman" w:cs="Times New Roman" w:hint="eastAsia"/>
          <w:sz w:val="24"/>
          <w:szCs w:val="24"/>
        </w:rPr>
        <w:t>指令向量到工具的映射图谱（</w:t>
      </w:r>
      <w:r w:rsidR="00432F14" w:rsidRPr="00747131">
        <w:rPr>
          <w:rFonts w:ascii="Times New Roman" w:hAnsi="Times New Roman" w:cs="Times New Roman"/>
          <w:sz w:val="24"/>
          <w:szCs w:val="24"/>
        </w:rPr>
        <w:t>instruction</w:t>
      </w:r>
      <w:r w:rsidR="00C47AF1" w:rsidRPr="00747131">
        <w:rPr>
          <w:rFonts w:ascii="Times New Roman" w:hAnsi="Times New Roman" w:cs="Times New Roman"/>
          <w:sz w:val="24"/>
          <w:szCs w:val="24"/>
        </w:rPr>
        <w:t xml:space="preserve"> </w:t>
      </w:r>
      <w:r w:rsidR="00432F14" w:rsidRPr="00747131">
        <w:rPr>
          <w:rFonts w:ascii="Times New Roman" w:hAnsi="Times New Roman" w:cs="Times New Roman"/>
          <w:sz w:val="24"/>
          <w:szCs w:val="24"/>
        </w:rPr>
        <w:t>to</w:t>
      </w:r>
      <w:r w:rsidR="00C47AF1" w:rsidRPr="00747131">
        <w:rPr>
          <w:rFonts w:ascii="Times New Roman" w:hAnsi="Times New Roman" w:cs="Times New Roman"/>
          <w:sz w:val="24"/>
          <w:szCs w:val="24"/>
        </w:rPr>
        <w:t xml:space="preserve"> </w:t>
      </w:r>
      <w:r w:rsidR="00432F14" w:rsidRPr="00747131">
        <w:rPr>
          <w:rFonts w:ascii="Times New Roman" w:hAnsi="Times New Roman" w:cs="Times New Roman"/>
          <w:sz w:val="24"/>
          <w:szCs w:val="24"/>
        </w:rPr>
        <w:t>tool</w:t>
      </w:r>
      <w:r w:rsidR="00C47AF1" w:rsidRPr="00747131">
        <w:rPr>
          <w:rFonts w:ascii="Times New Roman" w:hAnsi="Times New Roman" w:cs="Times New Roman"/>
          <w:sz w:val="24"/>
          <w:szCs w:val="24"/>
        </w:rPr>
        <w:t xml:space="preserve"> </w:t>
      </w:r>
      <w:r w:rsidR="00432F14" w:rsidRPr="00747131">
        <w:rPr>
          <w:rFonts w:ascii="Times New Roman" w:hAnsi="Times New Roman" w:cs="Times New Roman"/>
          <w:sz w:val="24"/>
          <w:szCs w:val="24"/>
        </w:rPr>
        <w:t>map</w:t>
      </w:r>
      <w:r w:rsidR="00432F14" w:rsidRPr="00747131">
        <w:rPr>
          <w:rFonts w:ascii="Times New Roman" w:hAnsi="Times New Roman" w:cs="Times New Roman" w:hint="eastAsia"/>
          <w:sz w:val="24"/>
          <w:szCs w:val="24"/>
        </w:rPr>
        <w:t>）。指令向量到工具的映射图谱可以包括</w:t>
      </w:r>
      <w:r w:rsidR="00432F14" w:rsidRPr="00747131">
        <w:rPr>
          <w:rFonts w:ascii="Times New Roman" w:hAnsi="Times New Roman" w:cs="Times New Roman"/>
          <w:sz w:val="24"/>
          <w:szCs w:val="24"/>
        </w:rPr>
        <w:t>FAISS</w:t>
      </w:r>
      <w:r w:rsidR="00432F14" w:rsidRPr="00747131">
        <w:rPr>
          <w:rFonts w:ascii="Times New Roman" w:hAnsi="Times New Roman" w:cs="Times New Roman" w:hint="eastAsia"/>
          <w:sz w:val="24"/>
          <w:szCs w:val="24"/>
        </w:rPr>
        <w:t>索引库中各指令向量与工具的映射关系，或者，可以包括</w:t>
      </w:r>
      <w:r w:rsidR="00CA3665" w:rsidRPr="00747131">
        <w:rPr>
          <w:rFonts w:ascii="Times New Roman" w:hAnsi="Times New Roman" w:cs="Times New Roman"/>
          <w:sz w:val="24"/>
          <w:szCs w:val="24"/>
        </w:rPr>
        <w:t>index flat IP </w:t>
      </w:r>
      <w:r w:rsidR="00CA3665" w:rsidRPr="00747131">
        <w:rPr>
          <w:rFonts w:ascii="Times New Roman" w:hAnsi="Times New Roman" w:cs="Times New Roman"/>
          <w:sz w:val="24"/>
          <w:szCs w:val="24"/>
        </w:rPr>
        <w:t>索引</w:t>
      </w:r>
      <w:r w:rsidR="00B70591" w:rsidRPr="00747131">
        <w:rPr>
          <w:rFonts w:ascii="Times New Roman" w:hAnsi="Times New Roman" w:cs="Times New Roman" w:hint="eastAsia"/>
          <w:sz w:val="24"/>
          <w:szCs w:val="24"/>
        </w:rPr>
        <w:t>中各</w:t>
      </w:r>
      <w:r w:rsidR="00432F14" w:rsidRPr="00747131">
        <w:rPr>
          <w:rFonts w:ascii="Times New Roman" w:hAnsi="Times New Roman" w:cs="Times New Roman" w:hint="eastAsia"/>
          <w:sz w:val="24"/>
          <w:szCs w:val="24"/>
        </w:rPr>
        <w:t>归一化的</w:t>
      </w:r>
      <w:r w:rsidR="00B70591" w:rsidRPr="00747131">
        <w:rPr>
          <w:rFonts w:ascii="Times New Roman" w:hAnsi="Times New Roman" w:cs="Times New Roman" w:hint="eastAsia"/>
          <w:sz w:val="24"/>
          <w:szCs w:val="24"/>
        </w:rPr>
        <w:t>指令向量与工具的映射关系。</w:t>
      </w:r>
      <w:r w:rsidR="00C47AF1" w:rsidRPr="00747131">
        <w:rPr>
          <w:rFonts w:ascii="Times New Roman" w:hAnsi="Times New Roman" w:cs="Times New Roman"/>
          <w:sz w:val="24"/>
          <w:szCs w:val="24"/>
        </w:rPr>
        <w:t>instruction to tool map</w:t>
      </w:r>
      <w:r w:rsidR="00C47AF1" w:rsidRPr="00747131">
        <w:rPr>
          <w:rFonts w:ascii="Times New Roman" w:hAnsi="Times New Roman" w:cs="Times New Roman" w:hint="eastAsia"/>
          <w:sz w:val="24"/>
          <w:szCs w:val="24"/>
        </w:rPr>
        <w:t>可以表示为</w:t>
      </w:r>
      <w:proofErr w:type="spellStart"/>
      <w:r w:rsidR="00C47AF1" w:rsidRPr="00747131">
        <w:rPr>
          <w:rFonts w:ascii="Times New Roman" w:hAnsi="Times New Roman" w:cs="Times New Roman"/>
          <w:sz w:val="24"/>
          <w:szCs w:val="24"/>
        </w:rPr>
        <w:t>instruction_to_tool_map</w:t>
      </w:r>
      <w:proofErr w:type="spellEnd"/>
      <w:r w:rsidR="00C47AF1" w:rsidRPr="00747131">
        <w:rPr>
          <w:rFonts w:ascii="Times New Roman" w:hAnsi="Times New Roman" w:cs="Times New Roman" w:hint="eastAsia"/>
          <w:sz w:val="24"/>
          <w:szCs w:val="24"/>
        </w:rPr>
        <w:t>。</w:t>
      </w:r>
    </w:p>
    <w:p w14:paraId="3486F89D" w14:textId="50A0E5AB" w:rsidR="00AC453B" w:rsidRPr="00747131" w:rsidRDefault="00A44FE0" w:rsidP="00B70591">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指令与工具的对应关系，可以是指令与工具描述信息的对应关系。工具描述信息可以是真实工具定义（</w:t>
      </w:r>
      <w:r w:rsidRPr="00747131">
        <w:rPr>
          <w:rFonts w:ascii="Times New Roman" w:hAnsi="Times New Roman" w:cs="Times New Roman"/>
          <w:sz w:val="24"/>
          <w:szCs w:val="24"/>
        </w:rPr>
        <w:t>ground</w:t>
      </w:r>
      <w:r w:rsidR="00C47AF1" w:rsidRPr="00747131">
        <w:rPr>
          <w:rFonts w:ascii="Times New Roman" w:hAnsi="Times New Roman" w:cs="Times New Roman"/>
          <w:sz w:val="24"/>
          <w:szCs w:val="24"/>
        </w:rPr>
        <w:t xml:space="preserve"> </w:t>
      </w:r>
      <w:r w:rsidRPr="00747131">
        <w:rPr>
          <w:rFonts w:ascii="Times New Roman" w:hAnsi="Times New Roman" w:cs="Times New Roman"/>
          <w:sz w:val="24"/>
          <w:szCs w:val="24"/>
        </w:rPr>
        <w:t>truth</w:t>
      </w:r>
      <w:r w:rsidR="00C47AF1" w:rsidRPr="00747131">
        <w:rPr>
          <w:rFonts w:ascii="Times New Roman" w:hAnsi="Times New Roman" w:cs="Times New Roman"/>
          <w:sz w:val="24"/>
          <w:szCs w:val="24"/>
        </w:rPr>
        <w:t xml:space="preserve"> </w:t>
      </w:r>
      <w:r w:rsidRPr="00747131">
        <w:rPr>
          <w:rFonts w:ascii="Times New Roman" w:hAnsi="Times New Roman" w:cs="Times New Roman"/>
          <w:sz w:val="24"/>
          <w:szCs w:val="24"/>
        </w:rPr>
        <w:t>tool</w:t>
      </w:r>
      <w:r w:rsidRPr="00747131">
        <w:rPr>
          <w:rFonts w:ascii="Times New Roman" w:hAnsi="Times New Roman" w:cs="Times New Roman" w:hint="eastAsia"/>
          <w:sz w:val="24"/>
          <w:szCs w:val="24"/>
        </w:rPr>
        <w:t>）。基于数据集中指令与真实工具定义的对应关系，</w:t>
      </w:r>
      <w:r w:rsidR="001E2CF0" w:rsidRPr="00747131">
        <w:rPr>
          <w:rFonts w:ascii="Times New Roman" w:hAnsi="Times New Roman" w:cs="Times New Roman" w:hint="eastAsia"/>
          <w:sz w:val="24"/>
          <w:szCs w:val="24"/>
        </w:rPr>
        <w:t>电子设备</w:t>
      </w:r>
      <w:r w:rsidRPr="00747131">
        <w:rPr>
          <w:rFonts w:ascii="Times New Roman" w:hAnsi="Times New Roman" w:cs="Times New Roman" w:hint="eastAsia"/>
          <w:sz w:val="24"/>
          <w:szCs w:val="24"/>
        </w:rPr>
        <w:t>可以建立</w:t>
      </w:r>
      <w:r w:rsidR="00CA3665" w:rsidRPr="00747131">
        <w:rPr>
          <w:rFonts w:ascii="Times New Roman" w:hAnsi="Times New Roman" w:cs="Times New Roman"/>
          <w:sz w:val="24"/>
          <w:szCs w:val="24"/>
        </w:rPr>
        <w:t>index flat IP </w:t>
      </w:r>
      <w:r w:rsidR="00CA3665" w:rsidRPr="00747131">
        <w:rPr>
          <w:rFonts w:ascii="Times New Roman" w:hAnsi="Times New Roman" w:cs="Times New Roman"/>
          <w:sz w:val="24"/>
          <w:szCs w:val="24"/>
        </w:rPr>
        <w:t>索引</w:t>
      </w:r>
      <w:r w:rsidRPr="00747131">
        <w:rPr>
          <w:rFonts w:ascii="Times New Roman" w:hAnsi="Times New Roman" w:cs="Times New Roman" w:hint="eastAsia"/>
          <w:sz w:val="24"/>
          <w:szCs w:val="24"/>
        </w:rPr>
        <w:t>中各指令向量与真实工具定义的映射关系。</w:t>
      </w:r>
      <w:r w:rsidR="00C47AF1" w:rsidRPr="00747131">
        <w:rPr>
          <w:rFonts w:ascii="Times New Roman" w:hAnsi="Times New Roman" w:cs="Times New Roman"/>
          <w:sz w:val="24"/>
          <w:szCs w:val="24"/>
        </w:rPr>
        <w:t>Ground truth tool</w:t>
      </w:r>
      <w:r w:rsidR="00C47AF1" w:rsidRPr="00747131">
        <w:rPr>
          <w:rFonts w:ascii="Times New Roman" w:hAnsi="Times New Roman" w:cs="Times New Roman" w:hint="eastAsia"/>
          <w:sz w:val="24"/>
          <w:szCs w:val="24"/>
        </w:rPr>
        <w:t>可以表示为</w:t>
      </w:r>
      <w:proofErr w:type="spellStart"/>
      <w:r w:rsidR="00C47AF1" w:rsidRPr="00747131">
        <w:rPr>
          <w:rFonts w:ascii="Times New Roman" w:hAnsi="Times New Roman" w:cs="Times New Roman"/>
          <w:sz w:val="24"/>
          <w:szCs w:val="24"/>
        </w:rPr>
        <w:t>ground_truth_tool</w:t>
      </w:r>
      <w:proofErr w:type="spellEnd"/>
      <w:r w:rsidR="00C47AF1" w:rsidRPr="00747131">
        <w:rPr>
          <w:rFonts w:ascii="Times New Roman" w:hAnsi="Times New Roman" w:cs="Times New Roman" w:hint="eastAsia"/>
          <w:sz w:val="24"/>
          <w:szCs w:val="24"/>
        </w:rPr>
        <w:t>。</w:t>
      </w:r>
    </w:p>
    <w:p w14:paraId="5B64A077" w14:textId="730794D9" w:rsidR="00166907" w:rsidRPr="00747131" w:rsidRDefault="00AC453B" w:rsidP="00B70591">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指令向量与工具的映射关系，是连接指令和工具的桥梁，以便于后续基于指令实现工具召回。</w:t>
      </w:r>
    </w:p>
    <w:p w14:paraId="025E6580" w14:textId="13A067B4" w:rsidR="00F040EF" w:rsidRPr="00747131" w:rsidRDefault="00F040EF" w:rsidP="00F040EF">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S</w:t>
      </w:r>
      <w:r w:rsidRPr="00747131">
        <w:rPr>
          <w:rFonts w:ascii="Times New Roman" w:hAnsi="Times New Roman" w:cs="Times New Roman"/>
          <w:sz w:val="24"/>
          <w:szCs w:val="24"/>
        </w:rPr>
        <w:t>504</w:t>
      </w:r>
      <w:r w:rsidRPr="00747131">
        <w:rPr>
          <w:rFonts w:ascii="Times New Roman" w:hAnsi="Times New Roman" w:cs="Times New Roman" w:hint="eastAsia"/>
          <w:sz w:val="24"/>
          <w:szCs w:val="24"/>
        </w:rPr>
        <w:t>、</w:t>
      </w:r>
      <w:r w:rsidR="00327A35" w:rsidRPr="00747131">
        <w:rPr>
          <w:rFonts w:ascii="Times New Roman" w:hAnsi="Times New Roman" w:cs="Times New Roman" w:hint="eastAsia"/>
          <w:sz w:val="24"/>
          <w:szCs w:val="24"/>
        </w:rPr>
        <w:t>存储指令向量</w:t>
      </w:r>
      <w:r w:rsidR="003C2E09" w:rsidRPr="00747131">
        <w:rPr>
          <w:rFonts w:ascii="Times New Roman" w:hAnsi="Times New Roman" w:cs="Times New Roman" w:hint="eastAsia"/>
          <w:sz w:val="24"/>
          <w:szCs w:val="24"/>
        </w:rPr>
        <w:t>。</w:t>
      </w:r>
    </w:p>
    <w:p w14:paraId="0BB728CE" w14:textId="4E1CFCBA" w:rsidR="00C004A1" w:rsidRPr="00747131" w:rsidRDefault="00BB5D89" w:rsidP="00F040EF">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示例性地，</w:t>
      </w:r>
      <w:r w:rsidR="001E2CF0" w:rsidRPr="00747131">
        <w:rPr>
          <w:rFonts w:ascii="Times New Roman" w:hAnsi="Times New Roman" w:cs="Times New Roman" w:hint="eastAsia"/>
          <w:sz w:val="24"/>
          <w:szCs w:val="24"/>
        </w:rPr>
        <w:t>电子设备</w:t>
      </w:r>
      <w:r w:rsidR="00C004A1" w:rsidRPr="00747131">
        <w:rPr>
          <w:rFonts w:ascii="Times New Roman" w:hAnsi="Times New Roman" w:cs="Times New Roman" w:hint="eastAsia"/>
          <w:sz w:val="24"/>
          <w:szCs w:val="24"/>
        </w:rPr>
        <w:t>可以将</w:t>
      </w:r>
      <w:r w:rsidR="00544221" w:rsidRPr="00747131">
        <w:rPr>
          <w:rFonts w:ascii="Times New Roman" w:hAnsi="Times New Roman" w:cs="Times New Roman"/>
          <w:sz w:val="24"/>
          <w:szCs w:val="24"/>
        </w:rPr>
        <w:t>FAISS</w:t>
      </w:r>
      <w:r w:rsidR="00544221" w:rsidRPr="00747131">
        <w:rPr>
          <w:rFonts w:ascii="Times New Roman" w:hAnsi="Times New Roman" w:cs="Times New Roman" w:hint="eastAsia"/>
          <w:sz w:val="24"/>
          <w:szCs w:val="24"/>
        </w:rPr>
        <w:t>索引或</w:t>
      </w:r>
      <w:r w:rsidR="00C004A1" w:rsidRPr="00747131">
        <w:rPr>
          <w:rFonts w:ascii="Times New Roman" w:hAnsi="Times New Roman" w:cs="Times New Roman"/>
          <w:sz w:val="24"/>
          <w:szCs w:val="24"/>
        </w:rPr>
        <w:t>index flat IP </w:t>
      </w:r>
      <w:r w:rsidR="00C004A1" w:rsidRPr="00747131">
        <w:rPr>
          <w:rFonts w:ascii="Times New Roman" w:hAnsi="Times New Roman" w:cs="Times New Roman"/>
          <w:sz w:val="24"/>
          <w:szCs w:val="24"/>
        </w:rPr>
        <w:t>索引</w:t>
      </w:r>
      <w:r w:rsidR="00C004A1" w:rsidRPr="00747131">
        <w:rPr>
          <w:rFonts w:ascii="Times New Roman" w:hAnsi="Times New Roman" w:cs="Times New Roman" w:hint="eastAsia"/>
          <w:sz w:val="24"/>
          <w:szCs w:val="24"/>
        </w:rPr>
        <w:t>进行存储，实现对指令向量的存储。</w:t>
      </w:r>
    </w:p>
    <w:p w14:paraId="0555C352" w14:textId="33374D0E" w:rsidR="00BB5D89" w:rsidRPr="00747131" w:rsidRDefault="00BB5D89" w:rsidP="00F040EF">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S</w:t>
      </w:r>
      <w:r w:rsidRPr="00747131">
        <w:rPr>
          <w:rFonts w:ascii="Times New Roman" w:hAnsi="Times New Roman" w:cs="Times New Roman"/>
          <w:sz w:val="24"/>
          <w:szCs w:val="24"/>
        </w:rPr>
        <w:t>501-S503</w:t>
      </w:r>
      <w:r w:rsidRPr="00747131">
        <w:rPr>
          <w:rFonts w:ascii="Times New Roman" w:hAnsi="Times New Roman" w:cs="Times New Roman" w:hint="eastAsia"/>
          <w:sz w:val="24"/>
          <w:szCs w:val="24"/>
        </w:rPr>
        <w:t>或</w:t>
      </w:r>
      <w:r w:rsidRPr="00747131">
        <w:rPr>
          <w:rFonts w:ascii="Times New Roman" w:hAnsi="Times New Roman" w:cs="Times New Roman" w:hint="eastAsia"/>
          <w:sz w:val="24"/>
          <w:szCs w:val="24"/>
        </w:rPr>
        <w:t>S</w:t>
      </w:r>
      <w:r w:rsidRPr="00747131">
        <w:rPr>
          <w:rFonts w:ascii="Times New Roman" w:hAnsi="Times New Roman" w:cs="Times New Roman"/>
          <w:sz w:val="24"/>
          <w:szCs w:val="24"/>
        </w:rPr>
        <w:t>501-S504</w:t>
      </w:r>
      <w:r w:rsidRPr="00747131">
        <w:rPr>
          <w:rFonts w:ascii="Times New Roman" w:hAnsi="Times New Roman" w:cs="Times New Roman" w:hint="eastAsia"/>
          <w:sz w:val="24"/>
          <w:szCs w:val="24"/>
        </w:rPr>
        <w:t>，可以</w:t>
      </w:r>
      <w:r w:rsidR="00CB2BBA" w:rsidRPr="00747131">
        <w:rPr>
          <w:rFonts w:ascii="Times New Roman" w:hAnsi="Times New Roman" w:cs="Times New Roman" w:hint="eastAsia"/>
          <w:sz w:val="24"/>
          <w:szCs w:val="24"/>
        </w:rPr>
        <w:t>理解为</w:t>
      </w:r>
      <w:r w:rsidRPr="00747131">
        <w:rPr>
          <w:rFonts w:ascii="Times New Roman" w:hAnsi="Times New Roman" w:cs="Times New Roman" w:hint="eastAsia"/>
          <w:sz w:val="24"/>
          <w:szCs w:val="24"/>
        </w:rPr>
        <w:t>语义通路索引的构建</w:t>
      </w:r>
      <w:r w:rsidR="00CB2BBA" w:rsidRPr="00747131">
        <w:rPr>
          <w:rFonts w:ascii="Times New Roman" w:hAnsi="Times New Roman" w:cs="Times New Roman" w:hint="eastAsia"/>
          <w:sz w:val="24"/>
          <w:szCs w:val="24"/>
        </w:rPr>
        <w:t>，</w:t>
      </w:r>
      <w:r w:rsidRPr="00747131">
        <w:rPr>
          <w:rFonts w:ascii="Times New Roman" w:hAnsi="Times New Roman" w:cs="Times New Roman" w:hint="eastAsia"/>
          <w:sz w:val="24"/>
          <w:szCs w:val="24"/>
        </w:rPr>
        <w:t>以便于基于指令向量</w:t>
      </w:r>
      <w:r w:rsidR="00FE3EDD" w:rsidRPr="00747131">
        <w:rPr>
          <w:rFonts w:ascii="Times New Roman" w:hAnsi="Times New Roman" w:cs="Times New Roman" w:hint="eastAsia"/>
          <w:sz w:val="24"/>
          <w:szCs w:val="24"/>
        </w:rPr>
        <w:t>实现</w:t>
      </w:r>
      <w:r w:rsidRPr="00747131">
        <w:rPr>
          <w:rFonts w:ascii="Times New Roman" w:hAnsi="Times New Roman" w:cs="Times New Roman" w:hint="eastAsia"/>
          <w:sz w:val="24"/>
          <w:szCs w:val="24"/>
        </w:rPr>
        <w:t>工具的检索。</w:t>
      </w:r>
      <w:r w:rsidR="001B5E8F" w:rsidRPr="00747131">
        <w:rPr>
          <w:rFonts w:ascii="Times New Roman" w:hAnsi="Times New Roman" w:cs="Times New Roman" w:hint="eastAsia"/>
          <w:sz w:val="24"/>
          <w:szCs w:val="24"/>
        </w:rPr>
        <w:t>语义通路可以用于实现对用户意图的泛化理解，例如，</w:t>
      </w:r>
      <w:r w:rsidR="001B5E8F" w:rsidRPr="00747131">
        <w:rPr>
          <w:rFonts w:ascii="Times New Roman" w:hAnsi="Times New Roman" w:cs="Times New Roman"/>
          <w:sz w:val="24"/>
          <w:szCs w:val="24"/>
        </w:rPr>
        <w:t>如果一个用户查询在语义上与</w:t>
      </w:r>
      <w:r w:rsidR="001B5E8F" w:rsidRPr="00747131">
        <w:rPr>
          <w:rFonts w:ascii="Times New Roman" w:hAnsi="Times New Roman" w:cs="Times New Roman" w:hint="eastAsia"/>
          <w:sz w:val="24"/>
          <w:szCs w:val="24"/>
        </w:rPr>
        <w:t>一个</w:t>
      </w:r>
      <w:r w:rsidR="001B5E8F" w:rsidRPr="00747131">
        <w:rPr>
          <w:rFonts w:ascii="Times New Roman" w:hAnsi="Times New Roman" w:cs="Times New Roman"/>
          <w:sz w:val="24"/>
          <w:szCs w:val="24"/>
        </w:rPr>
        <w:t>指令相似，</w:t>
      </w:r>
      <w:r w:rsidR="001B5E8F" w:rsidRPr="00747131">
        <w:rPr>
          <w:rFonts w:ascii="Times New Roman" w:hAnsi="Times New Roman" w:cs="Times New Roman" w:hint="eastAsia"/>
          <w:sz w:val="24"/>
          <w:szCs w:val="24"/>
        </w:rPr>
        <w:t>则该用户</w:t>
      </w:r>
      <w:r w:rsidR="001B5E8F" w:rsidRPr="00747131">
        <w:rPr>
          <w:rFonts w:ascii="Times New Roman" w:hAnsi="Times New Roman" w:cs="Times New Roman"/>
          <w:sz w:val="24"/>
          <w:szCs w:val="24"/>
        </w:rPr>
        <w:t>查询很可能需要调用该</w:t>
      </w:r>
      <w:r w:rsidR="001B5E8F" w:rsidRPr="00747131">
        <w:rPr>
          <w:rFonts w:ascii="Times New Roman" w:hAnsi="Times New Roman" w:cs="Times New Roman" w:hint="eastAsia"/>
          <w:sz w:val="24"/>
          <w:szCs w:val="24"/>
        </w:rPr>
        <w:t>一个</w:t>
      </w:r>
      <w:r w:rsidR="001B5E8F" w:rsidRPr="00747131">
        <w:rPr>
          <w:rFonts w:ascii="Times New Roman" w:hAnsi="Times New Roman" w:cs="Times New Roman"/>
          <w:sz w:val="24"/>
          <w:szCs w:val="24"/>
        </w:rPr>
        <w:t>指令所对应的工具。</w:t>
      </w:r>
    </w:p>
    <w:p w14:paraId="70628174" w14:textId="7ADDE94B" w:rsidR="00F040EF" w:rsidRPr="00747131" w:rsidRDefault="00F040EF" w:rsidP="00F040EF">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S</w:t>
      </w:r>
      <w:r w:rsidRPr="00747131">
        <w:rPr>
          <w:rFonts w:ascii="Times New Roman" w:hAnsi="Times New Roman" w:cs="Times New Roman"/>
          <w:sz w:val="24"/>
          <w:szCs w:val="24"/>
        </w:rPr>
        <w:t>505</w:t>
      </w:r>
      <w:r w:rsidRPr="00747131">
        <w:rPr>
          <w:rFonts w:ascii="Times New Roman" w:hAnsi="Times New Roman" w:cs="Times New Roman" w:hint="eastAsia"/>
          <w:sz w:val="24"/>
          <w:szCs w:val="24"/>
        </w:rPr>
        <w:t>、</w:t>
      </w:r>
      <w:r w:rsidR="00327A35" w:rsidRPr="00747131">
        <w:rPr>
          <w:rFonts w:ascii="Times New Roman" w:hAnsi="Times New Roman" w:cs="Times New Roman" w:hint="eastAsia"/>
          <w:sz w:val="24"/>
          <w:szCs w:val="24"/>
        </w:rPr>
        <w:t>为每个工具聚合所对应的指令文本</w:t>
      </w:r>
      <w:r w:rsidR="003C2E09" w:rsidRPr="00747131">
        <w:rPr>
          <w:rFonts w:ascii="Times New Roman" w:hAnsi="Times New Roman" w:cs="Times New Roman" w:hint="eastAsia"/>
          <w:sz w:val="24"/>
          <w:szCs w:val="24"/>
        </w:rPr>
        <w:t>。</w:t>
      </w:r>
    </w:p>
    <w:p w14:paraId="2E4BD2E7" w14:textId="08511C18" w:rsidR="009114E1" w:rsidRPr="00747131" w:rsidRDefault="009114E1" w:rsidP="00F040EF">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示例性地，</w:t>
      </w:r>
      <w:r w:rsidR="001702C2" w:rsidRPr="00747131">
        <w:rPr>
          <w:rFonts w:ascii="Times New Roman" w:hAnsi="Times New Roman" w:cs="Times New Roman" w:hint="eastAsia"/>
          <w:sz w:val="24"/>
          <w:szCs w:val="24"/>
        </w:rPr>
        <w:t>基于指令与工具的对应关系</w:t>
      </w:r>
      <w:r w:rsidR="00CB7ABF" w:rsidRPr="00747131">
        <w:rPr>
          <w:rFonts w:ascii="Times New Roman" w:hAnsi="Times New Roman" w:cs="Times New Roman" w:hint="eastAsia"/>
          <w:sz w:val="24"/>
          <w:szCs w:val="24"/>
        </w:rPr>
        <w:t>和训练数据</w:t>
      </w:r>
      <w:r w:rsidR="001702C2" w:rsidRPr="00747131">
        <w:rPr>
          <w:rFonts w:ascii="Times New Roman" w:hAnsi="Times New Roman" w:cs="Times New Roman" w:hint="eastAsia"/>
          <w:sz w:val="24"/>
          <w:szCs w:val="24"/>
        </w:rPr>
        <w:t>，</w:t>
      </w:r>
      <w:r w:rsidR="001E2CF0" w:rsidRPr="00747131">
        <w:rPr>
          <w:rFonts w:ascii="Times New Roman" w:hAnsi="Times New Roman" w:cs="Times New Roman" w:hint="eastAsia"/>
          <w:sz w:val="24"/>
          <w:szCs w:val="24"/>
        </w:rPr>
        <w:t>电子设备</w:t>
      </w:r>
      <w:r w:rsidR="001702C2" w:rsidRPr="00747131">
        <w:rPr>
          <w:rFonts w:ascii="Times New Roman" w:hAnsi="Times New Roman" w:cs="Times New Roman" w:hint="eastAsia"/>
          <w:sz w:val="24"/>
          <w:szCs w:val="24"/>
        </w:rPr>
        <w:t>可以为工具库中</w:t>
      </w:r>
      <w:proofErr w:type="gramStart"/>
      <w:r w:rsidR="001702C2" w:rsidRPr="00747131">
        <w:rPr>
          <w:rFonts w:ascii="Times New Roman" w:hAnsi="Times New Roman" w:cs="Times New Roman" w:hint="eastAsia"/>
          <w:sz w:val="24"/>
          <w:szCs w:val="24"/>
        </w:rPr>
        <w:t>各工具</w:t>
      </w:r>
      <w:proofErr w:type="gramEnd"/>
      <w:r w:rsidR="001702C2" w:rsidRPr="00747131">
        <w:rPr>
          <w:rFonts w:ascii="Times New Roman" w:hAnsi="Times New Roman" w:cs="Times New Roman" w:hint="eastAsia"/>
          <w:sz w:val="24"/>
          <w:szCs w:val="24"/>
        </w:rPr>
        <w:t>聚合各自对应的指令</w:t>
      </w:r>
      <w:r w:rsidR="007613A1" w:rsidRPr="00747131">
        <w:rPr>
          <w:rFonts w:ascii="Times New Roman" w:hAnsi="Times New Roman" w:cs="Times New Roman" w:hint="eastAsia"/>
          <w:sz w:val="24"/>
          <w:szCs w:val="24"/>
        </w:rPr>
        <w:t>，得到</w:t>
      </w:r>
      <w:proofErr w:type="gramStart"/>
      <w:r w:rsidR="007613A1" w:rsidRPr="00747131">
        <w:rPr>
          <w:rFonts w:ascii="Times New Roman" w:hAnsi="Times New Roman" w:cs="Times New Roman" w:hint="eastAsia"/>
          <w:sz w:val="24"/>
          <w:szCs w:val="24"/>
        </w:rPr>
        <w:t>各工具</w:t>
      </w:r>
      <w:proofErr w:type="gramEnd"/>
      <w:r w:rsidR="007613A1" w:rsidRPr="00747131">
        <w:rPr>
          <w:rFonts w:ascii="Times New Roman" w:hAnsi="Times New Roman" w:cs="Times New Roman" w:hint="eastAsia"/>
          <w:sz w:val="24"/>
          <w:szCs w:val="24"/>
        </w:rPr>
        <w:t>各自对应的工具文档</w:t>
      </w:r>
      <w:r w:rsidR="001702C2" w:rsidRPr="00747131">
        <w:rPr>
          <w:rFonts w:ascii="Times New Roman" w:hAnsi="Times New Roman" w:cs="Times New Roman" w:hint="eastAsia"/>
          <w:sz w:val="24"/>
          <w:szCs w:val="24"/>
        </w:rPr>
        <w:t>。工具对应的指令</w:t>
      </w:r>
      <w:r w:rsidR="006A17E7" w:rsidRPr="00747131">
        <w:rPr>
          <w:rFonts w:ascii="Times New Roman" w:hAnsi="Times New Roman" w:cs="Times New Roman" w:hint="eastAsia"/>
          <w:sz w:val="24"/>
          <w:szCs w:val="24"/>
        </w:rPr>
        <w:t>，</w:t>
      </w:r>
      <w:r w:rsidR="001702C2" w:rsidRPr="00747131">
        <w:rPr>
          <w:rFonts w:ascii="Times New Roman" w:hAnsi="Times New Roman" w:cs="Times New Roman" w:hint="eastAsia"/>
          <w:sz w:val="24"/>
          <w:szCs w:val="24"/>
        </w:rPr>
        <w:t>可以理解为该工具可能</w:t>
      </w:r>
      <w:r w:rsidR="006A17E7" w:rsidRPr="00747131">
        <w:rPr>
          <w:rFonts w:ascii="Times New Roman" w:hAnsi="Times New Roman" w:cs="Times New Roman" w:hint="eastAsia"/>
          <w:sz w:val="24"/>
          <w:szCs w:val="24"/>
        </w:rPr>
        <w:t>的</w:t>
      </w:r>
      <w:r w:rsidR="001702C2" w:rsidRPr="00747131">
        <w:rPr>
          <w:rFonts w:ascii="Times New Roman" w:hAnsi="Times New Roman" w:cs="Times New Roman" w:hint="eastAsia"/>
          <w:sz w:val="24"/>
          <w:szCs w:val="24"/>
        </w:rPr>
        <w:t>表达方式</w:t>
      </w:r>
      <w:r w:rsidR="006A17E7" w:rsidRPr="00747131">
        <w:rPr>
          <w:rFonts w:ascii="Times New Roman" w:hAnsi="Times New Roman" w:cs="Times New Roman" w:hint="eastAsia"/>
          <w:sz w:val="24"/>
          <w:szCs w:val="24"/>
        </w:rPr>
        <w:t>。这样，</w:t>
      </w:r>
      <w:r w:rsidR="007613A1" w:rsidRPr="00747131">
        <w:rPr>
          <w:rFonts w:ascii="Times New Roman" w:hAnsi="Times New Roman" w:cs="Times New Roman" w:hint="eastAsia"/>
          <w:sz w:val="24"/>
          <w:szCs w:val="24"/>
        </w:rPr>
        <w:t>工具对应的工具文档</w:t>
      </w:r>
      <w:r w:rsidR="006A17E7" w:rsidRPr="00747131">
        <w:rPr>
          <w:rFonts w:ascii="Times New Roman" w:hAnsi="Times New Roman" w:cs="Times New Roman" w:hint="eastAsia"/>
          <w:sz w:val="24"/>
          <w:szCs w:val="24"/>
        </w:rPr>
        <w:t>可以包含该工具的至少一种可能的表达方式。</w:t>
      </w:r>
      <w:r w:rsidR="007613A1" w:rsidRPr="00747131">
        <w:rPr>
          <w:rFonts w:ascii="Times New Roman" w:hAnsi="Times New Roman" w:cs="Times New Roman" w:hint="eastAsia"/>
          <w:sz w:val="24"/>
          <w:szCs w:val="24"/>
        </w:rPr>
        <w:t>训练数据中的指令的格式可以是用户指令文本</w:t>
      </w:r>
      <w:r w:rsidR="006A17E7" w:rsidRPr="00747131">
        <w:rPr>
          <w:rFonts w:ascii="Times New Roman" w:hAnsi="Times New Roman" w:cs="Times New Roman" w:hint="eastAsia"/>
          <w:sz w:val="24"/>
          <w:szCs w:val="24"/>
        </w:rPr>
        <w:t>。</w:t>
      </w:r>
      <w:r w:rsidR="00E04144" w:rsidRPr="00747131">
        <w:rPr>
          <w:rFonts w:ascii="Times New Roman" w:hAnsi="Times New Roman" w:cs="Times New Roman" w:hint="eastAsia"/>
          <w:sz w:val="24"/>
          <w:szCs w:val="24"/>
        </w:rPr>
        <w:t>工具文档可以简称为文档。</w:t>
      </w:r>
    </w:p>
    <w:p w14:paraId="137BE15F" w14:textId="2AAF85E8" w:rsidR="00F040EF" w:rsidRPr="00747131" w:rsidRDefault="00F040EF" w:rsidP="00CD2751">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S</w:t>
      </w:r>
      <w:r w:rsidRPr="00747131">
        <w:rPr>
          <w:rFonts w:ascii="Times New Roman" w:hAnsi="Times New Roman" w:cs="Times New Roman"/>
          <w:sz w:val="24"/>
          <w:szCs w:val="24"/>
        </w:rPr>
        <w:t>506</w:t>
      </w:r>
      <w:r w:rsidRPr="00747131">
        <w:rPr>
          <w:rFonts w:ascii="Times New Roman" w:hAnsi="Times New Roman" w:cs="Times New Roman" w:hint="eastAsia"/>
          <w:sz w:val="24"/>
          <w:szCs w:val="24"/>
        </w:rPr>
        <w:t>、</w:t>
      </w:r>
      <w:r w:rsidR="00CD2751" w:rsidRPr="00747131">
        <w:rPr>
          <w:rFonts w:ascii="Times New Roman" w:hAnsi="Times New Roman" w:cs="Times New Roman" w:hint="eastAsia"/>
          <w:sz w:val="24"/>
          <w:szCs w:val="24"/>
        </w:rPr>
        <w:t>对</w:t>
      </w:r>
      <w:proofErr w:type="gramStart"/>
      <w:r w:rsidR="00CD2751" w:rsidRPr="00747131">
        <w:rPr>
          <w:rFonts w:ascii="Times New Roman" w:hAnsi="Times New Roman" w:cs="Times New Roman" w:hint="eastAsia"/>
          <w:sz w:val="24"/>
          <w:szCs w:val="24"/>
        </w:rPr>
        <w:t>各</w:t>
      </w:r>
      <w:r w:rsidR="007613A1" w:rsidRPr="00747131">
        <w:rPr>
          <w:rFonts w:ascii="Times New Roman" w:hAnsi="Times New Roman" w:cs="Times New Roman" w:hint="eastAsia"/>
          <w:sz w:val="24"/>
          <w:szCs w:val="24"/>
        </w:rPr>
        <w:t>工具</w:t>
      </w:r>
      <w:proofErr w:type="gramEnd"/>
      <w:r w:rsidR="007613A1" w:rsidRPr="00747131">
        <w:rPr>
          <w:rFonts w:ascii="Times New Roman" w:hAnsi="Times New Roman" w:cs="Times New Roman" w:hint="eastAsia"/>
          <w:sz w:val="24"/>
          <w:szCs w:val="24"/>
        </w:rPr>
        <w:t>文档</w:t>
      </w:r>
      <w:r w:rsidR="00CD2751" w:rsidRPr="00747131">
        <w:rPr>
          <w:rFonts w:ascii="Times New Roman" w:hAnsi="Times New Roman" w:cs="Times New Roman" w:hint="eastAsia"/>
          <w:sz w:val="24"/>
          <w:szCs w:val="24"/>
        </w:rPr>
        <w:t>进行</w:t>
      </w:r>
      <w:r w:rsidR="00327A35" w:rsidRPr="00747131">
        <w:rPr>
          <w:rFonts w:ascii="Times New Roman" w:hAnsi="Times New Roman" w:cs="Times New Roman" w:hint="eastAsia"/>
          <w:sz w:val="24"/>
          <w:szCs w:val="24"/>
        </w:rPr>
        <w:t>分词后构建</w:t>
      </w:r>
      <w:r w:rsidR="00CD2751" w:rsidRPr="00747131">
        <w:rPr>
          <w:rFonts w:ascii="Times New Roman" w:hAnsi="Times New Roman" w:cs="Times New Roman"/>
          <w:sz w:val="24"/>
          <w:szCs w:val="24"/>
        </w:rPr>
        <w:t>最佳匹配</w:t>
      </w:r>
      <w:r w:rsidR="00CD2751" w:rsidRPr="00747131">
        <w:rPr>
          <w:rFonts w:ascii="Times New Roman" w:hAnsi="Times New Roman" w:cs="Times New Roman"/>
          <w:sz w:val="24"/>
          <w:szCs w:val="24"/>
        </w:rPr>
        <w:t>25</w:t>
      </w:r>
      <w:r w:rsidR="00CD2751" w:rsidRPr="00747131">
        <w:rPr>
          <w:rFonts w:ascii="Times New Roman" w:hAnsi="Times New Roman" w:cs="Times New Roman"/>
          <w:sz w:val="24"/>
          <w:szCs w:val="24"/>
        </w:rPr>
        <w:t>（</w:t>
      </w:r>
      <w:r w:rsidR="00CD2751" w:rsidRPr="00747131">
        <w:rPr>
          <w:rFonts w:ascii="Times New Roman" w:hAnsi="Times New Roman" w:cs="Times New Roman"/>
          <w:sz w:val="24"/>
          <w:szCs w:val="24"/>
        </w:rPr>
        <w:t>best match 25</w:t>
      </w:r>
      <w:r w:rsidR="00CD2751" w:rsidRPr="00747131">
        <w:rPr>
          <w:rFonts w:ascii="Times New Roman" w:hAnsi="Times New Roman" w:cs="Times New Roman" w:hint="eastAsia"/>
          <w:sz w:val="24"/>
          <w:szCs w:val="24"/>
        </w:rPr>
        <w:t>，</w:t>
      </w:r>
      <w:r w:rsidR="00CD2751" w:rsidRPr="00747131">
        <w:rPr>
          <w:rFonts w:ascii="Times New Roman" w:hAnsi="Times New Roman" w:cs="Times New Roman"/>
          <w:sz w:val="24"/>
          <w:szCs w:val="24"/>
        </w:rPr>
        <w:t>BM25</w:t>
      </w:r>
      <w:r w:rsidR="00CD2751" w:rsidRPr="00747131">
        <w:rPr>
          <w:rFonts w:ascii="Times New Roman" w:hAnsi="Times New Roman" w:cs="Times New Roman"/>
          <w:sz w:val="24"/>
          <w:szCs w:val="24"/>
        </w:rPr>
        <w:t>）</w:t>
      </w:r>
      <w:r w:rsidR="00327A35" w:rsidRPr="00747131">
        <w:rPr>
          <w:rFonts w:ascii="Times New Roman" w:hAnsi="Times New Roman" w:cs="Times New Roman" w:hint="eastAsia"/>
          <w:sz w:val="24"/>
          <w:szCs w:val="24"/>
        </w:rPr>
        <w:t>索引</w:t>
      </w:r>
      <w:r w:rsidR="003C2E09" w:rsidRPr="00747131">
        <w:rPr>
          <w:rFonts w:ascii="Times New Roman" w:hAnsi="Times New Roman" w:cs="Times New Roman" w:hint="eastAsia"/>
          <w:sz w:val="24"/>
          <w:szCs w:val="24"/>
        </w:rPr>
        <w:t>。</w:t>
      </w:r>
    </w:p>
    <w:p w14:paraId="2C1450F6" w14:textId="2AB0F02C" w:rsidR="004253A1" w:rsidRPr="00747131" w:rsidRDefault="006A17E7" w:rsidP="00F040EF">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示例性地，</w:t>
      </w:r>
      <w:r w:rsidR="001E2CF0" w:rsidRPr="00747131">
        <w:rPr>
          <w:rFonts w:ascii="Times New Roman" w:hAnsi="Times New Roman" w:cs="Times New Roman" w:hint="eastAsia"/>
          <w:sz w:val="24"/>
          <w:szCs w:val="24"/>
        </w:rPr>
        <w:t>电子设备</w:t>
      </w:r>
      <w:r w:rsidRPr="00747131">
        <w:rPr>
          <w:rFonts w:ascii="Times New Roman" w:hAnsi="Times New Roman" w:cs="Times New Roman" w:hint="eastAsia"/>
          <w:sz w:val="24"/>
          <w:szCs w:val="24"/>
        </w:rPr>
        <w:t>可以采用分词工具，对工具库中</w:t>
      </w:r>
      <w:proofErr w:type="gramStart"/>
      <w:r w:rsidRPr="00747131">
        <w:rPr>
          <w:rFonts w:ascii="Times New Roman" w:hAnsi="Times New Roman" w:cs="Times New Roman" w:hint="eastAsia"/>
          <w:sz w:val="24"/>
          <w:szCs w:val="24"/>
        </w:rPr>
        <w:t>各工具</w:t>
      </w:r>
      <w:proofErr w:type="gramEnd"/>
      <w:r w:rsidRPr="00747131">
        <w:rPr>
          <w:rFonts w:ascii="Times New Roman" w:hAnsi="Times New Roman" w:cs="Times New Roman" w:hint="eastAsia"/>
          <w:sz w:val="24"/>
          <w:szCs w:val="24"/>
        </w:rPr>
        <w:t>的</w:t>
      </w:r>
      <w:r w:rsidR="007613A1" w:rsidRPr="00747131">
        <w:rPr>
          <w:rFonts w:ascii="Times New Roman" w:hAnsi="Times New Roman" w:cs="Times New Roman" w:hint="eastAsia"/>
          <w:sz w:val="24"/>
          <w:szCs w:val="24"/>
        </w:rPr>
        <w:t>工具</w:t>
      </w:r>
      <w:r w:rsidR="00CD2751" w:rsidRPr="00747131">
        <w:rPr>
          <w:rFonts w:ascii="Times New Roman" w:hAnsi="Times New Roman" w:cs="Times New Roman" w:hint="eastAsia"/>
          <w:sz w:val="24"/>
          <w:szCs w:val="24"/>
        </w:rPr>
        <w:t>文档</w:t>
      </w:r>
      <w:r w:rsidRPr="00747131">
        <w:rPr>
          <w:rFonts w:ascii="Times New Roman" w:hAnsi="Times New Roman" w:cs="Times New Roman" w:hint="eastAsia"/>
          <w:sz w:val="24"/>
          <w:szCs w:val="24"/>
        </w:rPr>
        <w:t>进行</w:t>
      </w:r>
      <w:commentRangeStart w:id="28"/>
      <w:r w:rsidRPr="00747131">
        <w:rPr>
          <w:rFonts w:ascii="Times New Roman" w:hAnsi="Times New Roman" w:cs="Times New Roman" w:hint="eastAsia"/>
          <w:sz w:val="24"/>
          <w:szCs w:val="24"/>
        </w:rPr>
        <w:t>分词处理</w:t>
      </w:r>
      <w:commentRangeEnd w:id="28"/>
      <w:r w:rsidR="00CB7ABF" w:rsidRPr="00747131">
        <w:rPr>
          <w:rStyle w:val="af1"/>
        </w:rPr>
        <w:commentReference w:id="28"/>
      </w:r>
      <w:r w:rsidRPr="00747131">
        <w:rPr>
          <w:rFonts w:ascii="Times New Roman" w:hAnsi="Times New Roman" w:cs="Times New Roman" w:hint="eastAsia"/>
          <w:sz w:val="24"/>
          <w:szCs w:val="24"/>
        </w:rPr>
        <w:t>，得到</w:t>
      </w:r>
      <w:r w:rsidR="00C05C18" w:rsidRPr="00747131">
        <w:rPr>
          <w:rFonts w:ascii="Times New Roman" w:hAnsi="Times New Roman" w:cs="Times New Roman" w:hint="eastAsia"/>
          <w:sz w:val="24"/>
          <w:szCs w:val="24"/>
        </w:rPr>
        <w:t>包含</w:t>
      </w:r>
      <w:proofErr w:type="gramStart"/>
      <w:r w:rsidR="00C05C18" w:rsidRPr="00747131">
        <w:rPr>
          <w:rFonts w:ascii="Times New Roman" w:hAnsi="Times New Roman" w:cs="Times New Roman" w:hint="eastAsia"/>
          <w:sz w:val="24"/>
          <w:szCs w:val="24"/>
        </w:rPr>
        <w:t>各</w:t>
      </w:r>
      <w:r w:rsidR="007613A1" w:rsidRPr="00747131">
        <w:rPr>
          <w:rFonts w:ascii="Times New Roman" w:hAnsi="Times New Roman" w:cs="Times New Roman" w:hint="eastAsia"/>
          <w:sz w:val="24"/>
          <w:szCs w:val="24"/>
        </w:rPr>
        <w:t>工具</w:t>
      </w:r>
      <w:proofErr w:type="gramEnd"/>
      <w:r w:rsidR="00C05C18" w:rsidRPr="00747131">
        <w:rPr>
          <w:rFonts w:ascii="Times New Roman" w:hAnsi="Times New Roman" w:cs="Times New Roman" w:hint="eastAsia"/>
          <w:sz w:val="24"/>
          <w:szCs w:val="24"/>
        </w:rPr>
        <w:t>文档各自对应的至少一个</w:t>
      </w:r>
      <w:r w:rsidR="00E04144" w:rsidRPr="00747131">
        <w:rPr>
          <w:rFonts w:ascii="Times New Roman" w:hAnsi="Times New Roman" w:cs="Times New Roman" w:hint="eastAsia"/>
          <w:sz w:val="24"/>
          <w:szCs w:val="24"/>
        </w:rPr>
        <w:t>工具</w:t>
      </w:r>
      <w:r w:rsidR="00C05C18" w:rsidRPr="00747131">
        <w:rPr>
          <w:rFonts w:ascii="Times New Roman" w:hAnsi="Times New Roman" w:cs="Times New Roman" w:hint="eastAsia"/>
          <w:sz w:val="24"/>
          <w:szCs w:val="24"/>
        </w:rPr>
        <w:t>关键词的语料库。</w:t>
      </w:r>
    </w:p>
    <w:p w14:paraId="34BDB352" w14:textId="1F2B820C" w:rsidR="00553547" w:rsidRPr="00747131" w:rsidRDefault="00301BEB" w:rsidP="00C3416D">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基于分词后的语料库，</w:t>
      </w:r>
      <w:r w:rsidR="001E2CF0" w:rsidRPr="00747131">
        <w:rPr>
          <w:rFonts w:ascii="Times New Roman" w:hAnsi="Times New Roman" w:cs="Times New Roman" w:hint="eastAsia"/>
          <w:sz w:val="24"/>
          <w:szCs w:val="24"/>
        </w:rPr>
        <w:t>电子设备可以采用稀疏检索算法</w:t>
      </w:r>
      <w:r w:rsidRPr="00747131">
        <w:rPr>
          <w:rFonts w:ascii="Times New Roman" w:hAnsi="Times New Roman" w:cs="Times New Roman"/>
          <w:sz w:val="24"/>
          <w:szCs w:val="24"/>
        </w:rPr>
        <w:t>为整个工具库构建倒排索引</w:t>
      </w:r>
      <w:r w:rsidR="00CD2751" w:rsidRPr="00747131">
        <w:rPr>
          <w:rFonts w:ascii="Times New Roman" w:hAnsi="Times New Roman" w:cs="Times New Roman" w:hint="eastAsia"/>
          <w:sz w:val="24"/>
          <w:szCs w:val="24"/>
        </w:rPr>
        <w:t>（</w:t>
      </w:r>
      <w:r w:rsidR="00CD2751" w:rsidRPr="00747131">
        <w:rPr>
          <w:rFonts w:ascii="Times New Roman" w:hAnsi="Times New Roman" w:cs="Times New Roman" w:hint="eastAsia"/>
          <w:sz w:val="24"/>
          <w:szCs w:val="24"/>
        </w:rPr>
        <w:t>i</w:t>
      </w:r>
      <w:r w:rsidR="00CD2751" w:rsidRPr="00747131">
        <w:rPr>
          <w:rFonts w:ascii="Times New Roman" w:hAnsi="Times New Roman" w:cs="Times New Roman"/>
          <w:sz w:val="24"/>
          <w:szCs w:val="24"/>
        </w:rPr>
        <w:t>nverted index</w:t>
      </w:r>
      <w:r w:rsidR="00CD2751" w:rsidRPr="00747131">
        <w:rPr>
          <w:rFonts w:ascii="Times New Roman" w:hAnsi="Times New Roman" w:cs="Times New Roman" w:hint="eastAsia"/>
          <w:sz w:val="24"/>
          <w:szCs w:val="24"/>
        </w:rPr>
        <w:t>）</w:t>
      </w:r>
      <w:r w:rsidRPr="00747131">
        <w:rPr>
          <w:rFonts w:ascii="Times New Roman" w:hAnsi="Times New Roman" w:cs="Times New Roman"/>
          <w:sz w:val="24"/>
          <w:szCs w:val="24"/>
        </w:rPr>
        <w:t>。</w:t>
      </w:r>
      <w:r w:rsidR="00E90BB3" w:rsidRPr="00747131">
        <w:rPr>
          <w:rFonts w:ascii="Times New Roman" w:hAnsi="Times New Roman" w:cs="Times New Roman" w:hint="eastAsia"/>
          <w:sz w:val="24"/>
          <w:szCs w:val="24"/>
        </w:rPr>
        <w:t>稀疏检索算法可以是</w:t>
      </w:r>
      <w:r w:rsidR="00E90BB3" w:rsidRPr="00747131">
        <w:rPr>
          <w:rFonts w:ascii="Times New Roman" w:hAnsi="Times New Roman" w:cs="Times New Roman"/>
          <w:sz w:val="24"/>
          <w:szCs w:val="24"/>
        </w:rPr>
        <w:t>BM25 </w:t>
      </w:r>
      <w:r w:rsidR="00E90BB3" w:rsidRPr="00747131">
        <w:rPr>
          <w:rFonts w:ascii="Times New Roman" w:hAnsi="Times New Roman" w:cs="Times New Roman"/>
          <w:sz w:val="24"/>
          <w:szCs w:val="24"/>
        </w:rPr>
        <w:t>算法</w:t>
      </w:r>
      <w:r w:rsidR="00E90BB3" w:rsidRPr="00747131">
        <w:rPr>
          <w:rFonts w:ascii="Times New Roman" w:hAnsi="Times New Roman" w:cs="Times New Roman" w:hint="eastAsia"/>
          <w:sz w:val="24"/>
          <w:szCs w:val="24"/>
        </w:rPr>
        <w:t>。</w:t>
      </w:r>
      <w:commentRangeStart w:id="29"/>
      <w:r w:rsidR="00C3416D" w:rsidRPr="00747131">
        <w:rPr>
          <w:rFonts w:ascii="Times New Roman" w:hAnsi="Times New Roman" w:cs="Times New Roman" w:hint="eastAsia"/>
          <w:sz w:val="24"/>
          <w:szCs w:val="24"/>
        </w:rPr>
        <w:t>可选地，电子设备可以将语料库输入神经稀疏检索模型。神经稀疏检索模型可以输出</w:t>
      </w:r>
      <w:r w:rsidR="00C3416D" w:rsidRPr="00747131">
        <w:rPr>
          <w:rFonts w:ascii="Times New Roman" w:hAnsi="Times New Roman" w:cs="Times New Roman"/>
          <w:sz w:val="24"/>
          <w:szCs w:val="24"/>
        </w:rPr>
        <w:t>倒排索引</w:t>
      </w:r>
      <w:r w:rsidR="00C3416D" w:rsidRPr="00747131">
        <w:rPr>
          <w:rFonts w:ascii="Times New Roman" w:hAnsi="Times New Roman" w:cs="Times New Roman" w:hint="eastAsia"/>
          <w:sz w:val="24"/>
          <w:szCs w:val="24"/>
        </w:rPr>
        <w:t>。</w:t>
      </w:r>
      <w:r w:rsidR="00D03322" w:rsidRPr="00747131">
        <w:rPr>
          <w:rFonts w:ascii="Times New Roman" w:hAnsi="Times New Roman" w:cs="Times New Roman" w:hint="eastAsia"/>
          <w:sz w:val="24"/>
          <w:szCs w:val="24"/>
        </w:rPr>
        <w:t>相较于稠密向量，</w:t>
      </w:r>
      <w:r w:rsidR="00553547" w:rsidRPr="00747131">
        <w:rPr>
          <w:rFonts w:ascii="Times New Roman" w:hAnsi="Times New Roman" w:cs="Times New Roman" w:hint="eastAsia"/>
          <w:sz w:val="24"/>
          <w:szCs w:val="24"/>
        </w:rPr>
        <w:lastRenderedPageBreak/>
        <w:t>神经稀疏检索模型可以</w:t>
      </w:r>
      <w:r w:rsidR="00553547" w:rsidRPr="00747131">
        <w:rPr>
          <w:rFonts w:ascii="Times New Roman" w:hAnsi="Times New Roman" w:cs="Times New Roman"/>
          <w:sz w:val="24"/>
          <w:szCs w:val="24"/>
        </w:rPr>
        <w:t>通过深度学习，为语料库中各</w:t>
      </w:r>
      <w:proofErr w:type="gramStart"/>
      <w:r w:rsidR="00E04144" w:rsidRPr="00747131">
        <w:rPr>
          <w:rFonts w:ascii="Times New Roman" w:hAnsi="Times New Roman" w:cs="Times New Roman" w:hint="eastAsia"/>
          <w:sz w:val="24"/>
          <w:szCs w:val="24"/>
        </w:rPr>
        <w:t>词项</w:t>
      </w:r>
      <w:r w:rsidR="00553547" w:rsidRPr="00747131">
        <w:rPr>
          <w:rFonts w:ascii="Times New Roman" w:hAnsi="Times New Roman" w:cs="Times New Roman"/>
          <w:sz w:val="24"/>
          <w:szCs w:val="24"/>
        </w:rPr>
        <w:t>学习</w:t>
      </w:r>
      <w:proofErr w:type="gramEnd"/>
      <w:r w:rsidR="00553547" w:rsidRPr="00747131">
        <w:rPr>
          <w:rFonts w:ascii="Times New Roman" w:hAnsi="Times New Roman" w:cs="Times New Roman"/>
          <w:sz w:val="24"/>
          <w:szCs w:val="24"/>
        </w:rPr>
        <w:t>一个高维但稀疏的向量表示</w:t>
      </w:r>
      <w:r w:rsidR="00D03322" w:rsidRPr="00747131">
        <w:rPr>
          <w:rFonts w:ascii="Times New Roman" w:hAnsi="Times New Roman" w:cs="Times New Roman" w:hint="eastAsia"/>
          <w:sz w:val="24"/>
          <w:szCs w:val="24"/>
        </w:rPr>
        <w:t>。在</w:t>
      </w:r>
      <w:r w:rsidR="00553547" w:rsidRPr="00747131">
        <w:rPr>
          <w:rFonts w:ascii="Times New Roman" w:hAnsi="Times New Roman" w:cs="Times New Roman"/>
          <w:sz w:val="24"/>
          <w:szCs w:val="24"/>
        </w:rPr>
        <w:t>实现基于词频的基础上，</w:t>
      </w:r>
      <w:r w:rsidR="00553547" w:rsidRPr="00747131">
        <w:rPr>
          <w:rFonts w:ascii="Times New Roman" w:hAnsi="Times New Roman" w:cs="Times New Roman" w:hint="eastAsia"/>
          <w:sz w:val="24"/>
          <w:szCs w:val="24"/>
        </w:rPr>
        <w:t>还</w:t>
      </w:r>
      <w:r w:rsidR="00553547" w:rsidRPr="00747131">
        <w:rPr>
          <w:rFonts w:ascii="Times New Roman" w:hAnsi="Times New Roman" w:cs="Times New Roman"/>
          <w:sz w:val="24"/>
          <w:szCs w:val="24"/>
        </w:rPr>
        <w:t>能够学习</w:t>
      </w:r>
      <w:proofErr w:type="gramStart"/>
      <w:r w:rsidR="00553547" w:rsidRPr="00747131">
        <w:rPr>
          <w:rFonts w:ascii="Times New Roman" w:hAnsi="Times New Roman" w:cs="Times New Roman"/>
          <w:sz w:val="24"/>
          <w:szCs w:val="24"/>
        </w:rPr>
        <w:t>到</w:t>
      </w:r>
      <w:r w:rsidR="00E04144" w:rsidRPr="00747131">
        <w:rPr>
          <w:rFonts w:ascii="Times New Roman" w:hAnsi="Times New Roman" w:cs="Times New Roman" w:hint="eastAsia"/>
          <w:sz w:val="24"/>
          <w:szCs w:val="24"/>
        </w:rPr>
        <w:t>词项</w:t>
      </w:r>
      <w:r w:rsidR="00553547" w:rsidRPr="00747131">
        <w:rPr>
          <w:rFonts w:ascii="Times New Roman" w:hAnsi="Times New Roman" w:cs="Times New Roman"/>
          <w:sz w:val="24"/>
          <w:szCs w:val="24"/>
        </w:rPr>
        <w:t>的</w:t>
      </w:r>
      <w:proofErr w:type="gramEnd"/>
      <w:r w:rsidR="00553547" w:rsidRPr="00747131">
        <w:rPr>
          <w:rFonts w:ascii="Times New Roman" w:hAnsi="Times New Roman" w:cs="Times New Roman"/>
          <w:sz w:val="24"/>
          <w:szCs w:val="24"/>
        </w:rPr>
        <w:t>上下文重要性</w:t>
      </w:r>
      <w:r w:rsidR="00553547" w:rsidRPr="00747131">
        <w:rPr>
          <w:rFonts w:ascii="Times New Roman" w:hAnsi="Times New Roman" w:cs="Times New Roman" w:hint="eastAsia"/>
          <w:sz w:val="24"/>
          <w:szCs w:val="24"/>
        </w:rPr>
        <w:t>，进而可以提高后续检索精度或工具召回精准性。</w:t>
      </w:r>
      <w:r w:rsidR="00E04144" w:rsidRPr="00747131">
        <w:rPr>
          <w:rFonts w:ascii="Times New Roman" w:hAnsi="Times New Roman" w:cs="Times New Roman" w:hint="eastAsia"/>
          <w:sz w:val="24"/>
          <w:szCs w:val="24"/>
        </w:rPr>
        <w:t>其中，</w:t>
      </w:r>
      <w:r w:rsidR="00E04144" w:rsidRPr="00747131">
        <w:rPr>
          <w:rFonts w:ascii="Times New Roman" w:hAnsi="Times New Roman" w:cs="Times New Roman"/>
          <w:sz w:val="24"/>
          <w:szCs w:val="24"/>
        </w:rPr>
        <w:t>语料库中</w:t>
      </w:r>
      <w:proofErr w:type="gramStart"/>
      <w:r w:rsidR="00E04144" w:rsidRPr="00747131">
        <w:rPr>
          <w:rFonts w:ascii="Times New Roman" w:hAnsi="Times New Roman" w:cs="Times New Roman" w:hint="eastAsia"/>
          <w:sz w:val="24"/>
          <w:szCs w:val="24"/>
        </w:rPr>
        <w:t>的词项可以</w:t>
      </w:r>
      <w:proofErr w:type="gramEnd"/>
      <w:r w:rsidR="00E04144" w:rsidRPr="00747131">
        <w:rPr>
          <w:rFonts w:ascii="Times New Roman" w:hAnsi="Times New Roman" w:cs="Times New Roman" w:hint="eastAsia"/>
          <w:sz w:val="24"/>
          <w:szCs w:val="24"/>
        </w:rPr>
        <w:t>理解为语料库中的工具关键词或词汇。</w:t>
      </w:r>
    </w:p>
    <w:p w14:paraId="1ABB2478" w14:textId="7D86BAEB" w:rsidR="00C3416D" w:rsidRPr="00747131" w:rsidRDefault="00C3416D" w:rsidP="00C3416D">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神经稀疏检索模型可以是</w:t>
      </w:r>
      <w:r w:rsidRPr="00747131">
        <w:rPr>
          <w:rFonts w:ascii="Times New Roman" w:hAnsi="Times New Roman" w:cs="Times New Roman"/>
          <w:sz w:val="24"/>
          <w:szCs w:val="24"/>
        </w:rPr>
        <w:t>稀疏词法扩展文档模型</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sparse lexical and expansion document model</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SPLADE</w:t>
      </w:r>
      <w:r w:rsidRPr="00747131">
        <w:rPr>
          <w:rFonts w:ascii="Times New Roman" w:hAnsi="Times New Roman" w:cs="Times New Roman" w:hint="eastAsia"/>
          <w:sz w:val="24"/>
          <w:szCs w:val="24"/>
        </w:rPr>
        <w:t>）或</w:t>
      </w:r>
      <w:r w:rsidRPr="00747131">
        <w:rPr>
          <w:rFonts w:ascii="Times New Roman" w:hAnsi="Times New Roman" w:cs="Times New Roman"/>
          <w:sz w:val="24"/>
          <w:szCs w:val="24"/>
        </w:rPr>
        <w:t>统一上下文学习的词汇检索（</w:t>
      </w:r>
      <w:r w:rsidRPr="00747131">
        <w:rPr>
          <w:rFonts w:ascii="Times New Roman" w:hAnsi="Times New Roman" w:cs="Times New Roman"/>
          <w:sz w:val="24"/>
          <w:szCs w:val="24"/>
        </w:rPr>
        <w:t>unified contextual learning for lexical retrieval</w:t>
      </w:r>
      <w:r w:rsidRPr="00747131">
        <w:rPr>
          <w:rFonts w:ascii="Times New Roman" w:hAnsi="Times New Roman" w:cs="Times New Roman" w:hint="eastAsia"/>
          <w:sz w:val="24"/>
          <w:szCs w:val="24"/>
        </w:rPr>
        <w:t>，</w:t>
      </w:r>
      <w:proofErr w:type="spellStart"/>
      <w:r w:rsidRPr="00747131">
        <w:rPr>
          <w:rFonts w:ascii="Times New Roman" w:hAnsi="Times New Roman" w:cs="Times New Roman"/>
          <w:sz w:val="24"/>
          <w:szCs w:val="24"/>
        </w:rPr>
        <w:t>uniCOIL</w:t>
      </w:r>
      <w:proofErr w:type="spellEnd"/>
      <w:r w:rsidRPr="00747131">
        <w:rPr>
          <w:rFonts w:ascii="Times New Roman" w:hAnsi="Times New Roman" w:cs="Times New Roman"/>
          <w:sz w:val="24"/>
          <w:szCs w:val="24"/>
        </w:rPr>
        <w:t>）</w:t>
      </w:r>
      <w:r w:rsidRPr="00747131">
        <w:rPr>
          <w:rFonts w:ascii="Times New Roman" w:hAnsi="Times New Roman" w:cs="Times New Roman" w:hint="eastAsia"/>
          <w:sz w:val="24"/>
          <w:szCs w:val="24"/>
        </w:rPr>
        <w:t>等模型。</w:t>
      </w:r>
      <w:r w:rsidRPr="00747131">
        <w:rPr>
          <w:rFonts w:ascii="Times New Roman" w:hAnsi="Times New Roman" w:cs="Times New Roman"/>
          <w:sz w:val="24"/>
          <w:szCs w:val="24"/>
        </w:rPr>
        <w:t>SPLADE</w:t>
      </w:r>
      <w:r w:rsidRPr="00747131">
        <w:rPr>
          <w:rFonts w:ascii="Times New Roman" w:hAnsi="Times New Roman" w:cs="Times New Roman"/>
          <w:sz w:val="24"/>
          <w:szCs w:val="24"/>
        </w:rPr>
        <w:t>可以理解为利用深度学习技术，能自动进行词汇扩展，同时生成高效、可解释的稀疏向量的文档表示方法。</w:t>
      </w:r>
      <w:proofErr w:type="spellStart"/>
      <w:r w:rsidRPr="00747131">
        <w:rPr>
          <w:rFonts w:ascii="Times New Roman" w:hAnsi="Times New Roman" w:cs="Times New Roman"/>
          <w:sz w:val="24"/>
          <w:szCs w:val="24"/>
        </w:rPr>
        <w:t>uniCOIL</w:t>
      </w:r>
      <w:proofErr w:type="spellEnd"/>
      <w:r w:rsidRPr="00747131">
        <w:rPr>
          <w:rFonts w:ascii="Times New Roman" w:hAnsi="Times New Roman" w:cs="Times New Roman" w:hint="eastAsia"/>
          <w:sz w:val="24"/>
          <w:szCs w:val="24"/>
        </w:rPr>
        <w:t>可以理解为</w:t>
      </w:r>
      <w:r w:rsidRPr="00747131">
        <w:rPr>
          <w:rFonts w:ascii="Times New Roman" w:hAnsi="Times New Roman" w:cs="Times New Roman"/>
          <w:sz w:val="24"/>
          <w:szCs w:val="24"/>
        </w:rPr>
        <w:t>使用统一的基于自注意力（</w:t>
      </w:r>
      <w:r w:rsidRPr="00747131">
        <w:rPr>
          <w:rFonts w:ascii="Times New Roman" w:hAnsi="Times New Roman" w:cs="Times New Roman"/>
          <w:sz w:val="24"/>
          <w:szCs w:val="24"/>
        </w:rPr>
        <w:t>transformer</w:t>
      </w:r>
      <w:r w:rsidRPr="00747131">
        <w:rPr>
          <w:rFonts w:ascii="Times New Roman" w:hAnsi="Times New Roman" w:cs="Times New Roman"/>
          <w:sz w:val="24"/>
          <w:szCs w:val="24"/>
        </w:rPr>
        <w:t>）的双向编码器表征</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bidirectional encoder representations from transformers</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BERT</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式模型</w:t>
      </w:r>
      <w:r w:rsidR="00553547" w:rsidRPr="00747131">
        <w:rPr>
          <w:rFonts w:ascii="Times New Roman" w:hAnsi="Times New Roman" w:cs="Times New Roman" w:hint="eastAsia"/>
          <w:sz w:val="24"/>
          <w:szCs w:val="24"/>
        </w:rPr>
        <w:t>，</w:t>
      </w:r>
      <w:r w:rsidRPr="00747131">
        <w:rPr>
          <w:rFonts w:ascii="Times New Roman" w:hAnsi="Times New Roman" w:cs="Times New Roman"/>
          <w:sz w:val="24"/>
          <w:szCs w:val="24"/>
        </w:rPr>
        <w:t>为文档和查询中的词汇赋予精确权重的稀疏检索模型。</w:t>
      </w:r>
      <w:commentRangeEnd w:id="29"/>
      <w:r w:rsidR="00A17690" w:rsidRPr="00747131">
        <w:rPr>
          <w:rStyle w:val="af1"/>
        </w:rPr>
        <w:commentReference w:id="29"/>
      </w:r>
    </w:p>
    <w:p w14:paraId="79997E98" w14:textId="48EEE017" w:rsidR="00F07FB4" w:rsidRPr="00747131" w:rsidRDefault="00C3416D" w:rsidP="00F040EF">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其中，</w:t>
      </w:r>
      <w:r w:rsidR="005624BC" w:rsidRPr="00747131">
        <w:rPr>
          <w:rFonts w:ascii="Times New Roman" w:hAnsi="Times New Roman" w:cs="Times New Roman"/>
          <w:sz w:val="24"/>
          <w:szCs w:val="24"/>
        </w:rPr>
        <w:t>倒排索引</w:t>
      </w:r>
      <w:r w:rsidR="005624BC" w:rsidRPr="00747131">
        <w:rPr>
          <w:rFonts w:ascii="Times New Roman" w:hAnsi="Times New Roman" w:cs="Times New Roman" w:hint="eastAsia"/>
          <w:sz w:val="24"/>
          <w:szCs w:val="24"/>
        </w:rPr>
        <w:t>是以词项（</w:t>
      </w:r>
      <w:r w:rsidR="005624BC" w:rsidRPr="00747131">
        <w:rPr>
          <w:rFonts w:ascii="Times New Roman" w:hAnsi="Times New Roman" w:cs="Times New Roman" w:hint="eastAsia"/>
          <w:sz w:val="24"/>
          <w:szCs w:val="24"/>
        </w:rPr>
        <w:t>term</w:t>
      </w:r>
      <w:r w:rsidR="005624BC" w:rsidRPr="00747131">
        <w:rPr>
          <w:rFonts w:ascii="Times New Roman" w:hAnsi="Times New Roman" w:cs="Times New Roman" w:hint="eastAsia"/>
          <w:sz w:val="24"/>
          <w:szCs w:val="24"/>
        </w:rPr>
        <w:t>）为中心的数据结构，可以将文档中</w:t>
      </w:r>
      <w:proofErr w:type="gramStart"/>
      <w:r w:rsidR="005624BC" w:rsidRPr="00747131">
        <w:rPr>
          <w:rFonts w:ascii="Times New Roman" w:hAnsi="Times New Roman" w:cs="Times New Roman" w:hint="eastAsia"/>
          <w:sz w:val="24"/>
          <w:szCs w:val="24"/>
        </w:rPr>
        <w:t>的</w:t>
      </w:r>
      <w:r w:rsidR="00C05C18" w:rsidRPr="00747131">
        <w:rPr>
          <w:rFonts w:ascii="Times New Roman" w:hAnsi="Times New Roman" w:cs="Times New Roman" w:hint="eastAsia"/>
          <w:sz w:val="24"/>
          <w:szCs w:val="24"/>
        </w:rPr>
        <w:t>词项</w:t>
      </w:r>
      <w:r w:rsidR="005624BC" w:rsidRPr="00747131">
        <w:rPr>
          <w:rFonts w:ascii="Times New Roman" w:hAnsi="Times New Roman" w:cs="Times New Roman" w:hint="eastAsia"/>
          <w:sz w:val="24"/>
          <w:szCs w:val="24"/>
        </w:rPr>
        <w:t>映射</w:t>
      </w:r>
      <w:proofErr w:type="gramEnd"/>
      <w:r w:rsidR="005624BC" w:rsidRPr="00747131">
        <w:rPr>
          <w:rFonts w:ascii="Times New Roman" w:hAnsi="Times New Roman" w:cs="Times New Roman" w:hint="eastAsia"/>
          <w:sz w:val="24"/>
          <w:szCs w:val="24"/>
        </w:rPr>
        <w:t>到包含该</w:t>
      </w:r>
      <w:r w:rsidR="00C05C18" w:rsidRPr="00747131">
        <w:rPr>
          <w:rFonts w:ascii="Times New Roman" w:hAnsi="Times New Roman" w:cs="Times New Roman" w:hint="eastAsia"/>
          <w:sz w:val="24"/>
          <w:szCs w:val="24"/>
        </w:rPr>
        <w:t>词项</w:t>
      </w:r>
      <w:r w:rsidR="005624BC" w:rsidRPr="00747131">
        <w:rPr>
          <w:rFonts w:ascii="Times New Roman" w:hAnsi="Times New Roman" w:cs="Times New Roman" w:hint="eastAsia"/>
          <w:sz w:val="24"/>
          <w:szCs w:val="24"/>
        </w:rPr>
        <w:t>的文档列表。倒排索引</w:t>
      </w:r>
      <w:r w:rsidR="00F07FB4" w:rsidRPr="00747131">
        <w:rPr>
          <w:rFonts w:ascii="Times New Roman" w:hAnsi="Times New Roman" w:cs="Times New Roman" w:hint="eastAsia"/>
          <w:sz w:val="24"/>
          <w:szCs w:val="24"/>
        </w:rPr>
        <w:t>可以</w:t>
      </w:r>
      <w:r w:rsidR="005624BC" w:rsidRPr="00747131">
        <w:rPr>
          <w:rFonts w:ascii="Times New Roman" w:hAnsi="Times New Roman" w:cs="Times New Roman" w:hint="eastAsia"/>
          <w:sz w:val="24"/>
          <w:szCs w:val="24"/>
        </w:rPr>
        <w:t>记录</w:t>
      </w:r>
      <w:r w:rsidR="00F07FB4" w:rsidRPr="00747131">
        <w:rPr>
          <w:rFonts w:ascii="Times New Roman" w:hAnsi="Times New Roman" w:cs="Times New Roman" w:hint="eastAsia"/>
          <w:sz w:val="24"/>
          <w:szCs w:val="24"/>
        </w:rPr>
        <w:t>语料库中</w:t>
      </w:r>
      <w:proofErr w:type="gramStart"/>
      <w:r w:rsidR="00F07FB4" w:rsidRPr="00747131">
        <w:rPr>
          <w:rFonts w:ascii="Times New Roman" w:hAnsi="Times New Roman" w:cs="Times New Roman" w:hint="eastAsia"/>
          <w:sz w:val="24"/>
          <w:szCs w:val="24"/>
        </w:rPr>
        <w:t>各</w:t>
      </w:r>
      <w:r w:rsidR="00E04144" w:rsidRPr="00747131">
        <w:rPr>
          <w:rFonts w:ascii="Times New Roman" w:hAnsi="Times New Roman" w:cs="Times New Roman" w:hint="eastAsia"/>
          <w:sz w:val="24"/>
          <w:szCs w:val="24"/>
        </w:rPr>
        <w:t>工具</w:t>
      </w:r>
      <w:proofErr w:type="gramEnd"/>
      <w:r w:rsidR="00F07FB4" w:rsidRPr="00747131">
        <w:rPr>
          <w:rFonts w:ascii="Times New Roman" w:hAnsi="Times New Roman" w:cs="Times New Roman" w:hint="eastAsia"/>
          <w:sz w:val="24"/>
          <w:szCs w:val="24"/>
        </w:rPr>
        <w:t>关键词各自关联的工具文档的信息</w:t>
      </w:r>
      <w:r w:rsidR="005624BC" w:rsidRPr="00747131">
        <w:rPr>
          <w:rFonts w:ascii="Times New Roman" w:hAnsi="Times New Roman" w:cs="Times New Roman" w:hint="eastAsia"/>
          <w:sz w:val="24"/>
          <w:szCs w:val="24"/>
        </w:rPr>
        <w:t>。</w:t>
      </w:r>
      <w:r w:rsidR="00E04144" w:rsidRPr="00747131">
        <w:rPr>
          <w:rFonts w:ascii="Times New Roman" w:hAnsi="Times New Roman" w:cs="Times New Roman" w:hint="eastAsia"/>
          <w:sz w:val="24"/>
          <w:szCs w:val="24"/>
        </w:rPr>
        <w:t>工具</w:t>
      </w:r>
      <w:r w:rsidR="00F07FB4" w:rsidRPr="00747131">
        <w:rPr>
          <w:rFonts w:ascii="Times New Roman" w:hAnsi="Times New Roman" w:cs="Times New Roman" w:hint="eastAsia"/>
          <w:sz w:val="24"/>
          <w:szCs w:val="24"/>
        </w:rPr>
        <w:t>关键词关联的工具文档信息可以是包含该</w:t>
      </w:r>
      <w:r w:rsidR="00E04144" w:rsidRPr="00747131">
        <w:rPr>
          <w:rFonts w:ascii="Times New Roman" w:hAnsi="Times New Roman" w:cs="Times New Roman" w:hint="eastAsia"/>
          <w:sz w:val="24"/>
          <w:szCs w:val="24"/>
        </w:rPr>
        <w:t>工具</w:t>
      </w:r>
      <w:r w:rsidR="00F07FB4" w:rsidRPr="00747131">
        <w:rPr>
          <w:rFonts w:ascii="Times New Roman" w:hAnsi="Times New Roman" w:cs="Times New Roman" w:hint="eastAsia"/>
          <w:sz w:val="24"/>
          <w:szCs w:val="24"/>
        </w:rPr>
        <w:t>关键词的文档列表。</w:t>
      </w:r>
    </w:p>
    <w:p w14:paraId="0A369538" w14:textId="7F5B8766" w:rsidR="00623CC4" w:rsidRPr="00747131" w:rsidRDefault="00F07FB4" w:rsidP="00F040EF">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以</w:t>
      </w:r>
      <w:proofErr w:type="gramStart"/>
      <w:r w:rsidR="005624BC" w:rsidRPr="00747131">
        <w:rPr>
          <w:rFonts w:ascii="Times New Roman" w:hAnsi="Times New Roman" w:cs="Times New Roman" w:hint="eastAsia"/>
          <w:sz w:val="24"/>
          <w:szCs w:val="24"/>
        </w:rPr>
        <w:t>目标</w:t>
      </w:r>
      <w:r w:rsidR="00C05C18" w:rsidRPr="00747131">
        <w:rPr>
          <w:rFonts w:ascii="Times New Roman" w:hAnsi="Times New Roman" w:cs="Times New Roman" w:hint="eastAsia"/>
          <w:sz w:val="24"/>
          <w:szCs w:val="24"/>
        </w:rPr>
        <w:t>词项</w:t>
      </w:r>
      <w:r w:rsidR="005624BC" w:rsidRPr="00747131">
        <w:rPr>
          <w:rFonts w:ascii="Times New Roman" w:hAnsi="Times New Roman" w:cs="Times New Roman" w:hint="eastAsia"/>
          <w:sz w:val="24"/>
          <w:szCs w:val="24"/>
        </w:rPr>
        <w:t>为</w:t>
      </w:r>
      <w:proofErr w:type="gramEnd"/>
      <w:r w:rsidR="005624BC" w:rsidRPr="00747131">
        <w:rPr>
          <w:rFonts w:ascii="Times New Roman" w:hAnsi="Times New Roman" w:cs="Times New Roman" w:hint="eastAsia"/>
          <w:sz w:val="24"/>
          <w:szCs w:val="24"/>
        </w:rPr>
        <w:t>语料库中任一</w:t>
      </w:r>
      <w:r w:rsidR="00E04144" w:rsidRPr="00747131">
        <w:rPr>
          <w:rFonts w:ascii="Times New Roman" w:hAnsi="Times New Roman" w:cs="Times New Roman" w:hint="eastAsia"/>
          <w:sz w:val="24"/>
          <w:szCs w:val="24"/>
        </w:rPr>
        <w:t>工具</w:t>
      </w:r>
      <w:r w:rsidRPr="00747131">
        <w:rPr>
          <w:rFonts w:ascii="Times New Roman" w:hAnsi="Times New Roman" w:cs="Times New Roman" w:hint="eastAsia"/>
          <w:sz w:val="24"/>
          <w:szCs w:val="24"/>
        </w:rPr>
        <w:t>关键词，</w:t>
      </w:r>
      <w:proofErr w:type="gramStart"/>
      <w:r w:rsidRPr="00747131">
        <w:rPr>
          <w:rFonts w:ascii="Times New Roman" w:hAnsi="Times New Roman" w:cs="Times New Roman" w:hint="eastAsia"/>
          <w:sz w:val="24"/>
          <w:szCs w:val="24"/>
        </w:rPr>
        <w:t>目标词项为</w:t>
      </w:r>
      <w:proofErr w:type="gramEnd"/>
      <w:r w:rsidRPr="00747131">
        <w:rPr>
          <w:rFonts w:ascii="Times New Roman" w:hAnsi="Times New Roman" w:cs="Times New Roman" w:hint="eastAsia"/>
          <w:sz w:val="24"/>
          <w:szCs w:val="24"/>
        </w:rPr>
        <w:t>词</w:t>
      </w:r>
      <w:r w:rsidRPr="00747131">
        <w:rPr>
          <w:rFonts w:ascii="Times New Roman" w:hAnsi="Times New Roman" w:cs="Times New Roman" w:hint="eastAsia"/>
          <w:sz w:val="24"/>
          <w:szCs w:val="24"/>
        </w:rPr>
        <w:t>A</w:t>
      </w:r>
      <w:r w:rsidRPr="00747131">
        <w:rPr>
          <w:rFonts w:ascii="Times New Roman" w:hAnsi="Times New Roman" w:cs="Times New Roman" w:hint="eastAsia"/>
          <w:sz w:val="24"/>
          <w:szCs w:val="24"/>
        </w:rPr>
        <w:t>，词</w:t>
      </w:r>
      <w:r w:rsidRPr="00747131">
        <w:rPr>
          <w:rFonts w:ascii="Times New Roman" w:hAnsi="Times New Roman" w:cs="Times New Roman" w:hint="eastAsia"/>
          <w:sz w:val="24"/>
          <w:szCs w:val="24"/>
        </w:rPr>
        <w:t>A</w:t>
      </w:r>
      <w:r w:rsidRPr="00747131">
        <w:rPr>
          <w:rFonts w:ascii="Times New Roman" w:hAnsi="Times New Roman" w:cs="Times New Roman" w:hint="eastAsia"/>
          <w:sz w:val="24"/>
          <w:szCs w:val="24"/>
        </w:rPr>
        <w:t>关联的工具文档包括</w:t>
      </w:r>
      <w:r w:rsidR="005624BC" w:rsidRPr="00747131">
        <w:rPr>
          <w:rFonts w:ascii="Times New Roman" w:hAnsi="Times New Roman" w:cs="Times New Roman" w:hint="eastAsia"/>
          <w:sz w:val="24"/>
          <w:szCs w:val="24"/>
        </w:rPr>
        <w:t>文档</w:t>
      </w:r>
      <w:r w:rsidR="005624BC" w:rsidRPr="00747131">
        <w:rPr>
          <w:rFonts w:ascii="Times New Roman" w:hAnsi="Times New Roman" w:cs="Times New Roman" w:hint="eastAsia"/>
          <w:sz w:val="24"/>
          <w:szCs w:val="24"/>
        </w:rPr>
        <w:t>1</w:t>
      </w:r>
      <w:r w:rsidR="005624BC" w:rsidRPr="00747131">
        <w:rPr>
          <w:rFonts w:ascii="Times New Roman" w:hAnsi="Times New Roman" w:cs="Times New Roman" w:hint="eastAsia"/>
          <w:sz w:val="24"/>
          <w:szCs w:val="24"/>
        </w:rPr>
        <w:t>和文档</w:t>
      </w:r>
      <w:r w:rsidR="005624BC" w:rsidRPr="00747131">
        <w:rPr>
          <w:rFonts w:ascii="Times New Roman" w:hAnsi="Times New Roman" w:cs="Times New Roman" w:hint="eastAsia"/>
          <w:sz w:val="24"/>
          <w:szCs w:val="24"/>
        </w:rPr>
        <w:t>3</w:t>
      </w:r>
      <w:r w:rsidR="005624BC" w:rsidRPr="00747131">
        <w:rPr>
          <w:rFonts w:ascii="Times New Roman" w:hAnsi="Times New Roman" w:cs="Times New Roman" w:hint="eastAsia"/>
          <w:sz w:val="24"/>
          <w:szCs w:val="24"/>
        </w:rPr>
        <w:t>为例，倒排索引可以记录有</w:t>
      </w:r>
      <w:r w:rsidRPr="00747131">
        <w:rPr>
          <w:rFonts w:ascii="Times New Roman" w:hAnsi="Times New Roman" w:cs="Times New Roman" w:hint="eastAsia"/>
          <w:sz w:val="24"/>
          <w:szCs w:val="24"/>
        </w:rPr>
        <w:t>词</w:t>
      </w:r>
      <w:r w:rsidRPr="00747131">
        <w:rPr>
          <w:rFonts w:ascii="Times New Roman" w:hAnsi="Times New Roman" w:cs="Times New Roman" w:hint="eastAsia"/>
          <w:sz w:val="24"/>
          <w:szCs w:val="24"/>
        </w:rPr>
        <w:t>A</w:t>
      </w:r>
      <w:r w:rsidRPr="00747131">
        <w:rPr>
          <w:rFonts w:ascii="Times New Roman" w:hAnsi="Times New Roman" w:cs="Times New Roman" w:hint="eastAsia"/>
          <w:sz w:val="24"/>
          <w:szCs w:val="24"/>
        </w:rPr>
        <w:t>与文档</w:t>
      </w:r>
      <w:r w:rsidRPr="00747131">
        <w:rPr>
          <w:rFonts w:ascii="Times New Roman" w:hAnsi="Times New Roman" w:cs="Times New Roman" w:hint="eastAsia"/>
          <w:sz w:val="24"/>
          <w:szCs w:val="24"/>
        </w:rPr>
        <w:t>1</w:t>
      </w:r>
      <w:r w:rsidRPr="00747131">
        <w:rPr>
          <w:rFonts w:ascii="Times New Roman" w:hAnsi="Times New Roman" w:cs="Times New Roman" w:hint="eastAsia"/>
          <w:sz w:val="24"/>
          <w:szCs w:val="24"/>
        </w:rPr>
        <w:t>和文档</w:t>
      </w:r>
      <w:r w:rsidRPr="00747131">
        <w:rPr>
          <w:rFonts w:ascii="Times New Roman" w:hAnsi="Times New Roman" w:cs="Times New Roman" w:hint="eastAsia"/>
          <w:sz w:val="24"/>
          <w:szCs w:val="24"/>
        </w:rPr>
        <w:t>3</w:t>
      </w:r>
      <w:r w:rsidRPr="00747131">
        <w:rPr>
          <w:rFonts w:ascii="Times New Roman" w:hAnsi="Times New Roman" w:cs="Times New Roman" w:hint="eastAsia"/>
          <w:sz w:val="24"/>
          <w:szCs w:val="24"/>
        </w:rPr>
        <w:t>的对应关系。词</w:t>
      </w:r>
      <w:r w:rsidRPr="00747131">
        <w:rPr>
          <w:rFonts w:ascii="Times New Roman" w:hAnsi="Times New Roman" w:cs="Times New Roman" w:hint="eastAsia"/>
          <w:sz w:val="24"/>
          <w:szCs w:val="24"/>
        </w:rPr>
        <w:t>A</w:t>
      </w:r>
      <w:r w:rsidRPr="00747131">
        <w:rPr>
          <w:rFonts w:ascii="Times New Roman" w:hAnsi="Times New Roman" w:cs="Times New Roman" w:hint="eastAsia"/>
          <w:sz w:val="24"/>
          <w:szCs w:val="24"/>
        </w:rPr>
        <w:t>与文档</w:t>
      </w:r>
      <w:r w:rsidRPr="00747131">
        <w:rPr>
          <w:rFonts w:ascii="Times New Roman" w:hAnsi="Times New Roman" w:cs="Times New Roman" w:hint="eastAsia"/>
          <w:sz w:val="24"/>
          <w:szCs w:val="24"/>
        </w:rPr>
        <w:t>1</w:t>
      </w:r>
      <w:r w:rsidRPr="00747131">
        <w:rPr>
          <w:rFonts w:ascii="Times New Roman" w:hAnsi="Times New Roman" w:cs="Times New Roman" w:hint="eastAsia"/>
          <w:sz w:val="24"/>
          <w:szCs w:val="24"/>
        </w:rPr>
        <w:t>和文档</w:t>
      </w:r>
      <w:r w:rsidRPr="00747131">
        <w:rPr>
          <w:rFonts w:ascii="Times New Roman" w:hAnsi="Times New Roman" w:cs="Times New Roman" w:hint="eastAsia"/>
          <w:sz w:val="24"/>
          <w:szCs w:val="24"/>
        </w:rPr>
        <w:t>3</w:t>
      </w:r>
      <w:r w:rsidRPr="00747131">
        <w:rPr>
          <w:rFonts w:ascii="Times New Roman" w:hAnsi="Times New Roman" w:cs="Times New Roman" w:hint="eastAsia"/>
          <w:sz w:val="24"/>
          <w:szCs w:val="24"/>
        </w:rPr>
        <w:t>的对应关系可以为：</w:t>
      </w:r>
      <w:r w:rsidR="005624BC" w:rsidRPr="00747131">
        <w:rPr>
          <w:rFonts w:ascii="Times New Roman" w:hAnsi="Times New Roman" w:cs="Times New Roman" w:hint="eastAsia"/>
          <w:sz w:val="24"/>
          <w:szCs w:val="24"/>
        </w:rPr>
        <w:t>词</w:t>
      </w:r>
      <w:r w:rsidR="005624BC" w:rsidRPr="00747131">
        <w:rPr>
          <w:rFonts w:ascii="Times New Roman" w:hAnsi="Times New Roman" w:cs="Times New Roman" w:hint="eastAsia"/>
          <w:sz w:val="24"/>
          <w:szCs w:val="24"/>
        </w:rPr>
        <w:t>A</w:t>
      </w:r>
      <w:r w:rsidR="005624BC" w:rsidRPr="00747131">
        <w:rPr>
          <w:rFonts w:ascii="Times New Roman" w:hAnsi="Times New Roman" w:cs="Times New Roman" w:hint="eastAsia"/>
          <w:sz w:val="24"/>
          <w:szCs w:val="24"/>
        </w:rPr>
        <w:t>→</w:t>
      </w:r>
      <w:r w:rsidR="005624BC" w:rsidRPr="00747131">
        <w:rPr>
          <w:rFonts w:ascii="Times New Roman" w:hAnsi="Times New Roman" w:cs="Times New Roman" w:hint="eastAsia"/>
          <w:sz w:val="24"/>
          <w:szCs w:val="24"/>
        </w:rPr>
        <w:t>[</w:t>
      </w:r>
      <w:r w:rsidR="005624BC" w:rsidRPr="00747131">
        <w:rPr>
          <w:rFonts w:ascii="Times New Roman" w:hAnsi="Times New Roman" w:cs="Times New Roman" w:hint="eastAsia"/>
          <w:sz w:val="24"/>
          <w:szCs w:val="24"/>
        </w:rPr>
        <w:t>文档</w:t>
      </w:r>
      <w:r w:rsidR="005624BC" w:rsidRPr="00747131">
        <w:rPr>
          <w:rFonts w:ascii="Times New Roman" w:hAnsi="Times New Roman" w:cs="Times New Roman" w:hint="eastAsia"/>
          <w:sz w:val="24"/>
          <w:szCs w:val="24"/>
        </w:rPr>
        <w:t>1</w:t>
      </w:r>
      <w:r w:rsidR="005624BC" w:rsidRPr="00747131">
        <w:rPr>
          <w:rFonts w:ascii="Times New Roman" w:hAnsi="Times New Roman" w:cs="Times New Roman" w:hint="eastAsia"/>
          <w:sz w:val="24"/>
          <w:szCs w:val="24"/>
        </w:rPr>
        <w:t>、文档</w:t>
      </w:r>
      <w:r w:rsidR="005624BC" w:rsidRPr="00747131">
        <w:rPr>
          <w:rFonts w:ascii="Times New Roman" w:hAnsi="Times New Roman" w:cs="Times New Roman" w:hint="eastAsia"/>
          <w:sz w:val="24"/>
          <w:szCs w:val="24"/>
        </w:rPr>
        <w:t>3</w:t>
      </w:r>
      <w:r w:rsidR="005624BC" w:rsidRPr="00747131">
        <w:rPr>
          <w:rFonts w:ascii="Times New Roman" w:hAnsi="Times New Roman" w:cs="Times New Roman"/>
          <w:sz w:val="24"/>
          <w:szCs w:val="24"/>
        </w:rPr>
        <w:t>]</w:t>
      </w:r>
      <w:r w:rsidR="005624BC" w:rsidRPr="00747131">
        <w:rPr>
          <w:rFonts w:ascii="Times New Roman" w:hAnsi="Times New Roman" w:cs="Times New Roman" w:hint="eastAsia"/>
          <w:sz w:val="24"/>
          <w:szCs w:val="24"/>
        </w:rPr>
        <w:t>。词</w:t>
      </w:r>
      <w:r w:rsidR="005624BC" w:rsidRPr="00747131">
        <w:rPr>
          <w:rFonts w:ascii="Times New Roman" w:hAnsi="Times New Roman" w:cs="Times New Roman" w:hint="eastAsia"/>
          <w:sz w:val="24"/>
          <w:szCs w:val="24"/>
        </w:rPr>
        <w:t>A</w:t>
      </w:r>
      <w:r w:rsidR="005624BC" w:rsidRPr="00747131">
        <w:rPr>
          <w:rFonts w:ascii="Times New Roman" w:hAnsi="Times New Roman" w:cs="Times New Roman" w:hint="eastAsia"/>
          <w:sz w:val="24"/>
          <w:szCs w:val="24"/>
        </w:rPr>
        <w:t>→</w:t>
      </w:r>
      <w:r w:rsidR="005624BC" w:rsidRPr="00747131">
        <w:rPr>
          <w:rFonts w:ascii="Times New Roman" w:hAnsi="Times New Roman" w:cs="Times New Roman" w:hint="eastAsia"/>
          <w:sz w:val="24"/>
          <w:szCs w:val="24"/>
        </w:rPr>
        <w:t>[</w:t>
      </w:r>
      <w:r w:rsidR="005624BC" w:rsidRPr="00747131">
        <w:rPr>
          <w:rFonts w:ascii="Times New Roman" w:hAnsi="Times New Roman" w:cs="Times New Roman" w:hint="eastAsia"/>
          <w:sz w:val="24"/>
          <w:szCs w:val="24"/>
        </w:rPr>
        <w:t>文档</w:t>
      </w:r>
      <w:r w:rsidR="005624BC" w:rsidRPr="00747131">
        <w:rPr>
          <w:rFonts w:ascii="Times New Roman" w:hAnsi="Times New Roman" w:cs="Times New Roman" w:hint="eastAsia"/>
          <w:sz w:val="24"/>
          <w:szCs w:val="24"/>
        </w:rPr>
        <w:t>1</w:t>
      </w:r>
      <w:r w:rsidR="005624BC" w:rsidRPr="00747131">
        <w:rPr>
          <w:rFonts w:ascii="Times New Roman" w:hAnsi="Times New Roman" w:cs="Times New Roman" w:hint="eastAsia"/>
          <w:sz w:val="24"/>
          <w:szCs w:val="24"/>
        </w:rPr>
        <w:t>、文档</w:t>
      </w:r>
      <w:r w:rsidR="005624BC" w:rsidRPr="00747131">
        <w:rPr>
          <w:rFonts w:ascii="Times New Roman" w:hAnsi="Times New Roman" w:cs="Times New Roman" w:hint="eastAsia"/>
          <w:sz w:val="24"/>
          <w:szCs w:val="24"/>
        </w:rPr>
        <w:t>3</w:t>
      </w:r>
      <w:r w:rsidR="005624BC" w:rsidRPr="00747131">
        <w:rPr>
          <w:rFonts w:ascii="Times New Roman" w:hAnsi="Times New Roman" w:cs="Times New Roman"/>
          <w:sz w:val="24"/>
          <w:szCs w:val="24"/>
        </w:rPr>
        <w:t>]</w:t>
      </w:r>
      <w:r w:rsidR="005624BC" w:rsidRPr="00747131">
        <w:rPr>
          <w:rFonts w:ascii="Times New Roman" w:hAnsi="Times New Roman" w:cs="Times New Roman" w:hint="eastAsia"/>
          <w:sz w:val="24"/>
          <w:szCs w:val="24"/>
        </w:rPr>
        <w:t>可以表示词</w:t>
      </w:r>
      <w:r w:rsidR="005624BC" w:rsidRPr="00747131">
        <w:rPr>
          <w:rFonts w:ascii="Times New Roman" w:hAnsi="Times New Roman" w:cs="Times New Roman" w:hint="eastAsia"/>
          <w:sz w:val="24"/>
          <w:szCs w:val="24"/>
        </w:rPr>
        <w:t>A</w:t>
      </w:r>
      <w:r w:rsidR="005624BC" w:rsidRPr="00747131">
        <w:rPr>
          <w:rFonts w:ascii="Times New Roman" w:hAnsi="Times New Roman" w:cs="Times New Roman" w:hint="eastAsia"/>
          <w:sz w:val="24"/>
          <w:szCs w:val="24"/>
        </w:rPr>
        <w:t>出现在文档</w:t>
      </w:r>
      <w:r w:rsidR="005624BC" w:rsidRPr="00747131">
        <w:rPr>
          <w:rFonts w:ascii="Times New Roman" w:hAnsi="Times New Roman" w:cs="Times New Roman" w:hint="eastAsia"/>
          <w:sz w:val="24"/>
          <w:szCs w:val="24"/>
        </w:rPr>
        <w:t>1</w:t>
      </w:r>
      <w:r w:rsidR="005624BC" w:rsidRPr="00747131">
        <w:rPr>
          <w:rFonts w:ascii="Times New Roman" w:hAnsi="Times New Roman" w:cs="Times New Roman" w:hint="eastAsia"/>
          <w:sz w:val="24"/>
          <w:szCs w:val="24"/>
        </w:rPr>
        <w:t>和文档</w:t>
      </w:r>
      <w:r w:rsidR="005624BC" w:rsidRPr="00747131">
        <w:rPr>
          <w:rFonts w:ascii="Times New Roman" w:hAnsi="Times New Roman" w:cs="Times New Roman" w:hint="eastAsia"/>
          <w:sz w:val="24"/>
          <w:szCs w:val="24"/>
        </w:rPr>
        <w:t>3</w:t>
      </w:r>
      <w:r w:rsidR="005624BC" w:rsidRPr="00747131">
        <w:rPr>
          <w:rFonts w:ascii="Times New Roman" w:hAnsi="Times New Roman" w:cs="Times New Roman" w:hint="eastAsia"/>
          <w:sz w:val="24"/>
          <w:szCs w:val="24"/>
        </w:rPr>
        <w:t>中。</w:t>
      </w:r>
      <w:r w:rsidR="008E6EA8" w:rsidRPr="00747131">
        <w:rPr>
          <w:rFonts w:ascii="Times New Roman" w:hAnsi="Times New Roman" w:cs="Times New Roman" w:hint="eastAsia"/>
          <w:sz w:val="24"/>
          <w:szCs w:val="24"/>
        </w:rPr>
        <w:t xml:space="preserve"> [</w:t>
      </w:r>
      <w:r w:rsidR="008E6EA8" w:rsidRPr="00747131">
        <w:rPr>
          <w:rFonts w:ascii="Times New Roman" w:hAnsi="Times New Roman" w:cs="Times New Roman" w:hint="eastAsia"/>
          <w:sz w:val="24"/>
          <w:szCs w:val="24"/>
        </w:rPr>
        <w:t>文档</w:t>
      </w:r>
      <w:r w:rsidR="008E6EA8" w:rsidRPr="00747131">
        <w:rPr>
          <w:rFonts w:ascii="Times New Roman" w:hAnsi="Times New Roman" w:cs="Times New Roman" w:hint="eastAsia"/>
          <w:sz w:val="24"/>
          <w:szCs w:val="24"/>
        </w:rPr>
        <w:t>1</w:t>
      </w:r>
      <w:r w:rsidR="008E6EA8" w:rsidRPr="00747131">
        <w:rPr>
          <w:rFonts w:ascii="Times New Roman" w:hAnsi="Times New Roman" w:cs="Times New Roman" w:hint="eastAsia"/>
          <w:sz w:val="24"/>
          <w:szCs w:val="24"/>
        </w:rPr>
        <w:t>、文档</w:t>
      </w:r>
      <w:r w:rsidR="008E6EA8" w:rsidRPr="00747131">
        <w:rPr>
          <w:rFonts w:ascii="Times New Roman" w:hAnsi="Times New Roman" w:cs="Times New Roman" w:hint="eastAsia"/>
          <w:sz w:val="24"/>
          <w:szCs w:val="24"/>
        </w:rPr>
        <w:t>3</w:t>
      </w:r>
      <w:r w:rsidR="008E6EA8" w:rsidRPr="00747131">
        <w:rPr>
          <w:rFonts w:ascii="Times New Roman" w:hAnsi="Times New Roman" w:cs="Times New Roman"/>
          <w:sz w:val="24"/>
          <w:szCs w:val="24"/>
        </w:rPr>
        <w:t>]</w:t>
      </w:r>
      <w:r w:rsidR="008E6EA8" w:rsidRPr="00747131">
        <w:rPr>
          <w:rFonts w:ascii="Times New Roman" w:hAnsi="Times New Roman" w:cs="Times New Roman" w:hint="eastAsia"/>
          <w:sz w:val="24"/>
          <w:szCs w:val="24"/>
        </w:rPr>
        <w:t xml:space="preserve"> </w:t>
      </w:r>
      <w:r w:rsidR="008E6EA8" w:rsidRPr="00747131">
        <w:rPr>
          <w:rFonts w:ascii="Times New Roman" w:hAnsi="Times New Roman" w:cs="Times New Roman" w:hint="eastAsia"/>
          <w:sz w:val="24"/>
          <w:szCs w:val="24"/>
        </w:rPr>
        <w:t>可以称为包含词</w:t>
      </w:r>
      <w:r w:rsidR="008E6EA8" w:rsidRPr="00747131">
        <w:rPr>
          <w:rFonts w:ascii="Times New Roman" w:hAnsi="Times New Roman" w:cs="Times New Roman" w:hint="eastAsia"/>
          <w:sz w:val="24"/>
          <w:szCs w:val="24"/>
        </w:rPr>
        <w:t>A</w:t>
      </w:r>
      <w:r w:rsidR="008E6EA8" w:rsidRPr="00747131">
        <w:rPr>
          <w:rFonts w:ascii="Times New Roman" w:hAnsi="Times New Roman" w:cs="Times New Roman" w:hint="eastAsia"/>
          <w:sz w:val="24"/>
          <w:szCs w:val="24"/>
        </w:rPr>
        <w:t>的文档列表。</w:t>
      </w:r>
    </w:p>
    <w:p w14:paraId="36E8E47E" w14:textId="756659CC" w:rsidR="005624BC" w:rsidRPr="00747131" w:rsidRDefault="00D111C4" w:rsidP="00F040EF">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应理解，</w:t>
      </w:r>
      <w:r w:rsidR="00264993" w:rsidRPr="00747131">
        <w:rPr>
          <w:rFonts w:ascii="Times New Roman" w:hAnsi="Times New Roman" w:cs="Times New Roman" w:hint="eastAsia"/>
          <w:sz w:val="24"/>
          <w:szCs w:val="24"/>
        </w:rPr>
        <w:t>本申请实施例中，</w:t>
      </w:r>
      <w:r w:rsidRPr="00747131">
        <w:rPr>
          <w:rFonts w:ascii="Times New Roman" w:hAnsi="Times New Roman" w:cs="Times New Roman" w:hint="eastAsia"/>
          <w:sz w:val="24"/>
          <w:szCs w:val="24"/>
        </w:rPr>
        <w:t>词</w:t>
      </w:r>
      <w:r w:rsidRPr="00747131">
        <w:rPr>
          <w:rFonts w:ascii="Times New Roman" w:hAnsi="Times New Roman" w:cs="Times New Roman" w:hint="eastAsia"/>
          <w:sz w:val="24"/>
          <w:szCs w:val="24"/>
        </w:rPr>
        <w:t>A</w:t>
      </w:r>
      <w:r w:rsidRPr="00747131">
        <w:rPr>
          <w:rFonts w:ascii="Times New Roman" w:hAnsi="Times New Roman" w:cs="Times New Roman" w:hint="eastAsia"/>
          <w:sz w:val="24"/>
          <w:szCs w:val="24"/>
        </w:rPr>
        <w:t>→</w:t>
      </w:r>
      <w:r w:rsidRPr="00747131">
        <w:rPr>
          <w:rFonts w:ascii="Times New Roman" w:hAnsi="Times New Roman" w:cs="Times New Roman" w:hint="eastAsia"/>
          <w:sz w:val="24"/>
          <w:szCs w:val="24"/>
        </w:rPr>
        <w:t>[</w:t>
      </w:r>
      <w:r w:rsidRPr="00747131">
        <w:rPr>
          <w:rFonts w:ascii="Times New Roman" w:hAnsi="Times New Roman" w:cs="Times New Roman" w:hint="eastAsia"/>
          <w:sz w:val="24"/>
          <w:szCs w:val="24"/>
        </w:rPr>
        <w:t>文档</w:t>
      </w:r>
      <w:r w:rsidRPr="00747131">
        <w:rPr>
          <w:rFonts w:ascii="Times New Roman" w:hAnsi="Times New Roman" w:cs="Times New Roman" w:hint="eastAsia"/>
          <w:sz w:val="24"/>
          <w:szCs w:val="24"/>
        </w:rPr>
        <w:t>1</w:t>
      </w:r>
      <w:r w:rsidRPr="00747131">
        <w:rPr>
          <w:rFonts w:ascii="Times New Roman" w:hAnsi="Times New Roman" w:cs="Times New Roman" w:hint="eastAsia"/>
          <w:sz w:val="24"/>
          <w:szCs w:val="24"/>
        </w:rPr>
        <w:t>、文档</w:t>
      </w:r>
      <w:r w:rsidRPr="00747131">
        <w:rPr>
          <w:rFonts w:ascii="Times New Roman" w:hAnsi="Times New Roman" w:cs="Times New Roman" w:hint="eastAsia"/>
          <w:sz w:val="24"/>
          <w:szCs w:val="24"/>
        </w:rPr>
        <w:t>3</w:t>
      </w:r>
      <w:r w:rsidRPr="00747131">
        <w:rPr>
          <w:rFonts w:ascii="Times New Roman" w:hAnsi="Times New Roman" w:cs="Times New Roman"/>
          <w:sz w:val="24"/>
          <w:szCs w:val="24"/>
        </w:rPr>
        <w:t>]</w:t>
      </w:r>
      <w:r w:rsidRPr="00747131">
        <w:rPr>
          <w:rFonts w:ascii="Times New Roman" w:hAnsi="Times New Roman" w:cs="Times New Roman" w:hint="eastAsia"/>
          <w:sz w:val="24"/>
          <w:szCs w:val="24"/>
        </w:rPr>
        <w:t>仅是对倒排索引</w:t>
      </w:r>
      <w:r w:rsidR="00F07FB4" w:rsidRPr="00747131">
        <w:rPr>
          <w:rFonts w:ascii="Times New Roman" w:hAnsi="Times New Roman" w:cs="Times New Roman" w:hint="eastAsia"/>
          <w:sz w:val="24"/>
          <w:szCs w:val="24"/>
        </w:rPr>
        <w:t>中</w:t>
      </w:r>
      <w:r w:rsidR="00E04144" w:rsidRPr="00747131">
        <w:rPr>
          <w:rFonts w:ascii="Times New Roman" w:hAnsi="Times New Roman" w:cs="Times New Roman" w:hint="eastAsia"/>
          <w:sz w:val="24"/>
          <w:szCs w:val="24"/>
        </w:rPr>
        <w:t>工具</w:t>
      </w:r>
      <w:r w:rsidR="00F07FB4" w:rsidRPr="00747131">
        <w:rPr>
          <w:rFonts w:ascii="Times New Roman" w:hAnsi="Times New Roman" w:cs="Times New Roman" w:hint="eastAsia"/>
          <w:sz w:val="24"/>
          <w:szCs w:val="24"/>
        </w:rPr>
        <w:t>关键词关联的工具文档信息</w:t>
      </w:r>
      <w:r w:rsidRPr="00747131">
        <w:rPr>
          <w:rFonts w:ascii="Times New Roman" w:hAnsi="Times New Roman" w:cs="Times New Roman" w:hint="eastAsia"/>
          <w:sz w:val="24"/>
          <w:szCs w:val="24"/>
        </w:rPr>
        <w:t>的样式的一种示例，</w:t>
      </w:r>
      <w:r w:rsidR="00F07FB4" w:rsidRPr="00747131">
        <w:rPr>
          <w:rFonts w:ascii="Times New Roman" w:hAnsi="Times New Roman" w:cs="Times New Roman" w:hint="eastAsia"/>
          <w:sz w:val="24"/>
          <w:szCs w:val="24"/>
        </w:rPr>
        <w:t>不是对</w:t>
      </w:r>
      <w:r w:rsidR="00E04144" w:rsidRPr="00747131">
        <w:rPr>
          <w:rFonts w:ascii="Times New Roman" w:hAnsi="Times New Roman" w:cs="Times New Roman" w:hint="eastAsia"/>
          <w:sz w:val="24"/>
          <w:szCs w:val="24"/>
        </w:rPr>
        <w:t>工具</w:t>
      </w:r>
      <w:r w:rsidR="00F07FB4" w:rsidRPr="00747131">
        <w:rPr>
          <w:rFonts w:ascii="Times New Roman" w:hAnsi="Times New Roman" w:cs="Times New Roman" w:hint="eastAsia"/>
          <w:sz w:val="24"/>
          <w:szCs w:val="24"/>
        </w:rPr>
        <w:t>关键词关联的工具文档信息的样式的限定，也</w:t>
      </w:r>
      <w:r w:rsidRPr="00747131">
        <w:rPr>
          <w:rFonts w:ascii="Times New Roman" w:hAnsi="Times New Roman" w:cs="Times New Roman" w:hint="eastAsia"/>
          <w:sz w:val="24"/>
          <w:szCs w:val="24"/>
        </w:rPr>
        <w:t>不是对倒排索引的样式的限定。</w:t>
      </w:r>
      <w:r w:rsidR="00E04144" w:rsidRPr="00747131">
        <w:rPr>
          <w:rFonts w:ascii="Times New Roman" w:hAnsi="Times New Roman" w:cs="Times New Roman" w:hint="eastAsia"/>
          <w:sz w:val="24"/>
          <w:szCs w:val="24"/>
        </w:rPr>
        <w:t>工具</w:t>
      </w:r>
      <w:r w:rsidR="00F07FB4" w:rsidRPr="00747131">
        <w:rPr>
          <w:rFonts w:ascii="Times New Roman" w:hAnsi="Times New Roman" w:cs="Times New Roman" w:hint="eastAsia"/>
          <w:sz w:val="24"/>
          <w:szCs w:val="24"/>
        </w:rPr>
        <w:t>关键词关联的工具文档信息的样式</w:t>
      </w:r>
      <w:r w:rsidR="00623CC4" w:rsidRPr="00747131">
        <w:rPr>
          <w:rFonts w:ascii="Times New Roman" w:hAnsi="Times New Roman" w:cs="Times New Roman" w:hint="eastAsia"/>
          <w:sz w:val="24"/>
          <w:szCs w:val="24"/>
        </w:rPr>
        <w:t>可以是能实现将文档中的词项</w:t>
      </w:r>
      <w:r w:rsidR="00F07FB4" w:rsidRPr="00747131">
        <w:rPr>
          <w:rFonts w:ascii="Times New Roman" w:hAnsi="Times New Roman" w:cs="Times New Roman" w:hint="eastAsia"/>
          <w:sz w:val="24"/>
          <w:szCs w:val="24"/>
        </w:rPr>
        <w:t>（如</w:t>
      </w:r>
      <w:r w:rsidR="00E04144" w:rsidRPr="00747131">
        <w:rPr>
          <w:rFonts w:ascii="Times New Roman" w:hAnsi="Times New Roman" w:cs="Times New Roman" w:hint="eastAsia"/>
          <w:sz w:val="24"/>
          <w:szCs w:val="24"/>
        </w:rPr>
        <w:t>工具</w:t>
      </w:r>
      <w:r w:rsidR="00F07FB4" w:rsidRPr="00747131">
        <w:rPr>
          <w:rFonts w:ascii="Times New Roman" w:hAnsi="Times New Roman" w:cs="Times New Roman" w:hint="eastAsia"/>
          <w:sz w:val="24"/>
          <w:szCs w:val="24"/>
        </w:rPr>
        <w:t>关键词）</w:t>
      </w:r>
      <w:r w:rsidR="00623CC4" w:rsidRPr="00747131">
        <w:rPr>
          <w:rFonts w:ascii="Times New Roman" w:hAnsi="Times New Roman" w:cs="Times New Roman" w:hint="eastAsia"/>
          <w:sz w:val="24"/>
          <w:szCs w:val="24"/>
        </w:rPr>
        <w:t>映射到包含该词项的文档列表的其他样式。</w:t>
      </w:r>
    </w:p>
    <w:p w14:paraId="33C4BB49" w14:textId="3EA5950B" w:rsidR="00301BEB" w:rsidRPr="00747131" w:rsidRDefault="00301BEB" w:rsidP="00F040EF">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sz w:val="24"/>
          <w:szCs w:val="24"/>
        </w:rPr>
        <w:t>该</w:t>
      </w:r>
      <w:r w:rsidR="005624BC" w:rsidRPr="00747131">
        <w:rPr>
          <w:rFonts w:ascii="Times New Roman" w:hAnsi="Times New Roman" w:cs="Times New Roman" w:hint="eastAsia"/>
          <w:sz w:val="24"/>
          <w:szCs w:val="24"/>
        </w:rPr>
        <w:t>倒排索引可以用于</w:t>
      </w:r>
      <w:r w:rsidRPr="00747131">
        <w:rPr>
          <w:rFonts w:ascii="Times New Roman" w:hAnsi="Times New Roman" w:cs="Times New Roman"/>
          <w:sz w:val="24"/>
          <w:szCs w:val="24"/>
        </w:rPr>
        <w:t>快速计算</w:t>
      </w:r>
      <w:r w:rsidR="00CD2751" w:rsidRPr="00747131">
        <w:rPr>
          <w:rFonts w:ascii="Times New Roman" w:hAnsi="Times New Roman" w:cs="Times New Roman" w:hint="eastAsia"/>
          <w:sz w:val="24"/>
          <w:szCs w:val="24"/>
        </w:rPr>
        <w:t>用户</w:t>
      </w:r>
      <w:r w:rsidRPr="00747131">
        <w:rPr>
          <w:rFonts w:ascii="Times New Roman" w:hAnsi="Times New Roman" w:cs="Times New Roman"/>
          <w:sz w:val="24"/>
          <w:szCs w:val="24"/>
        </w:rPr>
        <w:t>查询与</w:t>
      </w:r>
      <w:proofErr w:type="gramStart"/>
      <w:r w:rsidR="00CD2751" w:rsidRPr="00747131">
        <w:rPr>
          <w:rFonts w:ascii="Times New Roman" w:hAnsi="Times New Roman" w:cs="Times New Roman" w:hint="eastAsia"/>
          <w:sz w:val="24"/>
          <w:szCs w:val="24"/>
        </w:rPr>
        <w:t>各</w:t>
      </w:r>
      <w:r w:rsidRPr="00747131">
        <w:rPr>
          <w:rFonts w:ascii="Times New Roman" w:hAnsi="Times New Roman" w:cs="Times New Roman"/>
          <w:sz w:val="24"/>
          <w:szCs w:val="24"/>
        </w:rPr>
        <w:t>工具</w:t>
      </w:r>
      <w:proofErr w:type="gramEnd"/>
      <w:r w:rsidR="00CD2751" w:rsidRPr="00747131">
        <w:rPr>
          <w:rFonts w:ascii="Times New Roman" w:hAnsi="Times New Roman" w:cs="Times New Roman" w:hint="eastAsia"/>
          <w:sz w:val="24"/>
          <w:szCs w:val="24"/>
        </w:rPr>
        <w:t>的</w:t>
      </w:r>
      <w:r w:rsidR="00F07FB4" w:rsidRPr="00747131">
        <w:rPr>
          <w:rFonts w:ascii="Times New Roman" w:hAnsi="Times New Roman" w:cs="Times New Roman" w:hint="eastAsia"/>
          <w:sz w:val="24"/>
          <w:szCs w:val="24"/>
        </w:rPr>
        <w:t>工具</w:t>
      </w:r>
      <w:r w:rsidR="005624BC" w:rsidRPr="00747131">
        <w:rPr>
          <w:rFonts w:ascii="Times New Roman" w:hAnsi="Times New Roman" w:cs="Times New Roman" w:hint="eastAsia"/>
          <w:sz w:val="24"/>
          <w:szCs w:val="24"/>
        </w:rPr>
        <w:t>文档</w:t>
      </w:r>
      <w:r w:rsidRPr="00747131">
        <w:rPr>
          <w:rFonts w:ascii="Times New Roman" w:hAnsi="Times New Roman" w:cs="Times New Roman"/>
          <w:sz w:val="24"/>
          <w:szCs w:val="24"/>
        </w:rPr>
        <w:t>之间的关键词相关性分数。</w:t>
      </w:r>
      <w:r w:rsidR="005624BC" w:rsidRPr="00747131">
        <w:rPr>
          <w:rFonts w:ascii="Times New Roman" w:hAnsi="Times New Roman" w:cs="Times New Roman" w:hint="eastAsia"/>
          <w:sz w:val="24"/>
          <w:szCs w:val="24"/>
        </w:rPr>
        <w:t>该倒排索引可以称为</w:t>
      </w:r>
      <w:r w:rsidR="005624BC" w:rsidRPr="00747131">
        <w:rPr>
          <w:rFonts w:ascii="Times New Roman" w:hAnsi="Times New Roman" w:cs="Times New Roman"/>
          <w:sz w:val="24"/>
          <w:szCs w:val="24"/>
        </w:rPr>
        <w:t>BM25</w:t>
      </w:r>
      <w:r w:rsidR="005624BC" w:rsidRPr="00747131">
        <w:rPr>
          <w:rFonts w:ascii="Times New Roman" w:hAnsi="Times New Roman" w:cs="Times New Roman" w:hint="eastAsia"/>
          <w:sz w:val="24"/>
          <w:szCs w:val="24"/>
        </w:rPr>
        <w:t>索引。</w:t>
      </w:r>
    </w:p>
    <w:p w14:paraId="09971598" w14:textId="728FF027" w:rsidR="00BB7C4F" w:rsidRPr="00747131" w:rsidRDefault="00B80CCB" w:rsidP="00520374">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可选地</w:t>
      </w:r>
      <w:r w:rsidR="007061AA" w:rsidRPr="00747131">
        <w:rPr>
          <w:rFonts w:ascii="Times New Roman" w:hAnsi="Times New Roman" w:cs="Times New Roman" w:hint="eastAsia"/>
          <w:sz w:val="24"/>
          <w:szCs w:val="24"/>
        </w:rPr>
        <w:t>，</w:t>
      </w:r>
      <w:r w:rsidR="00520374" w:rsidRPr="00747131">
        <w:rPr>
          <w:rFonts w:ascii="Times New Roman" w:hAnsi="Times New Roman" w:cs="Times New Roman" w:hint="eastAsia"/>
          <w:sz w:val="24"/>
          <w:szCs w:val="24"/>
        </w:rPr>
        <w:t>对工具文档进行分词的分词工具可以是</w:t>
      </w:r>
      <w:r w:rsidR="007061AA" w:rsidRPr="00747131">
        <w:rPr>
          <w:rFonts w:ascii="Times New Roman" w:hAnsi="Times New Roman" w:cs="Times New Roman" w:hint="eastAsia"/>
          <w:sz w:val="24"/>
          <w:szCs w:val="24"/>
        </w:rPr>
        <w:t>添加有自定义词典的分词工具。</w:t>
      </w:r>
      <w:r w:rsidR="00180432" w:rsidRPr="00747131">
        <w:rPr>
          <w:rFonts w:ascii="Times New Roman" w:hAnsi="Times New Roman" w:cs="Times New Roman" w:hint="eastAsia"/>
          <w:sz w:val="24"/>
          <w:szCs w:val="24"/>
        </w:rPr>
        <w:t>自定义词典可以包括生活垂直领域的核心业务词汇，例如“购物车”、“收藏夹”</w:t>
      </w:r>
      <w:r w:rsidR="001F4191" w:rsidRPr="00747131">
        <w:rPr>
          <w:rFonts w:ascii="Times New Roman" w:hAnsi="Times New Roman" w:cs="Times New Roman" w:hint="eastAsia"/>
          <w:sz w:val="24"/>
          <w:szCs w:val="24"/>
        </w:rPr>
        <w:t>和“地址”</w:t>
      </w:r>
      <w:r w:rsidR="00180432" w:rsidRPr="00747131">
        <w:rPr>
          <w:rFonts w:ascii="Times New Roman" w:hAnsi="Times New Roman" w:cs="Times New Roman" w:hint="eastAsia"/>
          <w:sz w:val="24"/>
          <w:szCs w:val="24"/>
        </w:rPr>
        <w:t>等。</w:t>
      </w:r>
      <w:r w:rsidR="00C77619" w:rsidRPr="00747131">
        <w:rPr>
          <w:rFonts w:ascii="Times New Roman" w:hAnsi="Times New Roman" w:cs="Times New Roman" w:hint="eastAsia"/>
          <w:sz w:val="24"/>
          <w:szCs w:val="24"/>
        </w:rPr>
        <w:t>通过添加自定义词典进行分词，可以提高分词准确率。</w:t>
      </w:r>
    </w:p>
    <w:p w14:paraId="7A84B410" w14:textId="70BF3F14" w:rsidR="00301BEB" w:rsidRPr="00747131" w:rsidRDefault="00520374" w:rsidP="00F040EF">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示例性地，</w:t>
      </w:r>
      <w:r w:rsidR="007061AA" w:rsidRPr="00747131">
        <w:rPr>
          <w:rFonts w:ascii="Times New Roman" w:hAnsi="Times New Roman" w:cs="Times New Roman" w:hint="eastAsia"/>
          <w:sz w:val="24"/>
          <w:szCs w:val="24"/>
        </w:rPr>
        <w:t>以分词工具为结巴（</w:t>
      </w:r>
      <w:proofErr w:type="spellStart"/>
      <w:r w:rsidR="007061AA" w:rsidRPr="00747131">
        <w:rPr>
          <w:rFonts w:ascii="Times New Roman" w:hAnsi="Times New Roman" w:cs="Times New Roman"/>
          <w:sz w:val="24"/>
          <w:szCs w:val="24"/>
        </w:rPr>
        <w:t>jieba</w:t>
      </w:r>
      <w:proofErr w:type="spellEnd"/>
      <w:r w:rsidR="007061AA" w:rsidRPr="00747131">
        <w:rPr>
          <w:rFonts w:ascii="Times New Roman" w:hAnsi="Times New Roman" w:cs="Times New Roman" w:hint="eastAsia"/>
          <w:sz w:val="24"/>
          <w:szCs w:val="24"/>
        </w:rPr>
        <w:t>）分词器为例，</w:t>
      </w:r>
      <w:r w:rsidRPr="00747131">
        <w:rPr>
          <w:rFonts w:ascii="Times New Roman" w:hAnsi="Times New Roman" w:cs="Times New Roman" w:hint="eastAsia"/>
          <w:sz w:val="24"/>
          <w:szCs w:val="24"/>
        </w:rPr>
        <w:t>可以</w:t>
      </w:r>
      <w:r w:rsidR="007061AA" w:rsidRPr="00747131">
        <w:rPr>
          <w:rFonts w:ascii="Times New Roman" w:hAnsi="Times New Roman" w:cs="Times New Roman" w:hint="eastAsia"/>
          <w:sz w:val="24"/>
          <w:szCs w:val="24"/>
        </w:rPr>
        <w:t>将自定义词典添加到</w:t>
      </w:r>
      <w:proofErr w:type="spellStart"/>
      <w:r w:rsidR="007061AA" w:rsidRPr="00747131">
        <w:rPr>
          <w:rFonts w:ascii="Times New Roman" w:hAnsi="Times New Roman" w:cs="Times New Roman"/>
          <w:sz w:val="24"/>
          <w:szCs w:val="24"/>
        </w:rPr>
        <w:t>jieba</w:t>
      </w:r>
      <w:proofErr w:type="spellEnd"/>
      <w:r w:rsidR="007061AA" w:rsidRPr="00747131">
        <w:rPr>
          <w:rFonts w:ascii="Times New Roman" w:hAnsi="Times New Roman" w:cs="Times New Roman" w:hint="eastAsia"/>
          <w:sz w:val="24"/>
          <w:szCs w:val="24"/>
        </w:rPr>
        <w:t>分词器后，采用</w:t>
      </w:r>
      <w:proofErr w:type="spellStart"/>
      <w:r w:rsidR="007061AA" w:rsidRPr="00747131">
        <w:rPr>
          <w:rFonts w:ascii="Times New Roman" w:hAnsi="Times New Roman" w:cs="Times New Roman"/>
          <w:sz w:val="24"/>
          <w:szCs w:val="24"/>
        </w:rPr>
        <w:t>jieba</w:t>
      </w:r>
      <w:proofErr w:type="spellEnd"/>
      <w:r w:rsidR="007061AA" w:rsidRPr="00747131">
        <w:rPr>
          <w:rFonts w:ascii="Times New Roman" w:hAnsi="Times New Roman" w:cs="Times New Roman" w:hint="eastAsia"/>
          <w:sz w:val="24"/>
          <w:szCs w:val="24"/>
        </w:rPr>
        <w:t>分词器</w:t>
      </w:r>
      <w:r w:rsidR="00BB7C4F" w:rsidRPr="00747131">
        <w:rPr>
          <w:rFonts w:ascii="Times New Roman" w:hAnsi="Times New Roman" w:cs="Times New Roman" w:hint="eastAsia"/>
          <w:sz w:val="24"/>
          <w:szCs w:val="24"/>
        </w:rPr>
        <w:t>对指令文本进行分词，可以使得</w:t>
      </w:r>
      <w:proofErr w:type="spellStart"/>
      <w:r w:rsidR="00BB7C4F" w:rsidRPr="00747131">
        <w:rPr>
          <w:rFonts w:ascii="Times New Roman" w:hAnsi="Times New Roman" w:cs="Times New Roman"/>
          <w:sz w:val="24"/>
          <w:szCs w:val="24"/>
        </w:rPr>
        <w:t>jieba</w:t>
      </w:r>
      <w:proofErr w:type="spellEnd"/>
      <w:r w:rsidR="00BB7C4F" w:rsidRPr="00747131">
        <w:rPr>
          <w:rFonts w:ascii="Times New Roman" w:hAnsi="Times New Roman" w:cs="Times New Roman" w:hint="eastAsia"/>
          <w:sz w:val="24"/>
          <w:szCs w:val="24"/>
        </w:rPr>
        <w:t>分词器在分词过程中能够识别出自定义词典中定义的词汇。示例性地，</w:t>
      </w:r>
      <w:proofErr w:type="spellStart"/>
      <w:r w:rsidR="00BB7C4F" w:rsidRPr="00747131">
        <w:rPr>
          <w:rFonts w:ascii="Times New Roman" w:hAnsi="Times New Roman" w:cs="Times New Roman"/>
          <w:sz w:val="24"/>
          <w:szCs w:val="24"/>
        </w:rPr>
        <w:t>jieba</w:t>
      </w:r>
      <w:proofErr w:type="spellEnd"/>
      <w:r w:rsidR="00BB7C4F" w:rsidRPr="00747131">
        <w:rPr>
          <w:rFonts w:ascii="Times New Roman" w:hAnsi="Times New Roman" w:cs="Times New Roman" w:hint="eastAsia"/>
          <w:sz w:val="24"/>
          <w:szCs w:val="24"/>
        </w:rPr>
        <w:t>分词器可以在对指令文本进行分词前，调用用于加载词典的函数</w:t>
      </w:r>
      <w:r w:rsidR="00BB7C4F" w:rsidRPr="00747131">
        <w:rPr>
          <w:rFonts w:ascii="Times New Roman" w:hAnsi="Times New Roman" w:cs="Times New Roman"/>
          <w:sz w:val="24"/>
          <w:szCs w:val="24"/>
        </w:rPr>
        <w:t>加载</w:t>
      </w:r>
      <w:r w:rsidR="00BB7C4F" w:rsidRPr="00747131">
        <w:rPr>
          <w:rFonts w:ascii="Times New Roman" w:hAnsi="Times New Roman" w:cs="Times New Roman" w:hint="eastAsia"/>
          <w:sz w:val="24"/>
          <w:szCs w:val="24"/>
        </w:rPr>
        <w:t>自定义</w:t>
      </w:r>
      <w:r w:rsidR="00BB7C4F" w:rsidRPr="00747131">
        <w:rPr>
          <w:rFonts w:ascii="Times New Roman" w:hAnsi="Times New Roman" w:cs="Times New Roman"/>
          <w:sz w:val="24"/>
          <w:szCs w:val="24"/>
        </w:rPr>
        <w:t>词典</w:t>
      </w:r>
      <w:r w:rsidR="00BB7C4F" w:rsidRPr="00747131">
        <w:rPr>
          <w:rFonts w:ascii="Times New Roman" w:hAnsi="Times New Roman" w:cs="Times New Roman" w:hint="eastAsia"/>
          <w:sz w:val="24"/>
          <w:szCs w:val="24"/>
        </w:rPr>
        <w:t>，以实现将自定义词典添加到</w:t>
      </w:r>
      <w:proofErr w:type="spellStart"/>
      <w:r w:rsidR="00BB7C4F" w:rsidRPr="00747131">
        <w:rPr>
          <w:rFonts w:ascii="Times New Roman" w:hAnsi="Times New Roman" w:cs="Times New Roman"/>
          <w:sz w:val="24"/>
          <w:szCs w:val="24"/>
        </w:rPr>
        <w:t>jieba</w:t>
      </w:r>
      <w:proofErr w:type="spellEnd"/>
      <w:r w:rsidR="00BB7C4F" w:rsidRPr="00747131">
        <w:rPr>
          <w:rFonts w:ascii="Times New Roman" w:hAnsi="Times New Roman" w:cs="Times New Roman" w:hint="eastAsia"/>
          <w:sz w:val="24"/>
          <w:szCs w:val="24"/>
        </w:rPr>
        <w:t>分词器。用于加载词典的函数，可以是</w:t>
      </w:r>
      <w:r w:rsidR="00DF1152" w:rsidRPr="00747131">
        <w:rPr>
          <w:rFonts w:ascii="Times New Roman" w:hAnsi="Times New Roman" w:cs="Times New Roman" w:hint="eastAsia"/>
          <w:sz w:val="24"/>
          <w:szCs w:val="24"/>
        </w:rPr>
        <w:t>结巴加载自定义词典（</w:t>
      </w:r>
      <w:proofErr w:type="spellStart"/>
      <w:r w:rsidR="00DF1152" w:rsidRPr="00747131">
        <w:rPr>
          <w:rFonts w:ascii="Times New Roman" w:hAnsi="Times New Roman" w:cs="Times New Roman"/>
          <w:sz w:val="24"/>
          <w:szCs w:val="24"/>
        </w:rPr>
        <w:t>jieba.load_userdict</w:t>
      </w:r>
      <w:proofErr w:type="spellEnd"/>
      <w:r w:rsidR="00DF1152" w:rsidRPr="00747131">
        <w:rPr>
          <w:rFonts w:ascii="Times New Roman" w:hAnsi="Times New Roman" w:cs="Times New Roman"/>
          <w:sz w:val="24"/>
          <w:szCs w:val="24"/>
        </w:rPr>
        <w:t>(</w:t>
      </w:r>
      <w:proofErr w:type="spellStart"/>
      <w:r w:rsidR="00DF1152" w:rsidRPr="00747131">
        <w:rPr>
          <w:rFonts w:ascii="Times New Roman" w:hAnsi="Times New Roman" w:cs="Times New Roman"/>
          <w:sz w:val="24"/>
          <w:szCs w:val="24"/>
        </w:rPr>
        <w:t>file_name</w:t>
      </w:r>
      <w:proofErr w:type="spellEnd"/>
      <w:r w:rsidR="00DF1152" w:rsidRPr="00747131">
        <w:rPr>
          <w:rFonts w:ascii="Times New Roman" w:hAnsi="Times New Roman" w:cs="Times New Roman"/>
          <w:sz w:val="24"/>
          <w:szCs w:val="24"/>
        </w:rPr>
        <w:t xml:space="preserve">) </w:t>
      </w:r>
      <w:r w:rsidR="008C1AC0" w:rsidRPr="00747131">
        <w:rPr>
          <w:rFonts w:ascii="Times New Roman" w:hAnsi="Times New Roman" w:cs="Times New Roman" w:hint="eastAsia"/>
          <w:sz w:val="24"/>
          <w:szCs w:val="24"/>
        </w:rPr>
        <w:t>）</w:t>
      </w:r>
      <w:r w:rsidR="00DF1152" w:rsidRPr="00747131">
        <w:rPr>
          <w:rFonts w:ascii="Times New Roman" w:hAnsi="Times New Roman" w:cs="Times New Roman"/>
          <w:sz w:val="24"/>
          <w:szCs w:val="24"/>
        </w:rPr>
        <w:t>函数</w:t>
      </w:r>
      <w:r w:rsidR="00BB7C4F" w:rsidRPr="00747131">
        <w:rPr>
          <w:rFonts w:ascii="Times New Roman" w:hAnsi="Times New Roman" w:cs="Times New Roman" w:hint="eastAsia"/>
          <w:sz w:val="24"/>
          <w:szCs w:val="24"/>
        </w:rPr>
        <w:t>。</w:t>
      </w:r>
      <w:proofErr w:type="spellStart"/>
      <w:r w:rsidR="00BB7C4F" w:rsidRPr="00747131">
        <w:rPr>
          <w:rFonts w:ascii="Times New Roman" w:hAnsi="Times New Roman" w:cs="Times New Roman"/>
          <w:sz w:val="24"/>
          <w:szCs w:val="24"/>
        </w:rPr>
        <w:t>file_name</w:t>
      </w:r>
      <w:proofErr w:type="spellEnd"/>
      <w:r w:rsidR="00BB7C4F" w:rsidRPr="00747131">
        <w:rPr>
          <w:rFonts w:ascii="Times New Roman" w:hAnsi="Times New Roman" w:cs="Times New Roman" w:hint="eastAsia"/>
          <w:sz w:val="24"/>
          <w:szCs w:val="24"/>
        </w:rPr>
        <w:t>可以是自定义词典</w:t>
      </w:r>
      <w:r w:rsidR="008C1AC0" w:rsidRPr="00747131">
        <w:rPr>
          <w:rFonts w:ascii="Times New Roman" w:hAnsi="Times New Roman" w:cs="Times New Roman" w:hint="eastAsia"/>
          <w:sz w:val="24"/>
          <w:szCs w:val="24"/>
        </w:rPr>
        <w:t>（如</w:t>
      </w:r>
      <w:proofErr w:type="spellStart"/>
      <w:r w:rsidR="008C1AC0" w:rsidRPr="00747131">
        <w:rPr>
          <w:rFonts w:ascii="Times New Roman" w:hAnsi="Times New Roman" w:cs="Times New Roman"/>
          <w:sz w:val="24"/>
          <w:szCs w:val="24"/>
        </w:rPr>
        <w:t>userdict</w:t>
      </w:r>
      <w:proofErr w:type="spellEnd"/>
      <w:r w:rsidR="008C1AC0" w:rsidRPr="00747131">
        <w:rPr>
          <w:rFonts w:ascii="Times New Roman" w:hAnsi="Times New Roman" w:cs="Times New Roman" w:hint="eastAsia"/>
          <w:sz w:val="24"/>
          <w:szCs w:val="24"/>
        </w:rPr>
        <w:t>）</w:t>
      </w:r>
      <w:r w:rsidR="00BB7C4F" w:rsidRPr="00747131">
        <w:rPr>
          <w:rFonts w:ascii="Times New Roman" w:hAnsi="Times New Roman" w:cs="Times New Roman" w:hint="eastAsia"/>
          <w:sz w:val="24"/>
          <w:szCs w:val="24"/>
        </w:rPr>
        <w:t>的文件</w:t>
      </w:r>
      <w:r w:rsidR="00D376E1" w:rsidRPr="00747131">
        <w:rPr>
          <w:rFonts w:ascii="Times New Roman" w:hAnsi="Times New Roman" w:cs="Times New Roman" w:hint="eastAsia"/>
          <w:sz w:val="24"/>
          <w:szCs w:val="24"/>
        </w:rPr>
        <w:t>路径或文件名称</w:t>
      </w:r>
      <w:r w:rsidR="00BB7C4F" w:rsidRPr="00747131">
        <w:rPr>
          <w:rFonts w:ascii="Times New Roman" w:hAnsi="Times New Roman" w:cs="Times New Roman" w:hint="eastAsia"/>
          <w:sz w:val="24"/>
          <w:szCs w:val="24"/>
        </w:rPr>
        <w:t>。</w:t>
      </w:r>
    </w:p>
    <w:p w14:paraId="66950EDE" w14:textId="37543264" w:rsidR="00F040EF" w:rsidRPr="00747131" w:rsidRDefault="00F040EF" w:rsidP="00F040EF">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S</w:t>
      </w:r>
      <w:r w:rsidRPr="00747131">
        <w:rPr>
          <w:rFonts w:ascii="Times New Roman" w:hAnsi="Times New Roman" w:cs="Times New Roman"/>
          <w:sz w:val="24"/>
          <w:szCs w:val="24"/>
        </w:rPr>
        <w:t>507</w:t>
      </w:r>
      <w:r w:rsidRPr="00747131">
        <w:rPr>
          <w:rFonts w:ascii="Times New Roman" w:hAnsi="Times New Roman" w:cs="Times New Roman" w:hint="eastAsia"/>
          <w:sz w:val="24"/>
          <w:szCs w:val="24"/>
        </w:rPr>
        <w:t>、</w:t>
      </w:r>
      <w:r w:rsidR="00327A35" w:rsidRPr="00747131">
        <w:rPr>
          <w:rFonts w:ascii="Times New Roman" w:hAnsi="Times New Roman" w:cs="Times New Roman" w:hint="eastAsia"/>
          <w:sz w:val="24"/>
          <w:szCs w:val="24"/>
        </w:rPr>
        <w:t>存储指令集向量</w:t>
      </w:r>
      <w:r w:rsidR="003C2E09" w:rsidRPr="00747131">
        <w:rPr>
          <w:rFonts w:ascii="Times New Roman" w:hAnsi="Times New Roman" w:cs="Times New Roman" w:hint="eastAsia"/>
          <w:sz w:val="24"/>
          <w:szCs w:val="24"/>
        </w:rPr>
        <w:t>。</w:t>
      </w:r>
    </w:p>
    <w:p w14:paraId="2EE034C4" w14:textId="10880568" w:rsidR="00F040EF" w:rsidRPr="00747131" w:rsidRDefault="00520374" w:rsidP="001E2CF6">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倒排索引，即</w:t>
      </w:r>
      <w:r w:rsidRPr="00747131">
        <w:rPr>
          <w:rFonts w:ascii="Times New Roman" w:hAnsi="Times New Roman" w:cs="Times New Roman"/>
          <w:sz w:val="24"/>
          <w:szCs w:val="24"/>
        </w:rPr>
        <w:t>BM25</w:t>
      </w:r>
      <w:r w:rsidRPr="00747131">
        <w:rPr>
          <w:rFonts w:ascii="Times New Roman" w:hAnsi="Times New Roman" w:cs="Times New Roman" w:hint="eastAsia"/>
          <w:sz w:val="24"/>
          <w:szCs w:val="24"/>
        </w:rPr>
        <w:t>索引，可以称为指令集向量。</w:t>
      </w:r>
      <w:r w:rsidR="006A0542" w:rsidRPr="00747131">
        <w:rPr>
          <w:rFonts w:ascii="Times New Roman" w:hAnsi="Times New Roman" w:cs="Times New Roman" w:hint="eastAsia"/>
          <w:sz w:val="24"/>
          <w:szCs w:val="24"/>
        </w:rPr>
        <w:t>电子设备</w:t>
      </w:r>
      <w:r w:rsidRPr="00747131">
        <w:rPr>
          <w:rFonts w:ascii="Times New Roman" w:hAnsi="Times New Roman" w:cs="Times New Roman" w:hint="eastAsia"/>
          <w:sz w:val="24"/>
          <w:szCs w:val="24"/>
        </w:rPr>
        <w:t>可以存储指令集向量。</w:t>
      </w:r>
    </w:p>
    <w:p w14:paraId="5458A82A" w14:textId="471F77D8" w:rsidR="00F040EF" w:rsidRPr="00747131" w:rsidRDefault="00520374" w:rsidP="001E2CF6">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lastRenderedPageBreak/>
        <w:t>S</w:t>
      </w:r>
      <w:r w:rsidRPr="00747131">
        <w:rPr>
          <w:rFonts w:ascii="Times New Roman" w:hAnsi="Times New Roman" w:cs="Times New Roman"/>
          <w:sz w:val="24"/>
          <w:szCs w:val="24"/>
        </w:rPr>
        <w:t>505-S506</w:t>
      </w:r>
      <w:r w:rsidRPr="00747131">
        <w:rPr>
          <w:rFonts w:ascii="Times New Roman" w:hAnsi="Times New Roman" w:cs="Times New Roman" w:hint="eastAsia"/>
          <w:sz w:val="24"/>
          <w:szCs w:val="24"/>
        </w:rPr>
        <w:t>或</w:t>
      </w:r>
      <w:r w:rsidRPr="00747131">
        <w:rPr>
          <w:rFonts w:ascii="Times New Roman" w:hAnsi="Times New Roman" w:cs="Times New Roman" w:hint="eastAsia"/>
          <w:sz w:val="24"/>
          <w:szCs w:val="24"/>
        </w:rPr>
        <w:t>S</w:t>
      </w:r>
      <w:r w:rsidRPr="00747131">
        <w:rPr>
          <w:rFonts w:ascii="Times New Roman" w:hAnsi="Times New Roman" w:cs="Times New Roman"/>
          <w:sz w:val="24"/>
          <w:szCs w:val="24"/>
        </w:rPr>
        <w:t>505-S507</w:t>
      </w:r>
      <w:r w:rsidRPr="00747131">
        <w:rPr>
          <w:rFonts w:ascii="Times New Roman" w:hAnsi="Times New Roman" w:cs="Times New Roman" w:hint="eastAsia"/>
          <w:sz w:val="24"/>
          <w:szCs w:val="24"/>
        </w:rPr>
        <w:t>，可以理解为</w:t>
      </w:r>
      <w:r w:rsidR="0000741F" w:rsidRPr="00747131">
        <w:rPr>
          <w:rFonts w:ascii="Times New Roman" w:hAnsi="Times New Roman" w:cs="Times New Roman" w:hint="eastAsia"/>
          <w:sz w:val="24"/>
          <w:szCs w:val="24"/>
        </w:rPr>
        <w:t>关键词</w:t>
      </w:r>
      <w:r w:rsidRPr="00747131">
        <w:rPr>
          <w:rFonts w:ascii="Times New Roman" w:hAnsi="Times New Roman" w:cs="Times New Roman" w:hint="eastAsia"/>
          <w:sz w:val="24"/>
          <w:szCs w:val="24"/>
        </w:rPr>
        <w:t>通路索引的构建</w:t>
      </w:r>
      <w:r w:rsidR="0000741F" w:rsidRPr="00747131">
        <w:rPr>
          <w:rFonts w:ascii="Times New Roman" w:hAnsi="Times New Roman" w:cs="Times New Roman" w:hint="eastAsia"/>
          <w:sz w:val="24"/>
          <w:szCs w:val="24"/>
        </w:rPr>
        <w:t>。关键词通路索引可以解决语义模糊性问题，实现通过精准匹配决定性的</w:t>
      </w:r>
      <w:r w:rsidR="00E04144" w:rsidRPr="00747131">
        <w:rPr>
          <w:rFonts w:ascii="Times New Roman" w:hAnsi="Times New Roman" w:cs="Times New Roman" w:hint="eastAsia"/>
          <w:sz w:val="24"/>
          <w:szCs w:val="24"/>
        </w:rPr>
        <w:t>工具</w:t>
      </w:r>
      <w:r w:rsidR="0000741F" w:rsidRPr="00747131">
        <w:rPr>
          <w:rFonts w:ascii="Times New Roman" w:hAnsi="Times New Roman" w:cs="Times New Roman" w:hint="eastAsia"/>
          <w:sz w:val="24"/>
          <w:szCs w:val="24"/>
        </w:rPr>
        <w:t>关键词，确定用户查询所属的垂域，以便于采用用户查询所属</w:t>
      </w:r>
      <w:proofErr w:type="gramStart"/>
      <w:r w:rsidR="0000741F" w:rsidRPr="00747131">
        <w:rPr>
          <w:rFonts w:ascii="Times New Roman" w:hAnsi="Times New Roman" w:cs="Times New Roman" w:hint="eastAsia"/>
          <w:sz w:val="24"/>
          <w:szCs w:val="24"/>
        </w:rPr>
        <w:t>的垂域模型</w:t>
      </w:r>
      <w:proofErr w:type="gramEnd"/>
      <w:r w:rsidR="0000741F" w:rsidRPr="00747131">
        <w:rPr>
          <w:rFonts w:ascii="Times New Roman" w:hAnsi="Times New Roman" w:cs="Times New Roman" w:hint="eastAsia"/>
          <w:sz w:val="24"/>
          <w:szCs w:val="24"/>
        </w:rPr>
        <w:t>进行工具召回，提高工具召回的准确性。</w:t>
      </w:r>
    </w:p>
    <w:p w14:paraId="07FF4690" w14:textId="424811A8" w:rsidR="0073299D" w:rsidRPr="00747131" w:rsidRDefault="0073299D" w:rsidP="001E2CF6">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可选地，</w:t>
      </w:r>
      <w:r w:rsidRPr="00747131">
        <w:rPr>
          <w:rFonts w:ascii="Times New Roman" w:hAnsi="Times New Roman" w:cs="Times New Roman" w:hint="eastAsia"/>
          <w:sz w:val="24"/>
          <w:szCs w:val="24"/>
        </w:rPr>
        <w:t>S</w:t>
      </w:r>
      <w:r w:rsidRPr="00747131">
        <w:rPr>
          <w:rFonts w:ascii="Times New Roman" w:hAnsi="Times New Roman" w:cs="Times New Roman"/>
          <w:sz w:val="24"/>
          <w:szCs w:val="24"/>
        </w:rPr>
        <w:t>501-S504</w:t>
      </w:r>
      <w:r w:rsidRPr="00747131">
        <w:rPr>
          <w:rFonts w:ascii="Times New Roman" w:hAnsi="Times New Roman" w:cs="Times New Roman" w:hint="eastAsia"/>
          <w:sz w:val="24"/>
          <w:szCs w:val="24"/>
        </w:rPr>
        <w:t>所示流程，与</w:t>
      </w:r>
      <w:r w:rsidRPr="00747131">
        <w:rPr>
          <w:rFonts w:ascii="Times New Roman" w:hAnsi="Times New Roman" w:cs="Times New Roman" w:hint="eastAsia"/>
          <w:sz w:val="24"/>
          <w:szCs w:val="24"/>
        </w:rPr>
        <w:t>S</w:t>
      </w:r>
      <w:r w:rsidRPr="00747131">
        <w:rPr>
          <w:rFonts w:ascii="Times New Roman" w:hAnsi="Times New Roman" w:cs="Times New Roman"/>
          <w:sz w:val="24"/>
          <w:szCs w:val="24"/>
        </w:rPr>
        <w:t>505-S507</w:t>
      </w:r>
      <w:r w:rsidRPr="00747131">
        <w:rPr>
          <w:rFonts w:ascii="Times New Roman" w:hAnsi="Times New Roman" w:cs="Times New Roman" w:hint="eastAsia"/>
          <w:sz w:val="24"/>
          <w:szCs w:val="24"/>
        </w:rPr>
        <w:t>所示流程可以是并行进行的。这样，可以减少</w:t>
      </w:r>
      <w:r w:rsidRPr="00747131">
        <w:rPr>
          <w:rFonts w:ascii="Times New Roman" w:hAnsi="Times New Roman" w:cs="Times New Roman" w:hint="eastAsia"/>
          <w:sz w:val="24"/>
          <w:szCs w:val="24"/>
        </w:rPr>
        <w:t>F</w:t>
      </w:r>
      <w:r w:rsidRPr="00747131">
        <w:rPr>
          <w:rFonts w:ascii="Times New Roman" w:hAnsi="Times New Roman" w:cs="Times New Roman"/>
          <w:sz w:val="24"/>
          <w:szCs w:val="24"/>
        </w:rPr>
        <w:t>AISS</w:t>
      </w:r>
      <w:r w:rsidRPr="00747131">
        <w:rPr>
          <w:rFonts w:ascii="Times New Roman" w:hAnsi="Times New Roman" w:cs="Times New Roman" w:hint="eastAsia"/>
          <w:sz w:val="24"/>
          <w:szCs w:val="24"/>
        </w:rPr>
        <w:t>索引与</w:t>
      </w:r>
      <w:r w:rsidRPr="00747131">
        <w:rPr>
          <w:rFonts w:ascii="Times New Roman" w:hAnsi="Times New Roman" w:cs="Times New Roman" w:hint="eastAsia"/>
          <w:sz w:val="24"/>
          <w:szCs w:val="24"/>
        </w:rPr>
        <w:t>B</w:t>
      </w:r>
      <w:r w:rsidRPr="00747131">
        <w:rPr>
          <w:rFonts w:ascii="Times New Roman" w:hAnsi="Times New Roman" w:cs="Times New Roman"/>
          <w:sz w:val="24"/>
          <w:szCs w:val="24"/>
        </w:rPr>
        <w:t>M25</w:t>
      </w:r>
      <w:r w:rsidRPr="00747131">
        <w:rPr>
          <w:rFonts w:ascii="Times New Roman" w:hAnsi="Times New Roman" w:cs="Times New Roman" w:hint="eastAsia"/>
          <w:sz w:val="24"/>
          <w:szCs w:val="24"/>
        </w:rPr>
        <w:t>索引构建的总耗时。</w:t>
      </w:r>
    </w:p>
    <w:p w14:paraId="7A638E79" w14:textId="77777777" w:rsidR="00D54707" w:rsidRPr="00747131" w:rsidRDefault="00D54707" w:rsidP="001E2CF6">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可选地，在数据集更新的情况下，电子设备可以基于更新的数据集，重新执行</w:t>
      </w:r>
      <w:r w:rsidRPr="00747131">
        <w:rPr>
          <w:rFonts w:ascii="Times New Roman" w:hAnsi="Times New Roman" w:cs="Times New Roman" w:hint="eastAsia"/>
          <w:sz w:val="24"/>
          <w:szCs w:val="24"/>
        </w:rPr>
        <w:t>S</w:t>
      </w:r>
      <w:r w:rsidRPr="00747131">
        <w:rPr>
          <w:rFonts w:ascii="Times New Roman" w:hAnsi="Times New Roman" w:cs="Times New Roman"/>
          <w:sz w:val="24"/>
          <w:szCs w:val="24"/>
        </w:rPr>
        <w:t>501-S507</w:t>
      </w:r>
      <w:r w:rsidRPr="00747131">
        <w:rPr>
          <w:rFonts w:ascii="Times New Roman" w:hAnsi="Times New Roman" w:cs="Times New Roman" w:hint="eastAsia"/>
          <w:sz w:val="24"/>
          <w:szCs w:val="24"/>
        </w:rPr>
        <w:t>所示步骤，以实现对</w:t>
      </w:r>
      <w:r w:rsidRPr="00747131">
        <w:rPr>
          <w:rFonts w:ascii="Times New Roman" w:hAnsi="Times New Roman" w:cs="Times New Roman" w:hint="eastAsia"/>
          <w:sz w:val="24"/>
          <w:szCs w:val="24"/>
        </w:rPr>
        <w:t>F</w:t>
      </w:r>
      <w:r w:rsidRPr="00747131">
        <w:rPr>
          <w:rFonts w:ascii="Times New Roman" w:hAnsi="Times New Roman" w:cs="Times New Roman"/>
          <w:sz w:val="24"/>
          <w:szCs w:val="24"/>
        </w:rPr>
        <w:t>AISS</w:t>
      </w:r>
      <w:r w:rsidRPr="00747131">
        <w:rPr>
          <w:rFonts w:ascii="Times New Roman" w:hAnsi="Times New Roman" w:cs="Times New Roman" w:hint="eastAsia"/>
          <w:sz w:val="24"/>
          <w:szCs w:val="24"/>
        </w:rPr>
        <w:t>索引和</w:t>
      </w:r>
      <w:r w:rsidRPr="00747131">
        <w:rPr>
          <w:rFonts w:ascii="Times New Roman" w:hAnsi="Times New Roman" w:cs="Times New Roman" w:hint="eastAsia"/>
          <w:sz w:val="24"/>
          <w:szCs w:val="24"/>
        </w:rPr>
        <w:t>B</w:t>
      </w:r>
      <w:r w:rsidRPr="00747131">
        <w:rPr>
          <w:rFonts w:ascii="Times New Roman" w:hAnsi="Times New Roman" w:cs="Times New Roman"/>
          <w:sz w:val="24"/>
          <w:szCs w:val="24"/>
        </w:rPr>
        <w:t>M25</w:t>
      </w:r>
      <w:r w:rsidRPr="00747131">
        <w:rPr>
          <w:rFonts w:ascii="Times New Roman" w:hAnsi="Times New Roman" w:cs="Times New Roman" w:hint="eastAsia"/>
          <w:sz w:val="24"/>
          <w:szCs w:val="24"/>
        </w:rPr>
        <w:t>索引的更新。</w:t>
      </w:r>
    </w:p>
    <w:p w14:paraId="61DA2302" w14:textId="4F3D9FFA" w:rsidR="00D54707" w:rsidRPr="00747131" w:rsidRDefault="00D54707" w:rsidP="001E2CF6">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可选地，在数据集更新的情况下，电子设备可以基于更新的数据，执行</w:t>
      </w:r>
      <w:r w:rsidRPr="00747131">
        <w:rPr>
          <w:rFonts w:ascii="Times New Roman" w:hAnsi="Times New Roman" w:cs="Times New Roman" w:hint="eastAsia"/>
          <w:sz w:val="24"/>
          <w:szCs w:val="24"/>
        </w:rPr>
        <w:t>S</w:t>
      </w:r>
      <w:r w:rsidRPr="00747131">
        <w:rPr>
          <w:rFonts w:ascii="Times New Roman" w:hAnsi="Times New Roman" w:cs="Times New Roman"/>
          <w:sz w:val="24"/>
          <w:szCs w:val="24"/>
        </w:rPr>
        <w:t>501-S507</w:t>
      </w:r>
      <w:r w:rsidRPr="00747131">
        <w:rPr>
          <w:rFonts w:ascii="Times New Roman" w:hAnsi="Times New Roman" w:cs="Times New Roman" w:hint="eastAsia"/>
          <w:sz w:val="24"/>
          <w:szCs w:val="24"/>
        </w:rPr>
        <w:t>所示步骤，得到更新的数据对应的</w:t>
      </w:r>
      <w:r w:rsidRPr="00747131">
        <w:rPr>
          <w:rFonts w:ascii="Times New Roman" w:hAnsi="Times New Roman" w:cs="Times New Roman" w:hint="eastAsia"/>
          <w:sz w:val="24"/>
          <w:szCs w:val="24"/>
        </w:rPr>
        <w:t>F</w:t>
      </w:r>
      <w:r w:rsidRPr="00747131">
        <w:rPr>
          <w:rFonts w:ascii="Times New Roman" w:hAnsi="Times New Roman" w:cs="Times New Roman"/>
          <w:sz w:val="24"/>
          <w:szCs w:val="24"/>
        </w:rPr>
        <w:t>AISS</w:t>
      </w:r>
      <w:r w:rsidRPr="00747131">
        <w:rPr>
          <w:rFonts w:ascii="Times New Roman" w:hAnsi="Times New Roman" w:cs="Times New Roman" w:hint="eastAsia"/>
          <w:sz w:val="24"/>
          <w:szCs w:val="24"/>
        </w:rPr>
        <w:t>索引和</w:t>
      </w:r>
      <w:r w:rsidRPr="00747131">
        <w:rPr>
          <w:rFonts w:ascii="Times New Roman" w:hAnsi="Times New Roman" w:cs="Times New Roman" w:hint="eastAsia"/>
          <w:sz w:val="24"/>
          <w:szCs w:val="24"/>
        </w:rPr>
        <w:t>B</w:t>
      </w:r>
      <w:r w:rsidRPr="00747131">
        <w:rPr>
          <w:rFonts w:ascii="Times New Roman" w:hAnsi="Times New Roman" w:cs="Times New Roman"/>
          <w:sz w:val="24"/>
          <w:szCs w:val="24"/>
        </w:rPr>
        <w:t>M25</w:t>
      </w:r>
      <w:r w:rsidRPr="00747131">
        <w:rPr>
          <w:rFonts w:ascii="Times New Roman" w:hAnsi="Times New Roman" w:cs="Times New Roman" w:hint="eastAsia"/>
          <w:sz w:val="24"/>
          <w:szCs w:val="24"/>
        </w:rPr>
        <w:t>索引。电子设备可以将更新的数据对应的</w:t>
      </w:r>
      <w:r w:rsidRPr="00747131">
        <w:rPr>
          <w:rFonts w:ascii="Times New Roman" w:hAnsi="Times New Roman" w:cs="Times New Roman" w:hint="eastAsia"/>
          <w:sz w:val="24"/>
          <w:szCs w:val="24"/>
        </w:rPr>
        <w:t>F</w:t>
      </w:r>
      <w:r w:rsidRPr="00747131">
        <w:rPr>
          <w:rFonts w:ascii="Times New Roman" w:hAnsi="Times New Roman" w:cs="Times New Roman"/>
          <w:sz w:val="24"/>
          <w:szCs w:val="24"/>
        </w:rPr>
        <w:t>AISS</w:t>
      </w:r>
      <w:r w:rsidRPr="00747131">
        <w:rPr>
          <w:rFonts w:ascii="Times New Roman" w:hAnsi="Times New Roman" w:cs="Times New Roman" w:hint="eastAsia"/>
          <w:sz w:val="24"/>
          <w:szCs w:val="24"/>
        </w:rPr>
        <w:t>索引与数据集更新之前的</w:t>
      </w:r>
      <w:r w:rsidRPr="00747131">
        <w:rPr>
          <w:rFonts w:ascii="Times New Roman" w:hAnsi="Times New Roman" w:cs="Times New Roman" w:hint="eastAsia"/>
          <w:sz w:val="24"/>
          <w:szCs w:val="24"/>
        </w:rPr>
        <w:t>F</w:t>
      </w:r>
      <w:r w:rsidRPr="00747131">
        <w:rPr>
          <w:rFonts w:ascii="Times New Roman" w:hAnsi="Times New Roman" w:cs="Times New Roman"/>
          <w:sz w:val="24"/>
          <w:szCs w:val="24"/>
        </w:rPr>
        <w:t>AISS</w:t>
      </w:r>
      <w:r w:rsidRPr="00747131">
        <w:rPr>
          <w:rFonts w:ascii="Times New Roman" w:hAnsi="Times New Roman" w:cs="Times New Roman" w:hint="eastAsia"/>
          <w:sz w:val="24"/>
          <w:szCs w:val="24"/>
        </w:rPr>
        <w:t>索引合并，得到更新的</w:t>
      </w:r>
      <w:r w:rsidRPr="00747131">
        <w:rPr>
          <w:rFonts w:ascii="Times New Roman" w:hAnsi="Times New Roman" w:cs="Times New Roman" w:hint="eastAsia"/>
          <w:sz w:val="24"/>
          <w:szCs w:val="24"/>
        </w:rPr>
        <w:t>F</w:t>
      </w:r>
      <w:r w:rsidRPr="00747131">
        <w:rPr>
          <w:rFonts w:ascii="Times New Roman" w:hAnsi="Times New Roman" w:cs="Times New Roman"/>
          <w:sz w:val="24"/>
          <w:szCs w:val="24"/>
        </w:rPr>
        <w:t>AISS</w:t>
      </w:r>
      <w:r w:rsidRPr="00747131">
        <w:rPr>
          <w:rFonts w:ascii="Times New Roman" w:hAnsi="Times New Roman" w:cs="Times New Roman" w:hint="eastAsia"/>
          <w:sz w:val="24"/>
          <w:szCs w:val="24"/>
        </w:rPr>
        <w:t>索引。电子设备可以将更新的数据对应的</w:t>
      </w:r>
      <w:r w:rsidRPr="00747131">
        <w:rPr>
          <w:rFonts w:ascii="Times New Roman" w:hAnsi="Times New Roman" w:cs="Times New Roman" w:hint="eastAsia"/>
          <w:sz w:val="24"/>
          <w:szCs w:val="24"/>
        </w:rPr>
        <w:t>B</w:t>
      </w:r>
      <w:r w:rsidRPr="00747131">
        <w:rPr>
          <w:rFonts w:ascii="Times New Roman" w:hAnsi="Times New Roman" w:cs="Times New Roman"/>
          <w:sz w:val="24"/>
          <w:szCs w:val="24"/>
        </w:rPr>
        <w:t>M25</w:t>
      </w:r>
      <w:r w:rsidRPr="00747131">
        <w:rPr>
          <w:rFonts w:ascii="Times New Roman" w:hAnsi="Times New Roman" w:cs="Times New Roman" w:hint="eastAsia"/>
          <w:sz w:val="24"/>
          <w:szCs w:val="24"/>
        </w:rPr>
        <w:t>索引与数据集更新之前的</w:t>
      </w:r>
      <w:r w:rsidRPr="00747131">
        <w:rPr>
          <w:rFonts w:ascii="Times New Roman" w:hAnsi="Times New Roman" w:cs="Times New Roman" w:hint="eastAsia"/>
          <w:sz w:val="24"/>
          <w:szCs w:val="24"/>
        </w:rPr>
        <w:t>B</w:t>
      </w:r>
      <w:r w:rsidRPr="00747131">
        <w:rPr>
          <w:rFonts w:ascii="Times New Roman" w:hAnsi="Times New Roman" w:cs="Times New Roman"/>
          <w:sz w:val="24"/>
          <w:szCs w:val="24"/>
        </w:rPr>
        <w:t>M25</w:t>
      </w:r>
      <w:r w:rsidRPr="00747131">
        <w:rPr>
          <w:rFonts w:ascii="Times New Roman" w:hAnsi="Times New Roman" w:cs="Times New Roman" w:hint="eastAsia"/>
          <w:sz w:val="24"/>
          <w:szCs w:val="24"/>
        </w:rPr>
        <w:t>索引合并，得到更新的</w:t>
      </w:r>
      <w:r w:rsidRPr="00747131">
        <w:rPr>
          <w:rFonts w:ascii="Times New Roman" w:hAnsi="Times New Roman" w:cs="Times New Roman" w:hint="eastAsia"/>
          <w:sz w:val="24"/>
          <w:szCs w:val="24"/>
        </w:rPr>
        <w:t>B</w:t>
      </w:r>
      <w:r w:rsidRPr="00747131">
        <w:rPr>
          <w:rFonts w:ascii="Times New Roman" w:hAnsi="Times New Roman" w:cs="Times New Roman"/>
          <w:sz w:val="24"/>
          <w:szCs w:val="24"/>
        </w:rPr>
        <w:t>M25</w:t>
      </w:r>
      <w:r w:rsidRPr="00747131">
        <w:rPr>
          <w:rFonts w:ascii="Times New Roman" w:hAnsi="Times New Roman" w:cs="Times New Roman" w:hint="eastAsia"/>
          <w:sz w:val="24"/>
          <w:szCs w:val="24"/>
        </w:rPr>
        <w:t>索引。</w:t>
      </w:r>
      <w:r w:rsidR="00197EC9" w:rsidRPr="00747131">
        <w:rPr>
          <w:rFonts w:ascii="Times New Roman" w:hAnsi="Times New Roman" w:cs="Times New Roman" w:hint="eastAsia"/>
          <w:sz w:val="24"/>
          <w:szCs w:val="24"/>
        </w:rPr>
        <w:t>这样，可以减少对</w:t>
      </w:r>
      <w:r w:rsidR="00197EC9" w:rsidRPr="00747131">
        <w:rPr>
          <w:rFonts w:ascii="Times New Roman" w:hAnsi="Times New Roman" w:cs="Times New Roman" w:hint="eastAsia"/>
          <w:sz w:val="24"/>
          <w:szCs w:val="24"/>
        </w:rPr>
        <w:t>F</w:t>
      </w:r>
      <w:r w:rsidR="00197EC9" w:rsidRPr="00747131">
        <w:rPr>
          <w:rFonts w:ascii="Times New Roman" w:hAnsi="Times New Roman" w:cs="Times New Roman"/>
          <w:sz w:val="24"/>
          <w:szCs w:val="24"/>
        </w:rPr>
        <w:t>AISS</w:t>
      </w:r>
      <w:r w:rsidR="00197EC9" w:rsidRPr="00747131">
        <w:rPr>
          <w:rFonts w:ascii="Times New Roman" w:hAnsi="Times New Roman" w:cs="Times New Roman" w:hint="eastAsia"/>
          <w:sz w:val="24"/>
          <w:szCs w:val="24"/>
        </w:rPr>
        <w:t>索引和</w:t>
      </w:r>
      <w:r w:rsidR="00197EC9" w:rsidRPr="00747131">
        <w:rPr>
          <w:rFonts w:ascii="Times New Roman" w:hAnsi="Times New Roman" w:cs="Times New Roman" w:hint="eastAsia"/>
          <w:sz w:val="24"/>
          <w:szCs w:val="24"/>
        </w:rPr>
        <w:t>B</w:t>
      </w:r>
      <w:r w:rsidR="00197EC9" w:rsidRPr="00747131">
        <w:rPr>
          <w:rFonts w:ascii="Times New Roman" w:hAnsi="Times New Roman" w:cs="Times New Roman"/>
          <w:sz w:val="24"/>
          <w:szCs w:val="24"/>
        </w:rPr>
        <w:t>M25</w:t>
      </w:r>
      <w:r w:rsidR="00197EC9" w:rsidRPr="00747131">
        <w:rPr>
          <w:rFonts w:ascii="Times New Roman" w:hAnsi="Times New Roman" w:cs="Times New Roman" w:hint="eastAsia"/>
          <w:sz w:val="24"/>
          <w:szCs w:val="24"/>
        </w:rPr>
        <w:t>索引的更新的计算量。</w:t>
      </w:r>
    </w:p>
    <w:p w14:paraId="7AA9ED8B" w14:textId="633434AF" w:rsidR="0095073B" w:rsidRPr="00747131" w:rsidRDefault="00D47E78" w:rsidP="001E2CF6">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图</w:t>
      </w:r>
      <w:r w:rsidRPr="00747131">
        <w:rPr>
          <w:rFonts w:ascii="Times New Roman" w:hAnsi="Times New Roman" w:cs="Times New Roman" w:hint="eastAsia"/>
          <w:sz w:val="24"/>
          <w:szCs w:val="24"/>
        </w:rPr>
        <w:t>5</w:t>
      </w:r>
      <w:r w:rsidRPr="00747131">
        <w:rPr>
          <w:rFonts w:ascii="Times New Roman" w:hAnsi="Times New Roman" w:cs="Times New Roman" w:hint="eastAsia"/>
          <w:sz w:val="24"/>
          <w:szCs w:val="24"/>
        </w:rPr>
        <w:t>所示实施例</w:t>
      </w:r>
      <w:r w:rsidR="00C05C18" w:rsidRPr="00747131">
        <w:rPr>
          <w:rFonts w:ascii="Times New Roman" w:hAnsi="Times New Roman" w:cs="Times New Roman" w:hint="eastAsia"/>
          <w:sz w:val="24"/>
          <w:szCs w:val="24"/>
        </w:rPr>
        <w:t>可以</w:t>
      </w:r>
      <w:r w:rsidRPr="00747131">
        <w:rPr>
          <w:rFonts w:ascii="Times New Roman" w:hAnsi="Times New Roman" w:cs="Times New Roman" w:hint="eastAsia"/>
          <w:sz w:val="24"/>
          <w:szCs w:val="24"/>
        </w:rPr>
        <w:t>实现语义通路索引（如</w:t>
      </w:r>
      <w:r w:rsidR="00544221" w:rsidRPr="00747131">
        <w:rPr>
          <w:rFonts w:ascii="Times New Roman" w:hAnsi="Times New Roman" w:cs="Times New Roman"/>
          <w:sz w:val="24"/>
          <w:szCs w:val="24"/>
        </w:rPr>
        <w:t>FAISS</w:t>
      </w:r>
      <w:r w:rsidR="00544221" w:rsidRPr="00747131">
        <w:rPr>
          <w:rFonts w:ascii="Times New Roman" w:hAnsi="Times New Roman" w:cs="Times New Roman" w:hint="eastAsia"/>
          <w:sz w:val="24"/>
          <w:szCs w:val="24"/>
        </w:rPr>
        <w:t>索引或</w:t>
      </w:r>
      <w:r w:rsidRPr="00747131">
        <w:rPr>
          <w:rFonts w:ascii="Times New Roman" w:hAnsi="Times New Roman" w:cs="Times New Roman"/>
          <w:sz w:val="24"/>
          <w:szCs w:val="24"/>
        </w:rPr>
        <w:t>index flat IP </w:t>
      </w:r>
      <w:r w:rsidRPr="00747131">
        <w:rPr>
          <w:rFonts w:ascii="Times New Roman" w:hAnsi="Times New Roman" w:cs="Times New Roman"/>
          <w:sz w:val="24"/>
          <w:szCs w:val="24"/>
        </w:rPr>
        <w:t>索引</w:t>
      </w:r>
      <w:r w:rsidRPr="00747131">
        <w:rPr>
          <w:rFonts w:ascii="Times New Roman" w:hAnsi="Times New Roman" w:cs="Times New Roman" w:hint="eastAsia"/>
          <w:sz w:val="24"/>
          <w:szCs w:val="24"/>
        </w:rPr>
        <w:t>）的构建和</w:t>
      </w:r>
      <w:r w:rsidRPr="00747131">
        <w:rPr>
          <w:rFonts w:ascii="Times New Roman" w:hAnsi="Times New Roman" w:cs="Times New Roman"/>
          <w:sz w:val="24"/>
          <w:szCs w:val="24"/>
        </w:rPr>
        <w:t>关键词通路索引</w:t>
      </w:r>
      <w:r w:rsidRPr="00747131">
        <w:rPr>
          <w:rFonts w:ascii="Times New Roman" w:hAnsi="Times New Roman" w:cs="Times New Roman" w:hint="eastAsia"/>
          <w:sz w:val="24"/>
          <w:szCs w:val="24"/>
        </w:rPr>
        <w:t>（如</w:t>
      </w:r>
      <w:r w:rsidRPr="00747131">
        <w:rPr>
          <w:rFonts w:ascii="Times New Roman" w:hAnsi="Times New Roman" w:cs="Times New Roman"/>
          <w:sz w:val="24"/>
          <w:szCs w:val="24"/>
        </w:rPr>
        <w:t>BM25</w:t>
      </w:r>
      <w:r w:rsidRPr="00747131">
        <w:rPr>
          <w:rFonts w:ascii="Times New Roman" w:hAnsi="Times New Roman" w:cs="Times New Roman" w:hint="eastAsia"/>
          <w:sz w:val="24"/>
          <w:szCs w:val="24"/>
        </w:rPr>
        <w:t>索引）的构建</w:t>
      </w:r>
      <w:r w:rsidR="00C05C18" w:rsidRPr="00747131">
        <w:rPr>
          <w:rFonts w:ascii="Times New Roman" w:hAnsi="Times New Roman" w:cs="Times New Roman" w:hint="eastAsia"/>
          <w:sz w:val="24"/>
          <w:szCs w:val="24"/>
        </w:rPr>
        <w:t>，以便于后续</w:t>
      </w:r>
      <w:r w:rsidRPr="00747131">
        <w:rPr>
          <w:rFonts w:ascii="Times New Roman" w:hAnsi="Times New Roman" w:cs="Times New Roman" w:hint="eastAsia"/>
          <w:sz w:val="24"/>
          <w:szCs w:val="24"/>
        </w:rPr>
        <w:t>基于指令向量检索</w:t>
      </w:r>
      <w:r w:rsidR="00C05C18" w:rsidRPr="00747131">
        <w:rPr>
          <w:rFonts w:ascii="Times New Roman" w:hAnsi="Times New Roman" w:cs="Times New Roman" w:hint="eastAsia"/>
          <w:sz w:val="24"/>
          <w:szCs w:val="24"/>
        </w:rPr>
        <w:t>和</w:t>
      </w:r>
      <w:r w:rsidRPr="00747131">
        <w:rPr>
          <w:rFonts w:ascii="Times New Roman" w:hAnsi="Times New Roman" w:cs="Times New Roman" w:hint="eastAsia"/>
          <w:sz w:val="24"/>
          <w:szCs w:val="24"/>
        </w:rPr>
        <w:t>基于稀疏检索</w:t>
      </w:r>
      <w:r w:rsidR="00284150" w:rsidRPr="00747131">
        <w:rPr>
          <w:rFonts w:ascii="Times New Roman" w:hAnsi="Times New Roman" w:cs="Times New Roman" w:hint="eastAsia"/>
          <w:sz w:val="24"/>
          <w:szCs w:val="24"/>
        </w:rPr>
        <w:t>进行</w:t>
      </w:r>
      <w:r w:rsidRPr="00747131">
        <w:rPr>
          <w:rFonts w:ascii="Times New Roman" w:hAnsi="Times New Roman" w:cs="Times New Roman" w:hint="eastAsia"/>
          <w:sz w:val="24"/>
          <w:szCs w:val="24"/>
        </w:rPr>
        <w:t>工具召回。</w:t>
      </w:r>
    </w:p>
    <w:p w14:paraId="0D513F66" w14:textId="717ADC1B" w:rsidR="0095073B" w:rsidRPr="00747131" w:rsidRDefault="006A0542" w:rsidP="001E2CF6">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电子设备可以是终端设备，也可以是服务器。例如，</w:t>
      </w:r>
      <w:r w:rsidR="0095073B" w:rsidRPr="00747131">
        <w:rPr>
          <w:rFonts w:ascii="Times New Roman" w:hAnsi="Times New Roman" w:cs="Times New Roman" w:hint="eastAsia"/>
          <w:sz w:val="24"/>
          <w:szCs w:val="24"/>
        </w:rPr>
        <w:t>图</w:t>
      </w:r>
      <w:r w:rsidR="0095073B" w:rsidRPr="00747131">
        <w:rPr>
          <w:rFonts w:ascii="Times New Roman" w:hAnsi="Times New Roman" w:cs="Times New Roman" w:hint="eastAsia"/>
          <w:sz w:val="24"/>
          <w:szCs w:val="24"/>
        </w:rPr>
        <w:t>5</w:t>
      </w:r>
      <w:r w:rsidR="0095073B" w:rsidRPr="00747131">
        <w:rPr>
          <w:rFonts w:ascii="Times New Roman" w:hAnsi="Times New Roman" w:cs="Times New Roman" w:hint="eastAsia"/>
          <w:sz w:val="24"/>
          <w:szCs w:val="24"/>
        </w:rPr>
        <w:t>所示实施例的执行主体可以是终端设备，也可以是云端服务器或服务器。示例性地，图</w:t>
      </w:r>
      <w:r w:rsidR="0095073B" w:rsidRPr="00747131">
        <w:rPr>
          <w:rFonts w:ascii="Times New Roman" w:hAnsi="Times New Roman" w:cs="Times New Roman" w:hint="eastAsia"/>
          <w:sz w:val="24"/>
          <w:szCs w:val="24"/>
        </w:rPr>
        <w:t>5</w:t>
      </w:r>
      <w:r w:rsidR="0095073B" w:rsidRPr="00747131">
        <w:rPr>
          <w:rFonts w:ascii="Times New Roman" w:hAnsi="Times New Roman" w:cs="Times New Roman" w:hint="eastAsia"/>
          <w:sz w:val="24"/>
          <w:szCs w:val="24"/>
        </w:rPr>
        <w:t>所示实施例的执行主体可以是终端设备的智能代理应用，也可以是云端服务器或服务器的智能代理应用。</w:t>
      </w:r>
    </w:p>
    <w:p w14:paraId="440EED55" w14:textId="34BD77A6" w:rsidR="0095073B" w:rsidRPr="00747131" w:rsidRDefault="00647A41" w:rsidP="001E2CF6">
      <w:pPr>
        <w:spacing w:line="360" w:lineRule="exact"/>
        <w:ind w:firstLineChars="200" w:firstLine="480"/>
        <w:rPr>
          <w:rFonts w:ascii="Times New Roman" w:hAnsi="Times New Roman" w:cs="Times New Roman"/>
          <w:sz w:val="24"/>
          <w:szCs w:val="24"/>
        </w:rPr>
      </w:pPr>
      <w:commentRangeStart w:id="30"/>
      <w:r w:rsidRPr="00747131">
        <w:rPr>
          <w:rFonts w:ascii="Times New Roman" w:hAnsi="Times New Roman" w:cs="Times New Roman" w:hint="eastAsia"/>
          <w:sz w:val="24"/>
          <w:szCs w:val="24"/>
        </w:rPr>
        <w:t>图</w:t>
      </w:r>
      <w:r w:rsidRPr="00747131">
        <w:rPr>
          <w:rFonts w:ascii="Times New Roman" w:hAnsi="Times New Roman" w:cs="Times New Roman" w:hint="eastAsia"/>
          <w:sz w:val="24"/>
          <w:szCs w:val="24"/>
        </w:rPr>
        <w:t>5</w:t>
      </w:r>
      <w:r w:rsidRPr="00747131">
        <w:rPr>
          <w:rFonts w:ascii="Times New Roman" w:hAnsi="Times New Roman" w:cs="Times New Roman" w:hint="eastAsia"/>
          <w:sz w:val="24"/>
          <w:szCs w:val="24"/>
        </w:rPr>
        <w:t>所示实施例的可以是智能代理应用在智能代理应用离线的场景下进行的。智能代理应用离线</w:t>
      </w:r>
      <w:r w:rsidR="0095073B" w:rsidRPr="00747131">
        <w:rPr>
          <w:rFonts w:ascii="Times New Roman" w:hAnsi="Times New Roman" w:cs="Times New Roman" w:hint="eastAsia"/>
          <w:sz w:val="24"/>
          <w:szCs w:val="24"/>
        </w:rPr>
        <w:t>的场景</w:t>
      </w:r>
      <w:r w:rsidRPr="00747131">
        <w:rPr>
          <w:rFonts w:ascii="Times New Roman" w:hAnsi="Times New Roman" w:cs="Times New Roman" w:hint="eastAsia"/>
          <w:sz w:val="24"/>
          <w:szCs w:val="24"/>
        </w:rPr>
        <w:t>，可以</w:t>
      </w:r>
      <w:r w:rsidR="0095073B" w:rsidRPr="00747131">
        <w:rPr>
          <w:rFonts w:ascii="Times New Roman" w:hAnsi="Times New Roman" w:cs="Times New Roman" w:hint="eastAsia"/>
          <w:sz w:val="24"/>
          <w:szCs w:val="24"/>
        </w:rPr>
        <w:t>是</w:t>
      </w:r>
      <w:r w:rsidR="00155FCE" w:rsidRPr="00747131">
        <w:rPr>
          <w:rFonts w:ascii="Times New Roman" w:hAnsi="Times New Roman" w:cs="Times New Roman" w:hint="eastAsia"/>
          <w:sz w:val="24"/>
          <w:szCs w:val="24"/>
        </w:rPr>
        <w:t>终端设备的</w:t>
      </w:r>
      <w:r w:rsidRPr="00747131">
        <w:rPr>
          <w:rFonts w:ascii="Times New Roman" w:hAnsi="Times New Roman" w:cs="Times New Roman" w:hint="eastAsia"/>
          <w:sz w:val="24"/>
          <w:szCs w:val="24"/>
        </w:rPr>
        <w:t>智能代理应用</w:t>
      </w:r>
      <w:r w:rsidR="00155FCE" w:rsidRPr="00747131">
        <w:rPr>
          <w:rFonts w:ascii="Times New Roman" w:hAnsi="Times New Roman" w:cs="Times New Roman" w:hint="eastAsia"/>
          <w:sz w:val="24"/>
          <w:szCs w:val="24"/>
        </w:rPr>
        <w:t>未被唤醒</w:t>
      </w:r>
      <w:r w:rsidR="0095073B" w:rsidRPr="00747131">
        <w:rPr>
          <w:rFonts w:ascii="Times New Roman" w:hAnsi="Times New Roman" w:cs="Times New Roman" w:hint="eastAsia"/>
          <w:sz w:val="24"/>
          <w:szCs w:val="24"/>
        </w:rPr>
        <w:t>的场景，也可以是</w:t>
      </w:r>
      <w:r w:rsidR="00155FCE" w:rsidRPr="00747131">
        <w:rPr>
          <w:rFonts w:ascii="Times New Roman" w:hAnsi="Times New Roman" w:cs="Times New Roman" w:hint="eastAsia"/>
          <w:sz w:val="24"/>
          <w:szCs w:val="24"/>
        </w:rPr>
        <w:t>服务器的智能代理应用未收到</w:t>
      </w:r>
      <w:r w:rsidR="0095073B" w:rsidRPr="00747131">
        <w:rPr>
          <w:rFonts w:ascii="Times New Roman" w:hAnsi="Times New Roman" w:cs="Times New Roman" w:hint="eastAsia"/>
          <w:sz w:val="24"/>
          <w:szCs w:val="24"/>
        </w:rPr>
        <w:t>终端设备的</w:t>
      </w:r>
      <w:r w:rsidR="00155FCE" w:rsidRPr="00747131">
        <w:rPr>
          <w:rFonts w:ascii="Times New Roman" w:hAnsi="Times New Roman" w:cs="Times New Roman" w:hint="eastAsia"/>
          <w:sz w:val="24"/>
          <w:szCs w:val="24"/>
        </w:rPr>
        <w:t>智能代理应用传输的用户查询</w:t>
      </w:r>
      <w:r w:rsidR="0095073B" w:rsidRPr="00747131">
        <w:rPr>
          <w:rFonts w:ascii="Times New Roman" w:hAnsi="Times New Roman" w:cs="Times New Roman" w:hint="eastAsia"/>
          <w:sz w:val="24"/>
          <w:szCs w:val="24"/>
        </w:rPr>
        <w:t>的场景</w:t>
      </w:r>
      <w:r w:rsidR="00155FCE" w:rsidRPr="00747131">
        <w:rPr>
          <w:rFonts w:ascii="Times New Roman" w:hAnsi="Times New Roman" w:cs="Times New Roman" w:hint="eastAsia"/>
          <w:sz w:val="24"/>
          <w:szCs w:val="24"/>
        </w:rPr>
        <w:t>。</w:t>
      </w:r>
      <w:commentRangeEnd w:id="30"/>
      <w:r w:rsidR="00155FCE" w:rsidRPr="00747131">
        <w:rPr>
          <w:rStyle w:val="af1"/>
        </w:rPr>
        <w:commentReference w:id="30"/>
      </w:r>
      <w:r w:rsidR="00155FCE" w:rsidRPr="00747131">
        <w:rPr>
          <w:rFonts w:ascii="Times New Roman" w:hAnsi="Times New Roman" w:cs="Times New Roman" w:hint="eastAsia"/>
          <w:sz w:val="24"/>
          <w:szCs w:val="24"/>
        </w:rPr>
        <w:t>可选地，</w:t>
      </w:r>
      <w:r w:rsidRPr="00747131">
        <w:rPr>
          <w:rFonts w:ascii="Times New Roman" w:hAnsi="Times New Roman" w:cs="Times New Roman" w:hint="eastAsia"/>
          <w:sz w:val="24"/>
          <w:szCs w:val="24"/>
        </w:rPr>
        <w:t>语义通路索引（如</w:t>
      </w:r>
      <w:r w:rsidR="0092795F" w:rsidRPr="00747131">
        <w:rPr>
          <w:rFonts w:ascii="Times New Roman" w:hAnsi="Times New Roman" w:cs="Times New Roman"/>
          <w:sz w:val="24"/>
          <w:szCs w:val="24"/>
        </w:rPr>
        <w:t>FAISS</w:t>
      </w:r>
      <w:r w:rsidR="0092795F" w:rsidRPr="00747131">
        <w:rPr>
          <w:rFonts w:ascii="Times New Roman" w:hAnsi="Times New Roman" w:cs="Times New Roman" w:hint="eastAsia"/>
          <w:sz w:val="24"/>
          <w:szCs w:val="24"/>
        </w:rPr>
        <w:t>索引或</w:t>
      </w:r>
      <w:r w:rsidRPr="00747131">
        <w:rPr>
          <w:rFonts w:ascii="Times New Roman" w:hAnsi="Times New Roman" w:cs="Times New Roman"/>
          <w:sz w:val="24"/>
          <w:szCs w:val="24"/>
        </w:rPr>
        <w:t>index flat IP </w:t>
      </w:r>
      <w:r w:rsidRPr="00747131">
        <w:rPr>
          <w:rFonts w:ascii="Times New Roman" w:hAnsi="Times New Roman" w:cs="Times New Roman"/>
          <w:sz w:val="24"/>
          <w:szCs w:val="24"/>
        </w:rPr>
        <w:t>索引</w:t>
      </w:r>
      <w:r w:rsidRPr="00747131">
        <w:rPr>
          <w:rFonts w:ascii="Times New Roman" w:hAnsi="Times New Roman" w:cs="Times New Roman" w:hint="eastAsia"/>
          <w:sz w:val="24"/>
          <w:szCs w:val="24"/>
        </w:rPr>
        <w:t>）和</w:t>
      </w:r>
      <w:r w:rsidRPr="00747131">
        <w:rPr>
          <w:rFonts w:ascii="Times New Roman" w:hAnsi="Times New Roman" w:cs="Times New Roman"/>
          <w:sz w:val="24"/>
          <w:szCs w:val="24"/>
        </w:rPr>
        <w:t>关键词通路索引</w:t>
      </w:r>
      <w:r w:rsidRPr="00747131">
        <w:rPr>
          <w:rFonts w:ascii="Times New Roman" w:hAnsi="Times New Roman" w:cs="Times New Roman" w:hint="eastAsia"/>
          <w:sz w:val="24"/>
          <w:szCs w:val="24"/>
        </w:rPr>
        <w:t>（如</w:t>
      </w:r>
      <w:r w:rsidRPr="00747131">
        <w:rPr>
          <w:rFonts w:ascii="Times New Roman" w:hAnsi="Times New Roman" w:cs="Times New Roman"/>
          <w:sz w:val="24"/>
          <w:szCs w:val="24"/>
        </w:rPr>
        <w:t>BM25</w:t>
      </w:r>
      <w:r w:rsidRPr="00747131">
        <w:rPr>
          <w:rFonts w:ascii="Times New Roman" w:hAnsi="Times New Roman" w:cs="Times New Roman" w:hint="eastAsia"/>
          <w:sz w:val="24"/>
          <w:szCs w:val="24"/>
        </w:rPr>
        <w:t>索引）也可以是智能代理应用的设计人员设备通过如图</w:t>
      </w:r>
      <w:r w:rsidRPr="00747131">
        <w:rPr>
          <w:rFonts w:ascii="Times New Roman" w:hAnsi="Times New Roman" w:cs="Times New Roman" w:hint="eastAsia"/>
          <w:sz w:val="24"/>
          <w:szCs w:val="24"/>
        </w:rPr>
        <w:t>5</w:t>
      </w:r>
      <w:r w:rsidRPr="00747131">
        <w:rPr>
          <w:rFonts w:ascii="Times New Roman" w:hAnsi="Times New Roman" w:cs="Times New Roman" w:hint="eastAsia"/>
          <w:sz w:val="24"/>
          <w:szCs w:val="24"/>
        </w:rPr>
        <w:t>所示实施例获取后，预先设置于智能代理应用中的。</w:t>
      </w:r>
    </w:p>
    <w:p w14:paraId="5A2E95FD" w14:textId="76DBFACA" w:rsidR="003D122D" w:rsidRPr="00747131" w:rsidRDefault="003D122D" w:rsidP="001E2CF6">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在智能代理应用接收到用户输入的用户查询时，智能代理应用可以触发在线计算流程，智能代理应用可以将用户查询同时送入语义通路和关键词通路这两条通路进行并行计算，实现双路并行召回与评分，进而实现在线实时工具召回。</w:t>
      </w:r>
    </w:p>
    <w:p w14:paraId="773AFB58" w14:textId="185BAEF6" w:rsidR="0000741F" w:rsidRPr="00747131" w:rsidRDefault="00C54255" w:rsidP="001E2CF6">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结合图</w:t>
      </w:r>
      <w:r w:rsidRPr="00747131">
        <w:rPr>
          <w:rFonts w:ascii="Times New Roman" w:hAnsi="Times New Roman" w:cs="Times New Roman" w:hint="eastAsia"/>
          <w:sz w:val="24"/>
          <w:szCs w:val="24"/>
        </w:rPr>
        <w:t>6</w:t>
      </w:r>
      <w:r w:rsidRPr="00747131">
        <w:rPr>
          <w:rFonts w:ascii="Times New Roman" w:hAnsi="Times New Roman" w:cs="Times New Roman" w:hint="eastAsia"/>
          <w:sz w:val="24"/>
          <w:szCs w:val="24"/>
        </w:rPr>
        <w:t>，对基于指令向量检索和基于稀疏检索</w:t>
      </w:r>
      <w:r w:rsidR="003D122D" w:rsidRPr="00747131">
        <w:rPr>
          <w:rFonts w:ascii="Times New Roman" w:hAnsi="Times New Roman" w:cs="Times New Roman" w:hint="eastAsia"/>
          <w:sz w:val="24"/>
          <w:szCs w:val="24"/>
        </w:rPr>
        <w:t>的在线实时</w:t>
      </w:r>
      <w:r w:rsidRPr="00747131">
        <w:rPr>
          <w:rFonts w:ascii="Times New Roman" w:hAnsi="Times New Roman" w:cs="Times New Roman" w:hint="eastAsia"/>
          <w:sz w:val="24"/>
          <w:szCs w:val="24"/>
        </w:rPr>
        <w:t>工具召回进行说明。</w:t>
      </w:r>
    </w:p>
    <w:p w14:paraId="08153F3C" w14:textId="57524EC7" w:rsidR="00F040EF" w:rsidRPr="00747131" w:rsidRDefault="00F040EF" w:rsidP="001E2CF6">
      <w:pPr>
        <w:spacing w:line="360" w:lineRule="exact"/>
        <w:ind w:firstLineChars="200" w:firstLine="480"/>
        <w:rPr>
          <w:rFonts w:ascii="Times New Roman" w:hAnsi="Times New Roman" w:cs="Times New Roman"/>
          <w:sz w:val="24"/>
          <w:szCs w:val="24"/>
        </w:rPr>
      </w:pPr>
      <w:commentRangeStart w:id="31"/>
      <w:r w:rsidRPr="00747131">
        <w:rPr>
          <w:rFonts w:ascii="Times New Roman" w:hAnsi="Times New Roman" w:cs="Times New Roman" w:hint="eastAsia"/>
          <w:sz w:val="24"/>
          <w:szCs w:val="24"/>
        </w:rPr>
        <w:t>图</w:t>
      </w:r>
      <w:r w:rsidRPr="00747131">
        <w:rPr>
          <w:rFonts w:ascii="Times New Roman" w:hAnsi="Times New Roman" w:cs="Times New Roman"/>
          <w:sz w:val="24"/>
          <w:szCs w:val="24"/>
        </w:rPr>
        <w:t>6</w:t>
      </w:r>
      <w:commentRangeEnd w:id="31"/>
      <w:r w:rsidR="00747131" w:rsidRPr="00747131">
        <w:rPr>
          <w:rStyle w:val="af1"/>
        </w:rPr>
        <w:commentReference w:id="31"/>
      </w:r>
      <w:r w:rsidRPr="00747131">
        <w:rPr>
          <w:rFonts w:ascii="Times New Roman" w:hAnsi="Times New Roman" w:cs="Times New Roman" w:hint="eastAsia"/>
          <w:sz w:val="24"/>
          <w:szCs w:val="24"/>
        </w:rPr>
        <w:t>示出了本申请实施</w:t>
      </w:r>
      <w:proofErr w:type="gramStart"/>
      <w:r w:rsidRPr="00747131">
        <w:rPr>
          <w:rFonts w:ascii="Times New Roman" w:hAnsi="Times New Roman" w:cs="Times New Roman" w:hint="eastAsia"/>
          <w:sz w:val="24"/>
          <w:szCs w:val="24"/>
        </w:rPr>
        <w:t>例提供</w:t>
      </w:r>
      <w:proofErr w:type="gramEnd"/>
      <w:r w:rsidRPr="00747131">
        <w:rPr>
          <w:rFonts w:ascii="Times New Roman" w:hAnsi="Times New Roman" w:cs="Times New Roman" w:hint="eastAsia"/>
          <w:sz w:val="24"/>
          <w:szCs w:val="24"/>
        </w:rPr>
        <w:t>的召回方法的另一种流程示意图。</w:t>
      </w:r>
    </w:p>
    <w:p w14:paraId="0BA4FB64" w14:textId="512F163E" w:rsidR="00F416EE" w:rsidRPr="00747131" w:rsidRDefault="00EC1454" w:rsidP="001E2CF6">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如图</w:t>
      </w:r>
      <w:r w:rsidRPr="00747131">
        <w:rPr>
          <w:rFonts w:ascii="Times New Roman" w:hAnsi="Times New Roman" w:cs="Times New Roman" w:hint="eastAsia"/>
          <w:sz w:val="24"/>
          <w:szCs w:val="24"/>
        </w:rPr>
        <w:t>6</w:t>
      </w:r>
      <w:r w:rsidRPr="00747131">
        <w:rPr>
          <w:rFonts w:ascii="Times New Roman" w:hAnsi="Times New Roman" w:cs="Times New Roman" w:hint="eastAsia"/>
          <w:sz w:val="24"/>
          <w:szCs w:val="24"/>
        </w:rPr>
        <w:t>所示，本申请实施</w:t>
      </w:r>
      <w:proofErr w:type="gramStart"/>
      <w:r w:rsidRPr="00747131">
        <w:rPr>
          <w:rFonts w:ascii="Times New Roman" w:hAnsi="Times New Roman" w:cs="Times New Roman" w:hint="eastAsia"/>
          <w:sz w:val="24"/>
          <w:szCs w:val="24"/>
        </w:rPr>
        <w:t>例提供</w:t>
      </w:r>
      <w:proofErr w:type="gramEnd"/>
      <w:r w:rsidRPr="00747131">
        <w:rPr>
          <w:rFonts w:ascii="Times New Roman" w:hAnsi="Times New Roman" w:cs="Times New Roman" w:hint="eastAsia"/>
          <w:sz w:val="24"/>
          <w:szCs w:val="24"/>
        </w:rPr>
        <w:t>的召回方法可以包括：</w:t>
      </w:r>
    </w:p>
    <w:p w14:paraId="167521D7" w14:textId="6F589E63" w:rsidR="00EC1454" w:rsidRPr="00747131" w:rsidRDefault="00EC1454" w:rsidP="001E2CF6">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S</w:t>
      </w:r>
      <w:r w:rsidRPr="00747131">
        <w:rPr>
          <w:rFonts w:ascii="Times New Roman" w:hAnsi="Times New Roman" w:cs="Times New Roman"/>
          <w:sz w:val="24"/>
          <w:szCs w:val="24"/>
        </w:rPr>
        <w:t>601</w:t>
      </w:r>
      <w:r w:rsidRPr="00747131">
        <w:rPr>
          <w:rFonts w:ascii="Times New Roman" w:hAnsi="Times New Roman" w:cs="Times New Roman" w:hint="eastAsia"/>
          <w:sz w:val="24"/>
          <w:szCs w:val="24"/>
        </w:rPr>
        <w:t>、</w:t>
      </w:r>
      <w:r w:rsidR="00BB0B43" w:rsidRPr="00747131">
        <w:rPr>
          <w:rFonts w:ascii="Times New Roman" w:hAnsi="Times New Roman" w:cs="Times New Roman" w:hint="eastAsia"/>
          <w:sz w:val="24"/>
          <w:szCs w:val="24"/>
        </w:rPr>
        <w:t>接收输入的用户查询。</w:t>
      </w:r>
    </w:p>
    <w:p w14:paraId="0D7EC1B4" w14:textId="59811175" w:rsidR="00BB0B43" w:rsidRPr="00747131" w:rsidRDefault="00BB0B43" w:rsidP="001E2CF6">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示例性地，用户可以</w:t>
      </w:r>
      <w:r w:rsidR="00710300" w:rsidRPr="00747131">
        <w:rPr>
          <w:rFonts w:ascii="Times New Roman" w:hAnsi="Times New Roman" w:cs="Times New Roman" w:hint="eastAsia"/>
          <w:sz w:val="24"/>
          <w:szCs w:val="24"/>
        </w:rPr>
        <w:t>向电子设备</w:t>
      </w:r>
      <w:r w:rsidRPr="00747131">
        <w:rPr>
          <w:rFonts w:ascii="Times New Roman" w:hAnsi="Times New Roman" w:cs="Times New Roman" w:hint="eastAsia"/>
          <w:sz w:val="24"/>
          <w:szCs w:val="24"/>
        </w:rPr>
        <w:t>输入单条用户查询。</w:t>
      </w:r>
      <w:r w:rsidR="003D122D" w:rsidRPr="00747131">
        <w:rPr>
          <w:rFonts w:ascii="Times New Roman" w:hAnsi="Times New Roman" w:cs="Times New Roman" w:hint="eastAsia"/>
          <w:sz w:val="24"/>
          <w:szCs w:val="24"/>
        </w:rPr>
        <w:t>用户查询可以是自然语言查询</w:t>
      </w:r>
      <w:r w:rsidR="002B0AD8" w:rsidRPr="00747131">
        <w:rPr>
          <w:rFonts w:ascii="Times New Roman" w:hAnsi="Times New Roman" w:cs="Times New Roman" w:hint="eastAsia"/>
          <w:sz w:val="24"/>
          <w:szCs w:val="24"/>
        </w:rPr>
        <w:t>，例如“帮我在</w:t>
      </w:r>
      <w:r w:rsidR="002B0AD8" w:rsidRPr="00747131">
        <w:rPr>
          <w:rFonts w:ascii="Times New Roman" w:hAnsi="Times New Roman" w:cs="Times New Roman"/>
          <w:sz w:val="24"/>
          <w:szCs w:val="24"/>
        </w:rPr>
        <w:t>AA</w:t>
      </w:r>
      <w:r w:rsidR="002B0AD8" w:rsidRPr="00747131">
        <w:rPr>
          <w:rFonts w:ascii="Times New Roman" w:hAnsi="Times New Roman" w:cs="Times New Roman" w:hint="eastAsia"/>
          <w:sz w:val="24"/>
          <w:szCs w:val="24"/>
        </w:rPr>
        <w:t>的购物车里添加一件</w:t>
      </w:r>
      <w:r w:rsidR="002B0AD8" w:rsidRPr="00747131">
        <w:rPr>
          <w:rFonts w:ascii="Times New Roman" w:hAnsi="Times New Roman" w:cs="Times New Roman" w:hint="eastAsia"/>
          <w:sz w:val="24"/>
          <w:szCs w:val="24"/>
        </w:rPr>
        <w:t>Y</w:t>
      </w:r>
      <w:r w:rsidR="002B0AD8" w:rsidRPr="00747131">
        <w:rPr>
          <w:rFonts w:ascii="Times New Roman" w:hAnsi="Times New Roman" w:cs="Times New Roman"/>
          <w:sz w:val="24"/>
          <w:szCs w:val="24"/>
        </w:rPr>
        <w:t xml:space="preserve">Y </w:t>
      </w:r>
      <w:r w:rsidR="002B0AD8" w:rsidRPr="00747131">
        <w:rPr>
          <w:rFonts w:ascii="Times New Roman" w:hAnsi="Times New Roman" w:cs="Times New Roman" w:hint="eastAsia"/>
          <w:sz w:val="24"/>
          <w:szCs w:val="24"/>
        </w:rPr>
        <w:t>t</w:t>
      </w:r>
      <w:r w:rsidR="002B0AD8" w:rsidRPr="00747131">
        <w:rPr>
          <w:rFonts w:ascii="Times New Roman" w:hAnsi="Times New Roman" w:cs="Times New Roman" w:hint="eastAsia"/>
          <w:sz w:val="24"/>
          <w:szCs w:val="24"/>
        </w:rPr>
        <w:t>恤地址选为</w:t>
      </w:r>
      <w:r w:rsidR="002B0AD8" w:rsidRPr="00747131">
        <w:rPr>
          <w:rFonts w:ascii="Times New Roman" w:hAnsi="Times New Roman" w:cs="Times New Roman" w:hint="eastAsia"/>
          <w:sz w:val="24"/>
          <w:szCs w:val="24"/>
        </w:rPr>
        <w:t>x</w:t>
      </w:r>
      <w:r w:rsidR="002B0AD8" w:rsidRPr="00747131">
        <w:rPr>
          <w:rFonts w:ascii="Times New Roman" w:hAnsi="Times New Roman" w:cs="Times New Roman"/>
          <w:sz w:val="24"/>
          <w:szCs w:val="24"/>
        </w:rPr>
        <w:t>xxx0</w:t>
      </w:r>
      <w:r w:rsidR="002B0AD8" w:rsidRPr="00747131">
        <w:rPr>
          <w:rFonts w:ascii="Times New Roman" w:hAnsi="Times New Roman" w:cs="Times New Roman" w:hint="eastAsia"/>
          <w:sz w:val="24"/>
          <w:szCs w:val="24"/>
        </w:rPr>
        <w:t>”</w:t>
      </w:r>
      <w:r w:rsidR="003D122D" w:rsidRPr="00747131">
        <w:rPr>
          <w:rFonts w:ascii="Times New Roman" w:hAnsi="Times New Roman" w:cs="Times New Roman" w:hint="eastAsia"/>
          <w:sz w:val="24"/>
          <w:szCs w:val="24"/>
        </w:rPr>
        <w:t>。</w:t>
      </w:r>
      <w:r w:rsidR="001A0ED0" w:rsidRPr="00747131">
        <w:rPr>
          <w:rFonts w:ascii="Times New Roman" w:hAnsi="Times New Roman" w:cs="Times New Roman" w:hint="eastAsia"/>
          <w:sz w:val="24"/>
          <w:szCs w:val="24"/>
        </w:rPr>
        <w:t>对应地，</w:t>
      </w:r>
      <w:r w:rsidR="00710300" w:rsidRPr="00747131">
        <w:rPr>
          <w:rFonts w:ascii="Times New Roman" w:hAnsi="Times New Roman" w:cs="Times New Roman" w:hint="eastAsia"/>
          <w:sz w:val="24"/>
          <w:szCs w:val="24"/>
        </w:rPr>
        <w:t>电子设备</w:t>
      </w:r>
      <w:r w:rsidRPr="00747131">
        <w:rPr>
          <w:rFonts w:ascii="Times New Roman" w:hAnsi="Times New Roman" w:cs="Times New Roman" w:hint="eastAsia"/>
          <w:sz w:val="24"/>
          <w:szCs w:val="24"/>
        </w:rPr>
        <w:t>可以接收用户输入的单条用户查询。</w:t>
      </w:r>
    </w:p>
    <w:p w14:paraId="2C2BDFA6" w14:textId="719AD9C7" w:rsidR="00F42768" w:rsidRPr="00747131" w:rsidRDefault="00F42768"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S</w:t>
      </w:r>
      <w:r w:rsidRPr="00747131">
        <w:rPr>
          <w:rFonts w:ascii="Times New Roman" w:hAnsi="Times New Roman" w:cs="Times New Roman"/>
          <w:sz w:val="24"/>
          <w:szCs w:val="24"/>
        </w:rPr>
        <w:t>602</w:t>
      </w:r>
      <w:r w:rsidRPr="00747131">
        <w:rPr>
          <w:rFonts w:ascii="Times New Roman" w:hAnsi="Times New Roman" w:cs="Times New Roman" w:hint="eastAsia"/>
          <w:sz w:val="24"/>
          <w:szCs w:val="24"/>
        </w:rPr>
        <w:t>、</w:t>
      </w:r>
      <w:r w:rsidR="008672D1" w:rsidRPr="00747131">
        <w:rPr>
          <w:rFonts w:ascii="Times New Roman" w:hAnsi="Times New Roman" w:cs="Times New Roman" w:hint="eastAsia"/>
          <w:sz w:val="24"/>
          <w:szCs w:val="24"/>
        </w:rPr>
        <w:t>使用</w:t>
      </w:r>
      <w:r w:rsidR="00E4376D" w:rsidRPr="00747131">
        <w:rPr>
          <w:rFonts w:ascii="Times New Roman" w:hAnsi="Times New Roman" w:cs="Times New Roman"/>
          <w:sz w:val="24"/>
          <w:szCs w:val="24"/>
        </w:rPr>
        <w:t>嵌入向量</w:t>
      </w:r>
      <w:r w:rsidR="008672D1" w:rsidRPr="00747131">
        <w:rPr>
          <w:rFonts w:ascii="Times New Roman" w:hAnsi="Times New Roman" w:cs="Times New Roman" w:hint="eastAsia"/>
          <w:sz w:val="24"/>
          <w:szCs w:val="24"/>
        </w:rPr>
        <w:t>模型将查询编码为向量。</w:t>
      </w:r>
    </w:p>
    <w:p w14:paraId="342F6440" w14:textId="0D67ACB3" w:rsidR="008672D1" w:rsidRPr="00747131" w:rsidRDefault="00E4376D"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示例性地，以</w:t>
      </w:r>
      <w:r w:rsidR="008672D1" w:rsidRPr="00747131">
        <w:rPr>
          <w:rFonts w:ascii="Times New Roman" w:hAnsi="Times New Roman" w:cs="Times New Roman"/>
          <w:sz w:val="24"/>
          <w:szCs w:val="24"/>
        </w:rPr>
        <w:t>嵌入向量模型</w:t>
      </w:r>
      <w:r w:rsidRPr="00747131">
        <w:rPr>
          <w:rFonts w:ascii="Times New Roman" w:hAnsi="Times New Roman" w:cs="Times New Roman" w:hint="eastAsia"/>
          <w:sz w:val="24"/>
          <w:szCs w:val="24"/>
        </w:rPr>
        <w:t>为</w:t>
      </w:r>
      <w:r w:rsidR="008672D1" w:rsidRPr="00747131">
        <w:rPr>
          <w:rFonts w:ascii="Times New Roman" w:hAnsi="Times New Roman" w:cs="Times New Roman"/>
          <w:sz w:val="24"/>
          <w:szCs w:val="24"/>
        </w:rPr>
        <w:t>qwen3 e</w:t>
      </w:r>
      <w:r w:rsidR="008672D1" w:rsidRPr="00747131">
        <w:rPr>
          <w:rFonts w:ascii="Times New Roman" w:hAnsi="Times New Roman" w:cs="Times New Roman" w:hint="eastAsia"/>
          <w:sz w:val="24"/>
          <w:szCs w:val="24"/>
        </w:rPr>
        <w:t>m</w:t>
      </w:r>
      <w:r w:rsidR="008672D1" w:rsidRPr="00747131">
        <w:rPr>
          <w:rFonts w:ascii="Times New Roman" w:hAnsi="Times New Roman" w:cs="Times New Roman"/>
          <w:sz w:val="24"/>
          <w:szCs w:val="24"/>
        </w:rPr>
        <w:t>bedding</w:t>
      </w:r>
      <w:r w:rsidR="008672D1" w:rsidRPr="00747131">
        <w:rPr>
          <w:rFonts w:ascii="Times New Roman" w:hAnsi="Times New Roman" w:cs="Times New Roman" w:hint="eastAsia"/>
          <w:sz w:val="24"/>
          <w:szCs w:val="24"/>
        </w:rPr>
        <w:t>模型</w:t>
      </w:r>
      <w:r w:rsidRPr="00747131">
        <w:rPr>
          <w:rFonts w:ascii="Times New Roman" w:hAnsi="Times New Roman" w:cs="Times New Roman" w:hint="eastAsia"/>
          <w:sz w:val="24"/>
          <w:szCs w:val="24"/>
        </w:rPr>
        <w:t>为例，</w:t>
      </w:r>
      <w:r w:rsidR="00710300" w:rsidRPr="00747131">
        <w:rPr>
          <w:rFonts w:ascii="Times New Roman" w:hAnsi="Times New Roman" w:cs="Times New Roman" w:hint="eastAsia"/>
          <w:sz w:val="24"/>
          <w:szCs w:val="24"/>
        </w:rPr>
        <w:t>电子设备可以</w:t>
      </w:r>
      <w:r w:rsidRPr="00747131">
        <w:rPr>
          <w:rFonts w:ascii="Times New Roman" w:hAnsi="Times New Roman" w:cs="Times New Roman" w:hint="eastAsia"/>
          <w:sz w:val="24"/>
          <w:szCs w:val="24"/>
        </w:rPr>
        <w:t>采用</w:t>
      </w:r>
      <w:r w:rsidRPr="00747131">
        <w:rPr>
          <w:rFonts w:ascii="Times New Roman" w:hAnsi="Times New Roman" w:cs="Times New Roman"/>
          <w:sz w:val="24"/>
          <w:szCs w:val="24"/>
        </w:rPr>
        <w:t>qwen3 e</w:t>
      </w:r>
      <w:r w:rsidRPr="00747131">
        <w:rPr>
          <w:rFonts w:ascii="Times New Roman" w:hAnsi="Times New Roman" w:cs="Times New Roman" w:hint="eastAsia"/>
          <w:sz w:val="24"/>
          <w:szCs w:val="24"/>
        </w:rPr>
        <w:t>m</w:t>
      </w:r>
      <w:r w:rsidRPr="00747131">
        <w:rPr>
          <w:rFonts w:ascii="Times New Roman" w:hAnsi="Times New Roman" w:cs="Times New Roman"/>
          <w:sz w:val="24"/>
          <w:szCs w:val="24"/>
        </w:rPr>
        <w:t>bedding</w:t>
      </w:r>
      <w:r w:rsidRPr="00747131">
        <w:rPr>
          <w:rFonts w:ascii="Times New Roman" w:hAnsi="Times New Roman" w:cs="Times New Roman" w:hint="eastAsia"/>
          <w:sz w:val="24"/>
          <w:szCs w:val="24"/>
        </w:rPr>
        <w:t>模型将用户查询编码为</w:t>
      </w:r>
      <w:r w:rsidR="0098330A" w:rsidRPr="00747131">
        <w:rPr>
          <w:rFonts w:ascii="Times New Roman" w:hAnsi="Times New Roman" w:cs="Times New Roman" w:hint="eastAsia"/>
          <w:sz w:val="24"/>
          <w:szCs w:val="24"/>
        </w:rPr>
        <w:t>向量，得到查询向量。</w:t>
      </w:r>
    </w:p>
    <w:p w14:paraId="3B4BA4D7" w14:textId="2751E066" w:rsidR="00F42768" w:rsidRPr="00747131" w:rsidRDefault="00F42768"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lastRenderedPageBreak/>
        <w:t>S</w:t>
      </w:r>
      <w:r w:rsidRPr="00747131">
        <w:rPr>
          <w:rFonts w:ascii="Times New Roman" w:hAnsi="Times New Roman" w:cs="Times New Roman"/>
          <w:sz w:val="24"/>
          <w:szCs w:val="24"/>
        </w:rPr>
        <w:t>603</w:t>
      </w:r>
      <w:r w:rsidRPr="00747131">
        <w:rPr>
          <w:rFonts w:ascii="Times New Roman" w:hAnsi="Times New Roman" w:cs="Times New Roman" w:hint="eastAsia"/>
          <w:sz w:val="24"/>
          <w:szCs w:val="24"/>
        </w:rPr>
        <w:t>、</w:t>
      </w:r>
      <w:r w:rsidR="008672D1" w:rsidRPr="00747131">
        <w:rPr>
          <w:rFonts w:ascii="Times New Roman" w:hAnsi="Times New Roman" w:cs="Times New Roman" w:hint="eastAsia"/>
          <w:sz w:val="24"/>
          <w:szCs w:val="24"/>
        </w:rPr>
        <w:t>在</w:t>
      </w:r>
      <w:r w:rsidR="008672D1" w:rsidRPr="00747131">
        <w:rPr>
          <w:rFonts w:ascii="Times New Roman" w:hAnsi="Times New Roman" w:cs="Times New Roman"/>
          <w:sz w:val="24"/>
          <w:szCs w:val="24"/>
        </w:rPr>
        <w:t>F</w:t>
      </w:r>
      <w:r w:rsidR="003247E2" w:rsidRPr="00747131">
        <w:rPr>
          <w:rFonts w:ascii="Times New Roman" w:hAnsi="Times New Roman" w:cs="Times New Roman"/>
          <w:sz w:val="24"/>
          <w:szCs w:val="24"/>
        </w:rPr>
        <w:t>AISS</w:t>
      </w:r>
      <w:r w:rsidR="003247E2" w:rsidRPr="00747131">
        <w:rPr>
          <w:rFonts w:ascii="Times New Roman" w:hAnsi="Times New Roman" w:cs="Times New Roman" w:hint="eastAsia"/>
          <w:sz w:val="24"/>
          <w:szCs w:val="24"/>
        </w:rPr>
        <w:t>索引</w:t>
      </w:r>
      <w:r w:rsidR="008672D1" w:rsidRPr="00747131">
        <w:rPr>
          <w:rFonts w:ascii="Times New Roman" w:hAnsi="Times New Roman" w:cs="Times New Roman" w:hint="eastAsia"/>
          <w:sz w:val="24"/>
          <w:szCs w:val="24"/>
        </w:rPr>
        <w:t>中搜索最相似的</w:t>
      </w:r>
      <w:r w:rsidR="008672D1" w:rsidRPr="00747131">
        <w:rPr>
          <w:rFonts w:ascii="Times New Roman" w:hAnsi="Times New Roman" w:cs="Times New Roman"/>
          <w:sz w:val="24"/>
          <w:szCs w:val="24"/>
        </w:rPr>
        <w:t>K</w:t>
      </w:r>
      <w:proofErr w:type="gramStart"/>
      <w:r w:rsidR="008672D1" w:rsidRPr="00747131">
        <w:rPr>
          <w:rFonts w:ascii="Times New Roman" w:hAnsi="Times New Roman" w:cs="Times New Roman" w:hint="eastAsia"/>
          <w:sz w:val="24"/>
          <w:szCs w:val="24"/>
        </w:rPr>
        <w:t>个</w:t>
      </w:r>
      <w:proofErr w:type="gramEnd"/>
      <w:r w:rsidR="008672D1" w:rsidRPr="00747131">
        <w:rPr>
          <w:rFonts w:ascii="Times New Roman" w:hAnsi="Times New Roman" w:cs="Times New Roman" w:hint="eastAsia"/>
          <w:sz w:val="24"/>
          <w:szCs w:val="24"/>
        </w:rPr>
        <w:t>指令</w:t>
      </w:r>
      <w:r w:rsidR="003247E2" w:rsidRPr="00747131">
        <w:rPr>
          <w:rFonts w:ascii="Times New Roman" w:hAnsi="Times New Roman" w:cs="Times New Roman" w:hint="eastAsia"/>
          <w:sz w:val="24"/>
          <w:szCs w:val="24"/>
        </w:rPr>
        <w:t>，</w:t>
      </w:r>
      <w:r w:rsidR="003247E2" w:rsidRPr="00747131">
        <w:rPr>
          <w:rFonts w:ascii="Times New Roman" w:hAnsi="Times New Roman" w:cs="Times New Roman"/>
          <w:sz w:val="24"/>
          <w:szCs w:val="24"/>
        </w:rPr>
        <w:t>K</w:t>
      </w:r>
      <w:r w:rsidR="003247E2" w:rsidRPr="00747131">
        <w:rPr>
          <w:rFonts w:ascii="Times New Roman" w:hAnsi="Times New Roman" w:cs="Times New Roman" w:hint="eastAsia"/>
          <w:sz w:val="24"/>
          <w:szCs w:val="24"/>
        </w:rPr>
        <w:t>为正整数。</w:t>
      </w:r>
    </w:p>
    <w:p w14:paraId="7A1B9282" w14:textId="2D66CC4A" w:rsidR="00324667" w:rsidRPr="00747131" w:rsidRDefault="00324667"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示例性地，</w:t>
      </w:r>
      <w:r w:rsidR="00710300" w:rsidRPr="00747131">
        <w:rPr>
          <w:rFonts w:ascii="Times New Roman" w:hAnsi="Times New Roman" w:cs="Times New Roman" w:hint="eastAsia"/>
          <w:sz w:val="24"/>
          <w:szCs w:val="24"/>
        </w:rPr>
        <w:t>电子设备</w:t>
      </w:r>
      <w:r w:rsidRPr="00747131">
        <w:rPr>
          <w:rFonts w:ascii="Times New Roman" w:hAnsi="Times New Roman" w:cs="Times New Roman" w:hint="eastAsia"/>
          <w:sz w:val="24"/>
          <w:szCs w:val="24"/>
        </w:rPr>
        <w:t>可以在已构建的</w:t>
      </w:r>
      <w:r w:rsidRPr="00747131">
        <w:rPr>
          <w:rFonts w:ascii="Times New Roman" w:hAnsi="Times New Roman" w:cs="Times New Roman"/>
          <w:sz w:val="24"/>
          <w:szCs w:val="24"/>
        </w:rPr>
        <w:t>FAISS</w:t>
      </w:r>
      <w:r w:rsidRPr="00747131">
        <w:rPr>
          <w:rFonts w:ascii="Times New Roman" w:hAnsi="Times New Roman" w:cs="Times New Roman" w:hint="eastAsia"/>
          <w:sz w:val="24"/>
          <w:szCs w:val="24"/>
        </w:rPr>
        <w:t>索引或</w:t>
      </w:r>
      <w:r w:rsidRPr="00747131">
        <w:rPr>
          <w:rFonts w:ascii="Times New Roman" w:hAnsi="Times New Roman" w:cs="Times New Roman"/>
          <w:sz w:val="24"/>
          <w:szCs w:val="24"/>
        </w:rPr>
        <w:t>index flat IP </w:t>
      </w:r>
      <w:r w:rsidRPr="00747131">
        <w:rPr>
          <w:rFonts w:ascii="Times New Roman" w:hAnsi="Times New Roman" w:cs="Times New Roman"/>
          <w:sz w:val="24"/>
          <w:szCs w:val="24"/>
        </w:rPr>
        <w:t>索引</w:t>
      </w:r>
      <w:r w:rsidRPr="00747131">
        <w:rPr>
          <w:rFonts w:ascii="Times New Roman" w:hAnsi="Times New Roman" w:cs="Times New Roman" w:hint="eastAsia"/>
          <w:sz w:val="24"/>
          <w:szCs w:val="24"/>
        </w:rPr>
        <w:t>中进行搜索，</w:t>
      </w:r>
      <w:r w:rsidR="00710300" w:rsidRPr="00747131">
        <w:rPr>
          <w:rFonts w:ascii="Times New Roman" w:hAnsi="Times New Roman" w:cs="Times New Roman" w:hint="eastAsia"/>
          <w:sz w:val="24"/>
          <w:szCs w:val="24"/>
        </w:rPr>
        <w:t>以</w:t>
      </w:r>
      <w:r w:rsidRPr="00747131">
        <w:rPr>
          <w:rFonts w:ascii="Times New Roman" w:hAnsi="Times New Roman" w:cs="Times New Roman" w:hint="eastAsia"/>
          <w:sz w:val="24"/>
          <w:szCs w:val="24"/>
        </w:rPr>
        <w:t>召回在语义上与用户查询最相似的</w:t>
      </w:r>
      <w:r w:rsidRPr="00747131">
        <w:rPr>
          <w:rFonts w:ascii="Times New Roman" w:hAnsi="Times New Roman" w:cs="Times New Roman" w:hint="eastAsia"/>
          <w:sz w:val="24"/>
          <w:szCs w:val="24"/>
        </w:rPr>
        <w:t>K</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Top-</w:t>
      </w:r>
      <w:proofErr w:type="spellStart"/>
      <w:r w:rsidRPr="00747131">
        <w:rPr>
          <w:rFonts w:ascii="Times New Roman" w:hAnsi="Times New Roman" w:cs="Times New Roman"/>
          <w:sz w:val="24"/>
          <w:szCs w:val="24"/>
        </w:rPr>
        <w:t>K_inst</w:t>
      </w:r>
      <w:proofErr w:type="spellEnd"/>
      <w:r w:rsidRPr="00747131">
        <w:rPr>
          <w:rFonts w:ascii="Times New Roman" w:hAnsi="Times New Roman" w:cs="Times New Roman" w:hint="eastAsia"/>
          <w:sz w:val="24"/>
          <w:szCs w:val="24"/>
        </w:rPr>
        <w:t>）</w:t>
      </w:r>
      <w:proofErr w:type="gramStart"/>
      <w:r w:rsidR="009434F2" w:rsidRPr="00747131">
        <w:rPr>
          <w:rFonts w:ascii="Times New Roman" w:hAnsi="Times New Roman" w:cs="Times New Roman" w:hint="eastAsia"/>
          <w:sz w:val="24"/>
          <w:szCs w:val="24"/>
        </w:rPr>
        <w:t>个</w:t>
      </w:r>
      <w:proofErr w:type="gramEnd"/>
      <w:r w:rsidR="009434F2" w:rsidRPr="00747131">
        <w:rPr>
          <w:rFonts w:ascii="Times New Roman" w:hAnsi="Times New Roman" w:cs="Times New Roman"/>
          <w:sz w:val="24"/>
          <w:szCs w:val="24"/>
        </w:rPr>
        <w:t> </w:t>
      </w:r>
      <w:r w:rsidRPr="00747131">
        <w:rPr>
          <w:rFonts w:ascii="Times New Roman" w:hAnsi="Times New Roman" w:cs="Times New Roman" w:hint="eastAsia"/>
          <w:sz w:val="24"/>
          <w:szCs w:val="24"/>
        </w:rPr>
        <w:t>指令</w:t>
      </w:r>
      <w:r w:rsidR="0093721F" w:rsidRPr="00747131">
        <w:rPr>
          <w:rFonts w:ascii="Times New Roman" w:hAnsi="Times New Roman" w:cs="Times New Roman" w:hint="eastAsia"/>
          <w:sz w:val="24"/>
          <w:szCs w:val="24"/>
        </w:rPr>
        <w:t>和</w:t>
      </w:r>
      <w:r w:rsidR="0093721F" w:rsidRPr="00747131">
        <w:rPr>
          <w:rFonts w:ascii="Times New Roman" w:hAnsi="Times New Roman" w:cs="Times New Roman"/>
          <w:sz w:val="24"/>
          <w:szCs w:val="24"/>
        </w:rPr>
        <w:t>K</w:t>
      </w:r>
      <w:proofErr w:type="gramStart"/>
      <w:r w:rsidR="0093721F" w:rsidRPr="00747131">
        <w:rPr>
          <w:rFonts w:ascii="Times New Roman" w:hAnsi="Times New Roman" w:cs="Times New Roman" w:hint="eastAsia"/>
          <w:sz w:val="24"/>
          <w:szCs w:val="24"/>
        </w:rPr>
        <w:t>个</w:t>
      </w:r>
      <w:proofErr w:type="gramEnd"/>
      <w:r w:rsidR="0093721F" w:rsidRPr="00747131">
        <w:rPr>
          <w:rFonts w:ascii="Times New Roman" w:hAnsi="Times New Roman" w:cs="Times New Roman" w:hint="eastAsia"/>
          <w:sz w:val="24"/>
          <w:szCs w:val="24"/>
        </w:rPr>
        <w:t>指令各自与用户查询的相似度分数。</w:t>
      </w:r>
      <w:r w:rsidR="0093721F" w:rsidRPr="00747131">
        <w:rPr>
          <w:rFonts w:ascii="Times New Roman" w:hAnsi="Times New Roman" w:cs="Times New Roman" w:hint="eastAsia"/>
          <w:sz w:val="24"/>
          <w:szCs w:val="24"/>
        </w:rPr>
        <w:t>K</w:t>
      </w:r>
      <w:r w:rsidR="0093721F" w:rsidRPr="00747131">
        <w:rPr>
          <w:rFonts w:ascii="Times New Roman" w:hAnsi="Times New Roman" w:cs="Times New Roman" w:hint="eastAsia"/>
          <w:sz w:val="24"/>
          <w:szCs w:val="24"/>
        </w:rPr>
        <w:t>可以为</w:t>
      </w:r>
      <w:r w:rsidR="0093721F" w:rsidRPr="00747131">
        <w:rPr>
          <w:rFonts w:ascii="Times New Roman" w:hAnsi="Times New Roman" w:cs="Times New Roman" w:hint="eastAsia"/>
          <w:sz w:val="24"/>
          <w:szCs w:val="24"/>
        </w:rPr>
        <w:t>5</w:t>
      </w:r>
      <w:r w:rsidR="0093721F" w:rsidRPr="00747131">
        <w:rPr>
          <w:rFonts w:ascii="Times New Roman" w:hAnsi="Times New Roman" w:cs="Times New Roman"/>
          <w:sz w:val="24"/>
          <w:szCs w:val="24"/>
        </w:rPr>
        <w:t>0</w:t>
      </w:r>
      <w:r w:rsidR="0093721F" w:rsidRPr="00747131">
        <w:rPr>
          <w:rFonts w:ascii="Times New Roman" w:hAnsi="Times New Roman" w:cs="Times New Roman" w:hint="eastAsia"/>
          <w:sz w:val="24"/>
          <w:szCs w:val="24"/>
        </w:rPr>
        <w:t>，例如</w:t>
      </w:r>
      <w:proofErr w:type="spellStart"/>
      <w:r w:rsidR="0093721F" w:rsidRPr="00747131">
        <w:rPr>
          <w:rFonts w:ascii="Times New Roman" w:hAnsi="Times New Roman" w:cs="Times New Roman"/>
          <w:sz w:val="24"/>
          <w:szCs w:val="24"/>
        </w:rPr>
        <w:t>K_inst</w:t>
      </w:r>
      <w:proofErr w:type="spellEnd"/>
      <w:r w:rsidR="0093721F" w:rsidRPr="00747131">
        <w:rPr>
          <w:rFonts w:ascii="Times New Roman" w:hAnsi="Times New Roman" w:cs="Times New Roman"/>
          <w:sz w:val="24"/>
          <w:szCs w:val="24"/>
        </w:rPr>
        <w:t>=50</w:t>
      </w:r>
      <w:r w:rsidR="0093721F" w:rsidRPr="00747131">
        <w:rPr>
          <w:rFonts w:ascii="Times New Roman" w:hAnsi="Times New Roman" w:cs="Times New Roman" w:hint="eastAsia"/>
          <w:sz w:val="24"/>
          <w:szCs w:val="24"/>
        </w:rPr>
        <w:t>。</w:t>
      </w:r>
      <w:r w:rsidR="004844EC" w:rsidRPr="00747131">
        <w:rPr>
          <w:rFonts w:ascii="Times New Roman" w:hAnsi="Times New Roman" w:cs="Times New Roman" w:hint="eastAsia"/>
          <w:sz w:val="24"/>
          <w:szCs w:val="24"/>
        </w:rPr>
        <w:t>可选地，</w:t>
      </w:r>
      <w:r w:rsidR="004844EC" w:rsidRPr="00747131">
        <w:rPr>
          <w:rFonts w:ascii="Times New Roman" w:hAnsi="Times New Roman" w:cs="Times New Roman" w:hint="eastAsia"/>
          <w:sz w:val="24"/>
          <w:szCs w:val="24"/>
        </w:rPr>
        <w:t>K</w:t>
      </w:r>
      <w:r w:rsidR="004844EC" w:rsidRPr="00747131">
        <w:rPr>
          <w:rFonts w:ascii="Times New Roman" w:hAnsi="Times New Roman" w:cs="Times New Roman" w:hint="eastAsia"/>
          <w:sz w:val="24"/>
          <w:szCs w:val="24"/>
        </w:rPr>
        <w:t>或</w:t>
      </w:r>
      <w:proofErr w:type="spellStart"/>
      <w:r w:rsidR="004844EC" w:rsidRPr="00747131">
        <w:rPr>
          <w:rFonts w:ascii="Times New Roman" w:hAnsi="Times New Roman" w:cs="Times New Roman"/>
          <w:sz w:val="24"/>
          <w:szCs w:val="24"/>
        </w:rPr>
        <w:t>K_inst</w:t>
      </w:r>
      <w:proofErr w:type="spellEnd"/>
      <w:r w:rsidR="004844EC" w:rsidRPr="00747131">
        <w:rPr>
          <w:rFonts w:ascii="Times New Roman" w:hAnsi="Times New Roman" w:cs="Times New Roman" w:hint="eastAsia"/>
          <w:sz w:val="24"/>
          <w:szCs w:val="24"/>
        </w:rPr>
        <w:t>也可以等于除了</w:t>
      </w:r>
      <w:r w:rsidR="004844EC" w:rsidRPr="00747131">
        <w:rPr>
          <w:rFonts w:ascii="Times New Roman" w:hAnsi="Times New Roman" w:cs="Times New Roman" w:hint="eastAsia"/>
          <w:sz w:val="24"/>
          <w:szCs w:val="24"/>
        </w:rPr>
        <w:t>5</w:t>
      </w:r>
      <w:r w:rsidR="004844EC" w:rsidRPr="00747131">
        <w:rPr>
          <w:rFonts w:ascii="Times New Roman" w:hAnsi="Times New Roman" w:cs="Times New Roman"/>
          <w:sz w:val="24"/>
          <w:szCs w:val="24"/>
        </w:rPr>
        <w:t>0</w:t>
      </w:r>
      <w:r w:rsidR="004844EC" w:rsidRPr="00747131">
        <w:rPr>
          <w:rFonts w:ascii="Times New Roman" w:hAnsi="Times New Roman" w:cs="Times New Roman" w:hint="eastAsia"/>
          <w:sz w:val="24"/>
          <w:szCs w:val="24"/>
        </w:rPr>
        <w:t>之外的其他数值，本申请实施例对</w:t>
      </w:r>
      <w:r w:rsidR="004844EC" w:rsidRPr="00747131">
        <w:rPr>
          <w:rFonts w:ascii="Times New Roman" w:hAnsi="Times New Roman" w:cs="Times New Roman" w:hint="eastAsia"/>
          <w:sz w:val="24"/>
          <w:szCs w:val="24"/>
        </w:rPr>
        <w:t>K</w:t>
      </w:r>
      <w:r w:rsidR="004844EC" w:rsidRPr="00747131">
        <w:rPr>
          <w:rFonts w:ascii="Times New Roman" w:hAnsi="Times New Roman" w:cs="Times New Roman" w:hint="eastAsia"/>
          <w:sz w:val="24"/>
          <w:szCs w:val="24"/>
        </w:rPr>
        <w:t>或</w:t>
      </w:r>
      <w:proofErr w:type="spellStart"/>
      <w:r w:rsidR="004844EC" w:rsidRPr="00747131">
        <w:rPr>
          <w:rFonts w:ascii="Times New Roman" w:hAnsi="Times New Roman" w:cs="Times New Roman"/>
          <w:sz w:val="24"/>
          <w:szCs w:val="24"/>
        </w:rPr>
        <w:t>K_inst</w:t>
      </w:r>
      <w:proofErr w:type="spellEnd"/>
      <w:r w:rsidR="004844EC" w:rsidRPr="00747131">
        <w:rPr>
          <w:rFonts w:ascii="Times New Roman" w:hAnsi="Times New Roman" w:cs="Times New Roman" w:hint="eastAsia"/>
          <w:sz w:val="24"/>
          <w:szCs w:val="24"/>
        </w:rPr>
        <w:t>等于的数值不做限定。</w:t>
      </w:r>
    </w:p>
    <w:p w14:paraId="58392EDC" w14:textId="796782AB" w:rsidR="00CB65FB" w:rsidRPr="00747131" w:rsidRDefault="00CB65FB"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这样，实现与用户查询最相似的</w:t>
      </w:r>
      <w:r w:rsidRPr="00747131">
        <w:rPr>
          <w:rFonts w:ascii="Times New Roman" w:hAnsi="Times New Roman" w:cs="Times New Roman" w:hint="eastAsia"/>
          <w:sz w:val="24"/>
          <w:szCs w:val="24"/>
        </w:rPr>
        <w:t>K</w:t>
      </w:r>
      <w:proofErr w:type="gramStart"/>
      <w:r w:rsidRPr="00747131">
        <w:rPr>
          <w:rFonts w:ascii="Times New Roman" w:hAnsi="Times New Roman" w:cs="Times New Roman" w:hint="eastAsia"/>
          <w:sz w:val="24"/>
          <w:szCs w:val="24"/>
        </w:rPr>
        <w:t>个</w:t>
      </w:r>
      <w:proofErr w:type="gramEnd"/>
      <w:r w:rsidRPr="00747131">
        <w:rPr>
          <w:rFonts w:ascii="Times New Roman" w:hAnsi="Times New Roman" w:cs="Times New Roman" w:hint="eastAsia"/>
          <w:sz w:val="24"/>
          <w:szCs w:val="24"/>
        </w:rPr>
        <w:t>指令的召回。</w:t>
      </w:r>
    </w:p>
    <w:p w14:paraId="5FF652B7" w14:textId="33E8D28F" w:rsidR="00BE2B57" w:rsidRPr="00747131" w:rsidRDefault="003247E2" w:rsidP="00F42768">
      <w:pPr>
        <w:spacing w:line="360" w:lineRule="exact"/>
        <w:ind w:firstLineChars="200" w:firstLine="480"/>
        <w:rPr>
          <w:rFonts w:ascii="Times New Roman" w:hAnsi="Times New Roman" w:cs="Times New Roman"/>
          <w:sz w:val="24"/>
          <w:szCs w:val="24"/>
        </w:rPr>
      </w:pPr>
      <w:commentRangeStart w:id="32"/>
      <w:r w:rsidRPr="00747131">
        <w:rPr>
          <w:rFonts w:ascii="Times New Roman" w:hAnsi="Times New Roman" w:cs="Times New Roman" w:hint="eastAsia"/>
          <w:sz w:val="24"/>
          <w:szCs w:val="24"/>
        </w:rPr>
        <w:t>示例性地，</w:t>
      </w:r>
      <w:commentRangeEnd w:id="32"/>
      <w:r w:rsidR="00AC6B2E" w:rsidRPr="00747131">
        <w:rPr>
          <w:rStyle w:val="af1"/>
        </w:rPr>
        <w:commentReference w:id="32"/>
      </w:r>
      <w:r w:rsidR="0093721F" w:rsidRPr="00747131">
        <w:rPr>
          <w:rFonts w:ascii="Times New Roman" w:hAnsi="Times New Roman" w:cs="Times New Roman" w:hint="eastAsia"/>
          <w:sz w:val="24"/>
          <w:szCs w:val="24"/>
        </w:rPr>
        <w:t>以相似度分数为完整余弦相似度为例，</w:t>
      </w:r>
      <w:r w:rsidR="00710300" w:rsidRPr="00747131">
        <w:rPr>
          <w:rFonts w:ascii="Times New Roman" w:hAnsi="Times New Roman" w:cs="Times New Roman" w:hint="eastAsia"/>
          <w:sz w:val="24"/>
          <w:szCs w:val="24"/>
        </w:rPr>
        <w:t>电子设备</w:t>
      </w:r>
      <w:r w:rsidR="0093721F" w:rsidRPr="00747131">
        <w:rPr>
          <w:rFonts w:ascii="Times New Roman" w:hAnsi="Times New Roman" w:cs="Times New Roman" w:hint="eastAsia"/>
          <w:sz w:val="24"/>
          <w:szCs w:val="24"/>
        </w:rPr>
        <w:t>可以</w:t>
      </w:r>
      <w:r w:rsidR="0092795F" w:rsidRPr="00747131">
        <w:rPr>
          <w:rFonts w:ascii="Times New Roman" w:hAnsi="Times New Roman" w:cs="Times New Roman" w:hint="eastAsia"/>
          <w:sz w:val="24"/>
          <w:szCs w:val="24"/>
        </w:rPr>
        <w:t>计算</w:t>
      </w:r>
      <w:r w:rsidR="00BE2B57" w:rsidRPr="00747131">
        <w:rPr>
          <w:rFonts w:ascii="Times New Roman" w:hAnsi="Times New Roman" w:cs="Times New Roman"/>
          <w:sz w:val="24"/>
          <w:szCs w:val="24"/>
        </w:rPr>
        <w:t>FAISS</w:t>
      </w:r>
      <w:r w:rsidR="00BE2B57" w:rsidRPr="00747131">
        <w:rPr>
          <w:rFonts w:ascii="Times New Roman" w:hAnsi="Times New Roman" w:cs="Times New Roman" w:hint="eastAsia"/>
          <w:sz w:val="24"/>
          <w:szCs w:val="24"/>
        </w:rPr>
        <w:t>索引中各指令向量各自</w:t>
      </w:r>
      <w:r w:rsidR="0092795F" w:rsidRPr="00747131">
        <w:rPr>
          <w:rFonts w:ascii="Times New Roman" w:hAnsi="Times New Roman" w:cs="Times New Roman" w:hint="eastAsia"/>
          <w:sz w:val="24"/>
          <w:szCs w:val="24"/>
        </w:rPr>
        <w:t>与</w:t>
      </w:r>
      <w:r w:rsidR="00BE2B57" w:rsidRPr="00747131">
        <w:rPr>
          <w:rFonts w:ascii="Times New Roman" w:hAnsi="Times New Roman" w:cs="Times New Roman" w:hint="eastAsia"/>
          <w:sz w:val="24"/>
          <w:szCs w:val="24"/>
        </w:rPr>
        <w:t>查询向量的完整余弦相似度，得到</w:t>
      </w:r>
      <w:r w:rsidR="00BE2B57" w:rsidRPr="00747131">
        <w:rPr>
          <w:rFonts w:ascii="Times New Roman" w:hAnsi="Times New Roman" w:cs="Times New Roman"/>
          <w:sz w:val="24"/>
          <w:szCs w:val="24"/>
        </w:rPr>
        <w:t>FAISS</w:t>
      </w:r>
      <w:r w:rsidR="00BE2B57" w:rsidRPr="00747131">
        <w:rPr>
          <w:rFonts w:ascii="Times New Roman" w:hAnsi="Times New Roman" w:cs="Times New Roman" w:hint="eastAsia"/>
          <w:sz w:val="24"/>
          <w:szCs w:val="24"/>
        </w:rPr>
        <w:t>索引中各指令向量各自对应的完整余弦相似度。完整余弦相似度的值越大，表示指令向量与查询向量的相似度越大，即指令向量对应指令与用户查询越相似。</w:t>
      </w:r>
    </w:p>
    <w:p w14:paraId="340CB4DF" w14:textId="7B927DDC" w:rsidR="0092795F" w:rsidRPr="00747131" w:rsidRDefault="00710300"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电子设备</w:t>
      </w:r>
      <w:r w:rsidR="00391827" w:rsidRPr="00747131">
        <w:rPr>
          <w:rFonts w:ascii="Times New Roman" w:hAnsi="Times New Roman" w:cs="Times New Roman" w:hint="eastAsia"/>
          <w:sz w:val="24"/>
          <w:szCs w:val="24"/>
        </w:rPr>
        <w:t>可以</w:t>
      </w:r>
      <w:r w:rsidR="00BE2B57" w:rsidRPr="00747131">
        <w:rPr>
          <w:rFonts w:ascii="Times New Roman" w:hAnsi="Times New Roman" w:cs="Times New Roman" w:hint="eastAsia"/>
          <w:sz w:val="24"/>
          <w:szCs w:val="24"/>
        </w:rPr>
        <w:t>将</w:t>
      </w:r>
      <w:r w:rsidR="00BE2B57" w:rsidRPr="00747131">
        <w:rPr>
          <w:rFonts w:ascii="Times New Roman" w:hAnsi="Times New Roman" w:cs="Times New Roman"/>
          <w:sz w:val="24"/>
          <w:szCs w:val="24"/>
        </w:rPr>
        <w:t>FAISS</w:t>
      </w:r>
      <w:r w:rsidR="00BE2B57" w:rsidRPr="00747131">
        <w:rPr>
          <w:rFonts w:ascii="Times New Roman" w:hAnsi="Times New Roman" w:cs="Times New Roman" w:hint="eastAsia"/>
          <w:sz w:val="24"/>
          <w:szCs w:val="24"/>
        </w:rPr>
        <w:t>索引中的指令向量按完整余弦相似度从大到小的顺序排列，得到</w:t>
      </w:r>
      <w:r w:rsidR="003D7C8F" w:rsidRPr="00747131">
        <w:rPr>
          <w:rFonts w:ascii="Times New Roman" w:hAnsi="Times New Roman" w:cs="Times New Roman" w:hint="eastAsia"/>
          <w:sz w:val="24"/>
          <w:szCs w:val="24"/>
        </w:rPr>
        <w:t>序列</w:t>
      </w:r>
      <w:r w:rsidR="003D7C8F" w:rsidRPr="00747131">
        <w:rPr>
          <w:rFonts w:ascii="Times New Roman" w:hAnsi="Times New Roman" w:cs="Times New Roman" w:hint="eastAsia"/>
          <w:sz w:val="24"/>
          <w:szCs w:val="24"/>
        </w:rPr>
        <w:t>A</w:t>
      </w:r>
      <w:r w:rsidR="00BE2B57" w:rsidRPr="00747131">
        <w:rPr>
          <w:rFonts w:ascii="Times New Roman" w:hAnsi="Times New Roman" w:cs="Times New Roman" w:hint="eastAsia"/>
          <w:sz w:val="24"/>
          <w:szCs w:val="24"/>
        </w:rPr>
        <w:t>，从</w:t>
      </w:r>
      <w:r w:rsidR="003D7C8F" w:rsidRPr="00747131">
        <w:rPr>
          <w:rFonts w:ascii="Times New Roman" w:hAnsi="Times New Roman" w:cs="Times New Roman" w:hint="eastAsia"/>
          <w:sz w:val="24"/>
          <w:szCs w:val="24"/>
        </w:rPr>
        <w:t>序列</w:t>
      </w:r>
      <w:r w:rsidR="003D7C8F" w:rsidRPr="00747131">
        <w:rPr>
          <w:rFonts w:ascii="Times New Roman" w:hAnsi="Times New Roman" w:cs="Times New Roman" w:hint="eastAsia"/>
          <w:sz w:val="24"/>
          <w:szCs w:val="24"/>
        </w:rPr>
        <w:t>A</w:t>
      </w:r>
      <w:r w:rsidR="00BE2B57" w:rsidRPr="00747131">
        <w:rPr>
          <w:rFonts w:ascii="Times New Roman" w:hAnsi="Times New Roman" w:cs="Times New Roman" w:hint="eastAsia"/>
          <w:sz w:val="24"/>
          <w:szCs w:val="24"/>
        </w:rPr>
        <w:t>中选取前</w:t>
      </w:r>
      <w:r w:rsidR="00BE2B57" w:rsidRPr="00747131">
        <w:rPr>
          <w:rFonts w:ascii="Times New Roman" w:hAnsi="Times New Roman" w:cs="Times New Roman"/>
          <w:sz w:val="24"/>
          <w:szCs w:val="24"/>
        </w:rPr>
        <w:t>K</w:t>
      </w:r>
      <w:proofErr w:type="gramStart"/>
      <w:r w:rsidR="00BE2B57" w:rsidRPr="00747131">
        <w:rPr>
          <w:rFonts w:ascii="Times New Roman" w:hAnsi="Times New Roman" w:cs="Times New Roman" w:hint="eastAsia"/>
          <w:sz w:val="24"/>
          <w:szCs w:val="24"/>
        </w:rPr>
        <w:t>个</w:t>
      </w:r>
      <w:proofErr w:type="gramEnd"/>
      <w:r w:rsidR="00BE2B57" w:rsidRPr="00747131">
        <w:rPr>
          <w:rFonts w:ascii="Times New Roman" w:hAnsi="Times New Roman" w:cs="Times New Roman" w:hint="eastAsia"/>
          <w:sz w:val="24"/>
          <w:szCs w:val="24"/>
        </w:rPr>
        <w:t>指令向量。</w:t>
      </w:r>
      <w:r w:rsidR="003D7C8F" w:rsidRPr="00747131">
        <w:rPr>
          <w:rFonts w:ascii="Times New Roman" w:hAnsi="Times New Roman" w:cs="Times New Roman" w:hint="eastAsia"/>
          <w:sz w:val="24"/>
          <w:szCs w:val="24"/>
        </w:rPr>
        <w:t>序列</w:t>
      </w:r>
      <w:r w:rsidR="003D7C8F" w:rsidRPr="00747131">
        <w:rPr>
          <w:rFonts w:ascii="Times New Roman" w:hAnsi="Times New Roman" w:cs="Times New Roman" w:hint="eastAsia"/>
          <w:sz w:val="24"/>
          <w:szCs w:val="24"/>
        </w:rPr>
        <w:t>A</w:t>
      </w:r>
      <w:r w:rsidR="003D7C8F" w:rsidRPr="00747131">
        <w:rPr>
          <w:rFonts w:ascii="Times New Roman" w:hAnsi="Times New Roman" w:cs="Times New Roman" w:hint="eastAsia"/>
          <w:sz w:val="24"/>
          <w:szCs w:val="24"/>
        </w:rPr>
        <w:t>中的</w:t>
      </w:r>
      <w:r w:rsidR="00BE2B57" w:rsidRPr="00747131">
        <w:rPr>
          <w:rFonts w:ascii="Times New Roman" w:hAnsi="Times New Roman" w:cs="Times New Roman" w:hint="eastAsia"/>
          <w:sz w:val="24"/>
          <w:szCs w:val="24"/>
        </w:rPr>
        <w:t>前</w:t>
      </w:r>
      <w:r w:rsidR="00BE2B57" w:rsidRPr="00747131">
        <w:rPr>
          <w:rFonts w:ascii="Times New Roman" w:hAnsi="Times New Roman" w:cs="Times New Roman"/>
          <w:sz w:val="24"/>
          <w:szCs w:val="24"/>
        </w:rPr>
        <w:t>K</w:t>
      </w:r>
      <w:proofErr w:type="gramStart"/>
      <w:r w:rsidR="00BE2B57" w:rsidRPr="00747131">
        <w:rPr>
          <w:rFonts w:ascii="Times New Roman" w:hAnsi="Times New Roman" w:cs="Times New Roman" w:hint="eastAsia"/>
          <w:sz w:val="24"/>
          <w:szCs w:val="24"/>
        </w:rPr>
        <w:t>个</w:t>
      </w:r>
      <w:proofErr w:type="gramEnd"/>
      <w:r w:rsidR="00BE2B57" w:rsidRPr="00747131">
        <w:rPr>
          <w:rFonts w:ascii="Times New Roman" w:hAnsi="Times New Roman" w:cs="Times New Roman" w:hint="eastAsia"/>
          <w:sz w:val="24"/>
          <w:szCs w:val="24"/>
        </w:rPr>
        <w:t>指令向量</w:t>
      </w:r>
      <w:r w:rsidR="003D7C8F" w:rsidRPr="00747131">
        <w:rPr>
          <w:rFonts w:ascii="Times New Roman" w:hAnsi="Times New Roman" w:cs="Times New Roman" w:hint="eastAsia"/>
          <w:sz w:val="24"/>
          <w:szCs w:val="24"/>
        </w:rPr>
        <w:t>为完整余弦相似度最大的</w:t>
      </w:r>
      <w:r w:rsidR="003D7C8F" w:rsidRPr="00747131">
        <w:rPr>
          <w:rFonts w:ascii="Times New Roman" w:hAnsi="Times New Roman" w:cs="Times New Roman" w:hint="eastAsia"/>
          <w:sz w:val="24"/>
          <w:szCs w:val="24"/>
        </w:rPr>
        <w:t>K</w:t>
      </w:r>
      <w:proofErr w:type="gramStart"/>
      <w:r w:rsidR="003D7C8F" w:rsidRPr="00747131">
        <w:rPr>
          <w:rFonts w:ascii="Times New Roman" w:hAnsi="Times New Roman" w:cs="Times New Roman" w:hint="eastAsia"/>
          <w:sz w:val="24"/>
          <w:szCs w:val="24"/>
        </w:rPr>
        <w:t>个</w:t>
      </w:r>
      <w:proofErr w:type="gramEnd"/>
      <w:r w:rsidR="003D7C8F" w:rsidRPr="00747131">
        <w:rPr>
          <w:rFonts w:ascii="Times New Roman" w:hAnsi="Times New Roman" w:cs="Times New Roman" w:hint="eastAsia"/>
          <w:sz w:val="24"/>
          <w:szCs w:val="24"/>
        </w:rPr>
        <w:t>指令向量。完整余弦相似度最大的</w:t>
      </w:r>
      <w:r w:rsidR="003D7C8F" w:rsidRPr="00747131">
        <w:rPr>
          <w:rFonts w:ascii="Times New Roman" w:hAnsi="Times New Roman" w:cs="Times New Roman" w:hint="eastAsia"/>
          <w:sz w:val="24"/>
          <w:szCs w:val="24"/>
        </w:rPr>
        <w:t>K</w:t>
      </w:r>
      <w:proofErr w:type="gramStart"/>
      <w:r w:rsidR="003D7C8F" w:rsidRPr="00747131">
        <w:rPr>
          <w:rFonts w:ascii="Times New Roman" w:hAnsi="Times New Roman" w:cs="Times New Roman" w:hint="eastAsia"/>
          <w:sz w:val="24"/>
          <w:szCs w:val="24"/>
        </w:rPr>
        <w:t>个</w:t>
      </w:r>
      <w:proofErr w:type="gramEnd"/>
      <w:r w:rsidR="003D7C8F" w:rsidRPr="00747131">
        <w:rPr>
          <w:rFonts w:ascii="Times New Roman" w:hAnsi="Times New Roman" w:cs="Times New Roman" w:hint="eastAsia"/>
          <w:sz w:val="24"/>
          <w:szCs w:val="24"/>
        </w:rPr>
        <w:t>指令向量对应的</w:t>
      </w:r>
      <w:r w:rsidR="003D7C8F" w:rsidRPr="00747131">
        <w:rPr>
          <w:rFonts w:ascii="Times New Roman" w:hAnsi="Times New Roman" w:cs="Times New Roman"/>
          <w:sz w:val="24"/>
          <w:szCs w:val="24"/>
        </w:rPr>
        <w:t>K</w:t>
      </w:r>
      <w:proofErr w:type="gramStart"/>
      <w:r w:rsidR="003D7C8F" w:rsidRPr="00747131">
        <w:rPr>
          <w:rFonts w:ascii="Times New Roman" w:hAnsi="Times New Roman" w:cs="Times New Roman" w:hint="eastAsia"/>
          <w:sz w:val="24"/>
          <w:szCs w:val="24"/>
        </w:rPr>
        <w:t>个</w:t>
      </w:r>
      <w:proofErr w:type="gramEnd"/>
      <w:r w:rsidR="003D7C8F" w:rsidRPr="00747131">
        <w:rPr>
          <w:rFonts w:ascii="Times New Roman" w:hAnsi="Times New Roman" w:cs="Times New Roman" w:hint="eastAsia"/>
          <w:sz w:val="24"/>
          <w:szCs w:val="24"/>
        </w:rPr>
        <w:t>指令</w:t>
      </w:r>
      <w:r w:rsidR="00BE2B57" w:rsidRPr="00747131">
        <w:rPr>
          <w:rFonts w:ascii="Times New Roman" w:hAnsi="Times New Roman" w:cs="Times New Roman" w:hint="eastAsia"/>
          <w:sz w:val="24"/>
          <w:szCs w:val="24"/>
        </w:rPr>
        <w:t>，即为与</w:t>
      </w:r>
      <w:r w:rsidR="003D7C8F" w:rsidRPr="00747131">
        <w:rPr>
          <w:rFonts w:ascii="Times New Roman" w:hAnsi="Times New Roman" w:cs="Times New Roman" w:hint="eastAsia"/>
          <w:sz w:val="24"/>
          <w:szCs w:val="24"/>
        </w:rPr>
        <w:t>用户查询</w:t>
      </w:r>
      <w:r w:rsidR="00BE2B57" w:rsidRPr="00747131">
        <w:rPr>
          <w:rFonts w:ascii="Times New Roman" w:hAnsi="Times New Roman" w:cs="Times New Roman" w:hint="eastAsia"/>
          <w:sz w:val="24"/>
          <w:szCs w:val="24"/>
        </w:rPr>
        <w:t>最相似的</w:t>
      </w:r>
      <w:r w:rsidR="00BE2B57" w:rsidRPr="00747131">
        <w:rPr>
          <w:rFonts w:ascii="Times New Roman" w:hAnsi="Times New Roman" w:cs="Times New Roman" w:hint="eastAsia"/>
          <w:sz w:val="24"/>
          <w:szCs w:val="24"/>
        </w:rPr>
        <w:t>K</w:t>
      </w:r>
      <w:proofErr w:type="gramStart"/>
      <w:r w:rsidR="00BE2B57" w:rsidRPr="00747131">
        <w:rPr>
          <w:rFonts w:ascii="Times New Roman" w:hAnsi="Times New Roman" w:cs="Times New Roman" w:hint="eastAsia"/>
          <w:sz w:val="24"/>
          <w:szCs w:val="24"/>
        </w:rPr>
        <w:t>个</w:t>
      </w:r>
      <w:proofErr w:type="gramEnd"/>
      <w:r w:rsidR="00BE2B57" w:rsidRPr="00747131">
        <w:rPr>
          <w:rFonts w:ascii="Times New Roman" w:hAnsi="Times New Roman" w:cs="Times New Roman" w:hint="eastAsia"/>
          <w:sz w:val="24"/>
          <w:szCs w:val="24"/>
        </w:rPr>
        <w:t>指令。可选地，</w:t>
      </w:r>
      <w:r w:rsidRPr="00747131">
        <w:rPr>
          <w:rFonts w:ascii="Times New Roman" w:hAnsi="Times New Roman" w:cs="Times New Roman" w:hint="eastAsia"/>
          <w:sz w:val="24"/>
          <w:szCs w:val="24"/>
        </w:rPr>
        <w:t>电子设备</w:t>
      </w:r>
      <w:r w:rsidR="00BE2B57" w:rsidRPr="00747131">
        <w:rPr>
          <w:rFonts w:ascii="Times New Roman" w:hAnsi="Times New Roman" w:cs="Times New Roman" w:hint="eastAsia"/>
          <w:sz w:val="24"/>
          <w:szCs w:val="24"/>
        </w:rPr>
        <w:t>也可以将</w:t>
      </w:r>
      <w:r w:rsidR="00BE2B57" w:rsidRPr="00747131">
        <w:rPr>
          <w:rFonts w:ascii="Times New Roman" w:hAnsi="Times New Roman" w:cs="Times New Roman"/>
          <w:sz w:val="24"/>
          <w:szCs w:val="24"/>
        </w:rPr>
        <w:t>FAISS</w:t>
      </w:r>
      <w:r w:rsidR="00BE2B57" w:rsidRPr="00747131">
        <w:rPr>
          <w:rFonts w:ascii="Times New Roman" w:hAnsi="Times New Roman" w:cs="Times New Roman" w:hint="eastAsia"/>
          <w:sz w:val="24"/>
          <w:szCs w:val="24"/>
        </w:rPr>
        <w:t>索引中的指令向量按完整余弦相似度从小到大的顺序排列，得到</w:t>
      </w:r>
      <w:r w:rsidR="003D7C8F" w:rsidRPr="00747131">
        <w:rPr>
          <w:rFonts w:ascii="Times New Roman" w:hAnsi="Times New Roman" w:cs="Times New Roman" w:hint="eastAsia"/>
          <w:sz w:val="24"/>
          <w:szCs w:val="24"/>
        </w:rPr>
        <w:t>序列</w:t>
      </w:r>
      <w:r w:rsidR="003D7C8F" w:rsidRPr="00747131">
        <w:rPr>
          <w:rFonts w:ascii="Times New Roman" w:hAnsi="Times New Roman" w:cs="Times New Roman" w:hint="eastAsia"/>
          <w:sz w:val="24"/>
          <w:szCs w:val="24"/>
        </w:rPr>
        <w:t>B</w:t>
      </w:r>
      <w:r w:rsidR="00BE2B57" w:rsidRPr="00747131">
        <w:rPr>
          <w:rFonts w:ascii="Times New Roman" w:hAnsi="Times New Roman" w:cs="Times New Roman" w:hint="eastAsia"/>
          <w:sz w:val="24"/>
          <w:szCs w:val="24"/>
        </w:rPr>
        <w:t>，从</w:t>
      </w:r>
      <w:r w:rsidR="003D7C8F" w:rsidRPr="00747131">
        <w:rPr>
          <w:rFonts w:ascii="Times New Roman" w:hAnsi="Times New Roman" w:cs="Times New Roman" w:hint="eastAsia"/>
          <w:sz w:val="24"/>
          <w:szCs w:val="24"/>
        </w:rPr>
        <w:t>序列</w:t>
      </w:r>
      <w:r w:rsidR="003D7C8F" w:rsidRPr="00747131">
        <w:rPr>
          <w:rFonts w:ascii="Times New Roman" w:hAnsi="Times New Roman" w:cs="Times New Roman" w:hint="eastAsia"/>
          <w:sz w:val="24"/>
          <w:szCs w:val="24"/>
        </w:rPr>
        <w:t>B</w:t>
      </w:r>
      <w:r w:rsidR="00BE2B57" w:rsidRPr="00747131">
        <w:rPr>
          <w:rFonts w:ascii="Times New Roman" w:hAnsi="Times New Roman" w:cs="Times New Roman" w:hint="eastAsia"/>
          <w:sz w:val="24"/>
          <w:szCs w:val="24"/>
        </w:rPr>
        <w:t>中选取后</w:t>
      </w:r>
      <w:r w:rsidR="00BE2B57" w:rsidRPr="00747131">
        <w:rPr>
          <w:rFonts w:ascii="Times New Roman" w:hAnsi="Times New Roman" w:cs="Times New Roman"/>
          <w:sz w:val="24"/>
          <w:szCs w:val="24"/>
        </w:rPr>
        <w:t>K</w:t>
      </w:r>
      <w:proofErr w:type="gramStart"/>
      <w:r w:rsidR="00BE2B57" w:rsidRPr="00747131">
        <w:rPr>
          <w:rFonts w:ascii="Times New Roman" w:hAnsi="Times New Roman" w:cs="Times New Roman" w:hint="eastAsia"/>
          <w:sz w:val="24"/>
          <w:szCs w:val="24"/>
        </w:rPr>
        <w:t>个</w:t>
      </w:r>
      <w:proofErr w:type="gramEnd"/>
      <w:r w:rsidR="00BE2B57" w:rsidRPr="00747131">
        <w:rPr>
          <w:rFonts w:ascii="Times New Roman" w:hAnsi="Times New Roman" w:cs="Times New Roman" w:hint="eastAsia"/>
          <w:sz w:val="24"/>
          <w:szCs w:val="24"/>
        </w:rPr>
        <w:t>指令向量。</w:t>
      </w:r>
      <w:r w:rsidR="003D7C8F" w:rsidRPr="00747131">
        <w:rPr>
          <w:rFonts w:ascii="Times New Roman" w:hAnsi="Times New Roman" w:cs="Times New Roman" w:hint="eastAsia"/>
          <w:sz w:val="24"/>
          <w:szCs w:val="24"/>
        </w:rPr>
        <w:t>序列</w:t>
      </w:r>
      <w:r w:rsidR="003D7C8F" w:rsidRPr="00747131">
        <w:rPr>
          <w:rFonts w:ascii="Times New Roman" w:hAnsi="Times New Roman" w:cs="Times New Roman" w:hint="eastAsia"/>
          <w:sz w:val="24"/>
          <w:szCs w:val="24"/>
        </w:rPr>
        <w:t>B</w:t>
      </w:r>
      <w:r w:rsidR="003D7C8F" w:rsidRPr="00747131">
        <w:rPr>
          <w:rFonts w:ascii="Times New Roman" w:hAnsi="Times New Roman" w:cs="Times New Roman" w:hint="eastAsia"/>
          <w:sz w:val="24"/>
          <w:szCs w:val="24"/>
        </w:rPr>
        <w:t>中的后</w:t>
      </w:r>
      <w:r w:rsidR="003D7C8F" w:rsidRPr="00747131">
        <w:rPr>
          <w:rFonts w:ascii="Times New Roman" w:hAnsi="Times New Roman" w:cs="Times New Roman"/>
          <w:sz w:val="24"/>
          <w:szCs w:val="24"/>
        </w:rPr>
        <w:t>K</w:t>
      </w:r>
      <w:proofErr w:type="gramStart"/>
      <w:r w:rsidR="003D7C8F" w:rsidRPr="00747131">
        <w:rPr>
          <w:rFonts w:ascii="Times New Roman" w:hAnsi="Times New Roman" w:cs="Times New Roman" w:hint="eastAsia"/>
          <w:sz w:val="24"/>
          <w:szCs w:val="24"/>
        </w:rPr>
        <w:t>个</w:t>
      </w:r>
      <w:proofErr w:type="gramEnd"/>
      <w:r w:rsidR="003D7C8F" w:rsidRPr="00747131">
        <w:rPr>
          <w:rFonts w:ascii="Times New Roman" w:hAnsi="Times New Roman" w:cs="Times New Roman" w:hint="eastAsia"/>
          <w:sz w:val="24"/>
          <w:szCs w:val="24"/>
        </w:rPr>
        <w:t>指令向量为完整余弦相似度最大的</w:t>
      </w:r>
      <w:r w:rsidR="003D7C8F" w:rsidRPr="00747131">
        <w:rPr>
          <w:rFonts w:ascii="Times New Roman" w:hAnsi="Times New Roman" w:cs="Times New Roman" w:hint="eastAsia"/>
          <w:sz w:val="24"/>
          <w:szCs w:val="24"/>
        </w:rPr>
        <w:t>K</w:t>
      </w:r>
      <w:proofErr w:type="gramStart"/>
      <w:r w:rsidR="003D7C8F" w:rsidRPr="00747131">
        <w:rPr>
          <w:rFonts w:ascii="Times New Roman" w:hAnsi="Times New Roman" w:cs="Times New Roman" w:hint="eastAsia"/>
          <w:sz w:val="24"/>
          <w:szCs w:val="24"/>
        </w:rPr>
        <w:t>个</w:t>
      </w:r>
      <w:proofErr w:type="gramEnd"/>
      <w:r w:rsidR="003D7C8F" w:rsidRPr="00747131">
        <w:rPr>
          <w:rFonts w:ascii="Times New Roman" w:hAnsi="Times New Roman" w:cs="Times New Roman" w:hint="eastAsia"/>
          <w:sz w:val="24"/>
          <w:szCs w:val="24"/>
        </w:rPr>
        <w:t>指令向量。</w:t>
      </w:r>
    </w:p>
    <w:p w14:paraId="7D671F23" w14:textId="09DBE98F" w:rsidR="00BE2B57" w:rsidRPr="00747131" w:rsidRDefault="0092795F" w:rsidP="00F42768">
      <w:pPr>
        <w:spacing w:line="360" w:lineRule="exact"/>
        <w:ind w:firstLineChars="200" w:firstLine="480"/>
        <w:rPr>
          <w:rFonts w:ascii="Times New Roman" w:hAnsi="Times New Roman" w:cs="Times New Roman"/>
          <w:sz w:val="24"/>
          <w:szCs w:val="24"/>
        </w:rPr>
      </w:pPr>
      <w:commentRangeStart w:id="33"/>
      <w:r w:rsidRPr="00747131">
        <w:rPr>
          <w:rFonts w:ascii="Times New Roman" w:hAnsi="Times New Roman" w:cs="Times New Roman" w:hint="eastAsia"/>
          <w:sz w:val="24"/>
          <w:szCs w:val="24"/>
        </w:rPr>
        <w:t>可选地，</w:t>
      </w:r>
      <w:commentRangeEnd w:id="33"/>
      <w:r w:rsidR="00AC6B2E" w:rsidRPr="00747131">
        <w:rPr>
          <w:rStyle w:val="af1"/>
        </w:rPr>
        <w:commentReference w:id="33"/>
      </w:r>
      <w:r w:rsidR="0093721F" w:rsidRPr="00747131">
        <w:rPr>
          <w:rFonts w:ascii="Times New Roman" w:hAnsi="Times New Roman" w:cs="Times New Roman" w:hint="eastAsia"/>
          <w:sz w:val="24"/>
          <w:szCs w:val="24"/>
        </w:rPr>
        <w:t>以相似度分数为内积值为例，</w:t>
      </w:r>
      <w:r w:rsidR="00710300" w:rsidRPr="00747131">
        <w:rPr>
          <w:rFonts w:ascii="Times New Roman" w:hAnsi="Times New Roman" w:cs="Times New Roman" w:hint="eastAsia"/>
          <w:sz w:val="24"/>
          <w:szCs w:val="24"/>
        </w:rPr>
        <w:t>电子设备</w:t>
      </w:r>
      <w:r w:rsidR="00544221" w:rsidRPr="00747131">
        <w:rPr>
          <w:rFonts w:ascii="Times New Roman" w:hAnsi="Times New Roman" w:cs="Times New Roman" w:hint="eastAsia"/>
          <w:sz w:val="24"/>
          <w:szCs w:val="24"/>
        </w:rPr>
        <w:t>可以将查询向量进行</w:t>
      </w:r>
      <w:r w:rsidR="00544221" w:rsidRPr="00747131">
        <w:rPr>
          <w:rFonts w:ascii="Times New Roman" w:hAnsi="Times New Roman" w:cs="Times New Roman" w:hint="eastAsia"/>
          <w:sz w:val="24"/>
          <w:szCs w:val="24"/>
        </w:rPr>
        <w:t>L</w:t>
      </w:r>
      <w:r w:rsidR="00544221" w:rsidRPr="00747131">
        <w:rPr>
          <w:rFonts w:ascii="Times New Roman" w:hAnsi="Times New Roman" w:cs="Times New Roman"/>
          <w:sz w:val="24"/>
          <w:szCs w:val="24"/>
        </w:rPr>
        <w:t>2</w:t>
      </w:r>
      <w:r w:rsidR="00544221" w:rsidRPr="00747131">
        <w:rPr>
          <w:rFonts w:ascii="Times New Roman" w:hAnsi="Times New Roman" w:cs="Times New Roman" w:hint="eastAsia"/>
          <w:sz w:val="24"/>
          <w:szCs w:val="24"/>
        </w:rPr>
        <w:t>范数归一化处理，得到归一化的查询向量。</w:t>
      </w:r>
      <w:r w:rsidR="00710300" w:rsidRPr="00747131">
        <w:rPr>
          <w:rFonts w:ascii="Times New Roman" w:hAnsi="Times New Roman" w:cs="Times New Roman" w:hint="eastAsia"/>
          <w:sz w:val="24"/>
          <w:szCs w:val="24"/>
        </w:rPr>
        <w:t>电子设备可以</w:t>
      </w:r>
      <w:r w:rsidR="00544221" w:rsidRPr="00747131">
        <w:rPr>
          <w:rFonts w:ascii="Times New Roman" w:hAnsi="Times New Roman" w:cs="Times New Roman" w:hint="eastAsia"/>
          <w:sz w:val="24"/>
          <w:szCs w:val="24"/>
        </w:rPr>
        <w:t>计算</w:t>
      </w:r>
      <w:r w:rsidR="00544221" w:rsidRPr="00747131">
        <w:rPr>
          <w:rFonts w:ascii="Times New Roman" w:hAnsi="Times New Roman" w:cs="Times New Roman"/>
          <w:sz w:val="24"/>
          <w:szCs w:val="24"/>
        </w:rPr>
        <w:t>index flat IP </w:t>
      </w:r>
      <w:r w:rsidR="00544221" w:rsidRPr="00747131">
        <w:rPr>
          <w:rFonts w:ascii="Times New Roman" w:hAnsi="Times New Roman" w:cs="Times New Roman"/>
          <w:sz w:val="24"/>
          <w:szCs w:val="24"/>
        </w:rPr>
        <w:t>索引</w:t>
      </w:r>
      <w:r w:rsidR="00544221" w:rsidRPr="00747131">
        <w:rPr>
          <w:rFonts w:ascii="Times New Roman" w:hAnsi="Times New Roman" w:cs="Times New Roman" w:hint="eastAsia"/>
          <w:sz w:val="24"/>
          <w:szCs w:val="24"/>
        </w:rPr>
        <w:t>中各</w:t>
      </w:r>
      <w:r w:rsidR="003D7C8F" w:rsidRPr="00747131">
        <w:rPr>
          <w:rFonts w:ascii="Times New Roman" w:hAnsi="Times New Roman" w:cs="Times New Roman" w:hint="eastAsia"/>
          <w:sz w:val="24"/>
          <w:szCs w:val="24"/>
        </w:rPr>
        <w:t>归一化的</w:t>
      </w:r>
      <w:r w:rsidR="00544221" w:rsidRPr="00747131">
        <w:rPr>
          <w:rFonts w:ascii="Times New Roman" w:hAnsi="Times New Roman" w:cs="Times New Roman" w:hint="eastAsia"/>
          <w:sz w:val="24"/>
          <w:szCs w:val="24"/>
        </w:rPr>
        <w:t>指令向量</w:t>
      </w:r>
      <w:r w:rsidR="00BE2B57" w:rsidRPr="00747131">
        <w:rPr>
          <w:rFonts w:ascii="Times New Roman" w:hAnsi="Times New Roman" w:cs="Times New Roman" w:hint="eastAsia"/>
          <w:sz w:val="24"/>
          <w:szCs w:val="24"/>
        </w:rPr>
        <w:t>各自</w:t>
      </w:r>
      <w:r w:rsidR="00544221" w:rsidRPr="00747131">
        <w:rPr>
          <w:rFonts w:ascii="Times New Roman" w:hAnsi="Times New Roman" w:cs="Times New Roman" w:hint="eastAsia"/>
          <w:sz w:val="24"/>
          <w:szCs w:val="24"/>
        </w:rPr>
        <w:t>与归一化的查询向量的内积，得到</w:t>
      </w:r>
      <w:r w:rsidR="00544221" w:rsidRPr="00747131">
        <w:rPr>
          <w:rFonts w:ascii="Times New Roman" w:hAnsi="Times New Roman" w:cs="Times New Roman"/>
          <w:sz w:val="24"/>
          <w:szCs w:val="24"/>
        </w:rPr>
        <w:t>index flat IP </w:t>
      </w:r>
      <w:r w:rsidR="00544221" w:rsidRPr="00747131">
        <w:rPr>
          <w:rFonts w:ascii="Times New Roman" w:hAnsi="Times New Roman" w:cs="Times New Roman"/>
          <w:sz w:val="24"/>
          <w:szCs w:val="24"/>
        </w:rPr>
        <w:t>索引</w:t>
      </w:r>
      <w:r w:rsidR="00544221" w:rsidRPr="00747131">
        <w:rPr>
          <w:rFonts w:ascii="Times New Roman" w:hAnsi="Times New Roman" w:cs="Times New Roman" w:hint="eastAsia"/>
          <w:sz w:val="24"/>
          <w:szCs w:val="24"/>
        </w:rPr>
        <w:t>中各</w:t>
      </w:r>
      <w:r w:rsidR="003D7C8F" w:rsidRPr="00747131">
        <w:rPr>
          <w:rFonts w:ascii="Times New Roman" w:hAnsi="Times New Roman" w:cs="Times New Roman" w:hint="eastAsia"/>
          <w:sz w:val="24"/>
          <w:szCs w:val="24"/>
        </w:rPr>
        <w:t>归一化的</w:t>
      </w:r>
      <w:r w:rsidR="00544221" w:rsidRPr="00747131">
        <w:rPr>
          <w:rFonts w:ascii="Times New Roman" w:hAnsi="Times New Roman" w:cs="Times New Roman" w:hint="eastAsia"/>
          <w:sz w:val="24"/>
          <w:szCs w:val="24"/>
        </w:rPr>
        <w:t>指令向量各自对应的内积值。</w:t>
      </w:r>
      <w:r w:rsidR="00F826D3" w:rsidRPr="00747131">
        <w:rPr>
          <w:rFonts w:ascii="Times New Roman" w:hAnsi="Times New Roman" w:cs="Times New Roman" w:hint="eastAsia"/>
          <w:sz w:val="24"/>
          <w:szCs w:val="24"/>
        </w:rPr>
        <w:t>内积值越大，表示归一化的指令向量对应指令与用户查询越相似。</w:t>
      </w:r>
    </w:p>
    <w:p w14:paraId="7A33F863" w14:textId="16DB77FB" w:rsidR="00544221" w:rsidRPr="00747131" w:rsidRDefault="00710300"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电子设备</w:t>
      </w:r>
      <w:r w:rsidR="00391827" w:rsidRPr="00747131">
        <w:rPr>
          <w:rFonts w:ascii="Times New Roman" w:hAnsi="Times New Roman" w:cs="Times New Roman" w:hint="eastAsia"/>
          <w:sz w:val="24"/>
          <w:szCs w:val="24"/>
        </w:rPr>
        <w:t>可以</w:t>
      </w:r>
      <w:r w:rsidR="00544221" w:rsidRPr="00747131">
        <w:rPr>
          <w:rFonts w:ascii="Times New Roman" w:hAnsi="Times New Roman" w:cs="Times New Roman" w:hint="eastAsia"/>
          <w:sz w:val="24"/>
          <w:szCs w:val="24"/>
        </w:rPr>
        <w:t>将</w:t>
      </w:r>
      <w:r w:rsidR="00544221" w:rsidRPr="00747131">
        <w:rPr>
          <w:rFonts w:ascii="Times New Roman" w:hAnsi="Times New Roman" w:cs="Times New Roman"/>
          <w:sz w:val="24"/>
          <w:szCs w:val="24"/>
        </w:rPr>
        <w:t>index flat IP </w:t>
      </w:r>
      <w:r w:rsidR="00544221" w:rsidRPr="00747131">
        <w:rPr>
          <w:rFonts w:ascii="Times New Roman" w:hAnsi="Times New Roman" w:cs="Times New Roman"/>
          <w:sz w:val="24"/>
          <w:szCs w:val="24"/>
        </w:rPr>
        <w:t>索引</w:t>
      </w:r>
      <w:r w:rsidR="00544221" w:rsidRPr="00747131">
        <w:rPr>
          <w:rFonts w:ascii="Times New Roman" w:hAnsi="Times New Roman" w:cs="Times New Roman" w:hint="eastAsia"/>
          <w:sz w:val="24"/>
          <w:szCs w:val="24"/>
        </w:rPr>
        <w:t>中的</w:t>
      </w:r>
      <w:r w:rsidR="003D7C8F" w:rsidRPr="00747131">
        <w:rPr>
          <w:rFonts w:ascii="Times New Roman" w:hAnsi="Times New Roman" w:cs="Times New Roman" w:hint="eastAsia"/>
          <w:sz w:val="24"/>
          <w:szCs w:val="24"/>
        </w:rPr>
        <w:t>归一化的</w:t>
      </w:r>
      <w:r w:rsidR="00544221" w:rsidRPr="00747131">
        <w:rPr>
          <w:rFonts w:ascii="Times New Roman" w:hAnsi="Times New Roman" w:cs="Times New Roman" w:hint="eastAsia"/>
          <w:sz w:val="24"/>
          <w:szCs w:val="24"/>
        </w:rPr>
        <w:t>指令向量按内积值从大到小的顺序排列，得到</w:t>
      </w:r>
      <w:r w:rsidR="003D7C8F" w:rsidRPr="00747131">
        <w:rPr>
          <w:rFonts w:ascii="Times New Roman" w:hAnsi="Times New Roman" w:cs="Times New Roman" w:hint="eastAsia"/>
          <w:sz w:val="24"/>
          <w:szCs w:val="24"/>
        </w:rPr>
        <w:t>序列</w:t>
      </w:r>
      <w:r w:rsidR="003D7C8F" w:rsidRPr="00747131">
        <w:rPr>
          <w:rFonts w:ascii="Times New Roman" w:hAnsi="Times New Roman" w:cs="Times New Roman" w:hint="eastAsia"/>
          <w:sz w:val="24"/>
          <w:szCs w:val="24"/>
        </w:rPr>
        <w:t>C</w:t>
      </w:r>
      <w:r w:rsidR="00544221" w:rsidRPr="00747131">
        <w:rPr>
          <w:rFonts w:ascii="Times New Roman" w:hAnsi="Times New Roman" w:cs="Times New Roman" w:hint="eastAsia"/>
          <w:sz w:val="24"/>
          <w:szCs w:val="24"/>
        </w:rPr>
        <w:t>。</w:t>
      </w:r>
      <w:r w:rsidRPr="00747131">
        <w:rPr>
          <w:rFonts w:ascii="Times New Roman" w:hAnsi="Times New Roman" w:cs="Times New Roman" w:hint="eastAsia"/>
          <w:sz w:val="24"/>
          <w:szCs w:val="24"/>
        </w:rPr>
        <w:t>电子设备可以</w:t>
      </w:r>
      <w:r w:rsidR="00544221" w:rsidRPr="00747131">
        <w:rPr>
          <w:rFonts w:ascii="Times New Roman" w:hAnsi="Times New Roman" w:cs="Times New Roman" w:hint="eastAsia"/>
          <w:sz w:val="24"/>
          <w:szCs w:val="24"/>
        </w:rPr>
        <w:t>从</w:t>
      </w:r>
      <w:r w:rsidR="003D7C8F" w:rsidRPr="00747131">
        <w:rPr>
          <w:rFonts w:ascii="Times New Roman" w:hAnsi="Times New Roman" w:cs="Times New Roman" w:hint="eastAsia"/>
          <w:sz w:val="24"/>
          <w:szCs w:val="24"/>
        </w:rPr>
        <w:t>序列</w:t>
      </w:r>
      <w:r w:rsidR="003D7C8F" w:rsidRPr="00747131">
        <w:rPr>
          <w:rFonts w:ascii="Times New Roman" w:hAnsi="Times New Roman" w:cs="Times New Roman" w:hint="eastAsia"/>
          <w:sz w:val="24"/>
          <w:szCs w:val="24"/>
        </w:rPr>
        <w:t>C</w:t>
      </w:r>
      <w:r w:rsidR="00544221" w:rsidRPr="00747131">
        <w:rPr>
          <w:rFonts w:ascii="Times New Roman" w:hAnsi="Times New Roman" w:cs="Times New Roman" w:hint="eastAsia"/>
          <w:sz w:val="24"/>
          <w:szCs w:val="24"/>
        </w:rPr>
        <w:t>中选取前</w:t>
      </w:r>
      <w:r w:rsidR="00544221" w:rsidRPr="00747131">
        <w:rPr>
          <w:rFonts w:ascii="Times New Roman" w:hAnsi="Times New Roman" w:cs="Times New Roman"/>
          <w:sz w:val="24"/>
          <w:szCs w:val="24"/>
        </w:rPr>
        <w:t>K</w:t>
      </w:r>
      <w:proofErr w:type="gramStart"/>
      <w:r w:rsidR="00544221" w:rsidRPr="00747131">
        <w:rPr>
          <w:rFonts w:ascii="Times New Roman" w:hAnsi="Times New Roman" w:cs="Times New Roman" w:hint="eastAsia"/>
          <w:sz w:val="24"/>
          <w:szCs w:val="24"/>
        </w:rPr>
        <w:t>个</w:t>
      </w:r>
      <w:proofErr w:type="gramEnd"/>
      <w:r w:rsidR="003D7C8F" w:rsidRPr="00747131">
        <w:rPr>
          <w:rFonts w:ascii="Times New Roman" w:hAnsi="Times New Roman" w:cs="Times New Roman" w:hint="eastAsia"/>
          <w:sz w:val="24"/>
          <w:szCs w:val="24"/>
        </w:rPr>
        <w:t>归一化的</w:t>
      </w:r>
      <w:r w:rsidR="00544221" w:rsidRPr="00747131">
        <w:rPr>
          <w:rFonts w:ascii="Times New Roman" w:hAnsi="Times New Roman" w:cs="Times New Roman" w:hint="eastAsia"/>
          <w:sz w:val="24"/>
          <w:szCs w:val="24"/>
        </w:rPr>
        <w:t>指令向量。</w:t>
      </w:r>
      <w:r w:rsidR="003D7C8F" w:rsidRPr="00747131">
        <w:rPr>
          <w:rFonts w:ascii="Times New Roman" w:hAnsi="Times New Roman" w:cs="Times New Roman" w:hint="eastAsia"/>
          <w:sz w:val="24"/>
          <w:szCs w:val="24"/>
        </w:rPr>
        <w:t>序列</w:t>
      </w:r>
      <w:r w:rsidR="003D7C8F" w:rsidRPr="00747131">
        <w:rPr>
          <w:rFonts w:ascii="Times New Roman" w:hAnsi="Times New Roman" w:cs="Times New Roman" w:hint="eastAsia"/>
          <w:sz w:val="24"/>
          <w:szCs w:val="24"/>
        </w:rPr>
        <w:t>C</w:t>
      </w:r>
      <w:r w:rsidR="003D7C8F" w:rsidRPr="00747131">
        <w:rPr>
          <w:rFonts w:ascii="Times New Roman" w:hAnsi="Times New Roman" w:cs="Times New Roman" w:hint="eastAsia"/>
          <w:sz w:val="24"/>
          <w:szCs w:val="24"/>
        </w:rPr>
        <w:t>中前</w:t>
      </w:r>
      <w:r w:rsidR="003D7C8F" w:rsidRPr="00747131">
        <w:rPr>
          <w:rFonts w:ascii="Times New Roman" w:hAnsi="Times New Roman" w:cs="Times New Roman"/>
          <w:sz w:val="24"/>
          <w:szCs w:val="24"/>
        </w:rPr>
        <w:t>K</w:t>
      </w:r>
      <w:proofErr w:type="gramStart"/>
      <w:r w:rsidR="003D7C8F" w:rsidRPr="00747131">
        <w:rPr>
          <w:rFonts w:ascii="Times New Roman" w:hAnsi="Times New Roman" w:cs="Times New Roman" w:hint="eastAsia"/>
          <w:sz w:val="24"/>
          <w:szCs w:val="24"/>
        </w:rPr>
        <w:t>个</w:t>
      </w:r>
      <w:proofErr w:type="gramEnd"/>
      <w:r w:rsidR="003D7C8F" w:rsidRPr="00747131">
        <w:rPr>
          <w:rFonts w:ascii="Times New Roman" w:hAnsi="Times New Roman" w:cs="Times New Roman" w:hint="eastAsia"/>
          <w:sz w:val="24"/>
          <w:szCs w:val="24"/>
        </w:rPr>
        <w:t>归一化的指令向量为内积值最大的</w:t>
      </w:r>
      <w:r w:rsidR="003D7C8F" w:rsidRPr="00747131">
        <w:rPr>
          <w:rFonts w:ascii="Times New Roman" w:hAnsi="Times New Roman" w:cs="Times New Roman"/>
          <w:sz w:val="24"/>
          <w:szCs w:val="24"/>
        </w:rPr>
        <w:t>K</w:t>
      </w:r>
      <w:proofErr w:type="gramStart"/>
      <w:r w:rsidR="003D7C8F" w:rsidRPr="00747131">
        <w:rPr>
          <w:rFonts w:ascii="Times New Roman" w:hAnsi="Times New Roman" w:cs="Times New Roman" w:hint="eastAsia"/>
          <w:sz w:val="24"/>
          <w:szCs w:val="24"/>
        </w:rPr>
        <w:t>个</w:t>
      </w:r>
      <w:proofErr w:type="gramEnd"/>
      <w:r w:rsidR="003D7C8F" w:rsidRPr="00747131">
        <w:rPr>
          <w:rFonts w:ascii="Times New Roman" w:hAnsi="Times New Roman" w:cs="Times New Roman" w:hint="eastAsia"/>
          <w:sz w:val="24"/>
          <w:szCs w:val="24"/>
        </w:rPr>
        <w:t>归一化的指令向量。内积值最大的</w:t>
      </w:r>
      <w:r w:rsidR="003D7C8F" w:rsidRPr="00747131">
        <w:rPr>
          <w:rFonts w:ascii="Times New Roman" w:hAnsi="Times New Roman" w:cs="Times New Roman"/>
          <w:sz w:val="24"/>
          <w:szCs w:val="24"/>
        </w:rPr>
        <w:t>K</w:t>
      </w:r>
      <w:proofErr w:type="gramStart"/>
      <w:r w:rsidR="003D7C8F" w:rsidRPr="00747131">
        <w:rPr>
          <w:rFonts w:ascii="Times New Roman" w:hAnsi="Times New Roman" w:cs="Times New Roman" w:hint="eastAsia"/>
          <w:sz w:val="24"/>
          <w:szCs w:val="24"/>
        </w:rPr>
        <w:t>个</w:t>
      </w:r>
      <w:proofErr w:type="gramEnd"/>
      <w:r w:rsidR="003D7C8F" w:rsidRPr="00747131">
        <w:rPr>
          <w:rFonts w:ascii="Times New Roman" w:hAnsi="Times New Roman" w:cs="Times New Roman" w:hint="eastAsia"/>
          <w:sz w:val="24"/>
          <w:szCs w:val="24"/>
        </w:rPr>
        <w:t>归一化的指令向量对应的</w:t>
      </w:r>
      <w:r w:rsidR="003D7C8F" w:rsidRPr="00747131">
        <w:rPr>
          <w:rFonts w:ascii="Times New Roman" w:hAnsi="Times New Roman" w:cs="Times New Roman" w:hint="eastAsia"/>
          <w:sz w:val="24"/>
          <w:szCs w:val="24"/>
        </w:rPr>
        <w:t>K</w:t>
      </w:r>
      <w:proofErr w:type="gramStart"/>
      <w:r w:rsidR="003D7C8F" w:rsidRPr="00747131">
        <w:rPr>
          <w:rFonts w:ascii="Times New Roman" w:hAnsi="Times New Roman" w:cs="Times New Roman" w:hint="eastAsia"/>
          <w:sz w:val="24"/>
          <w:szCs w:val="24"/>
        </w:rPr>
        <w:t>个</w:t>
      </w:r>
      <w:proofErr w:type="gramEnd"/>
      <w:r w:rsidR="003D7C8F" w:rsidRPr="00747131">
        <w:rPr>
          <w:rFonts w:ascii="Times New Roman" w:hAnsi="Times New Roman" w:cs="Times New Roman" w:hint="eastAsia"/>
          <w:sz w:val="24"/>
          <w:szCs w:val="24"/>
        </w:rPr>
        <w:t>指令，即为与用户查询最相似的</w:t>
      </w:r>
      <w:r w:rsidR="003D7C8F" w:rsidRPr="00747131">
        <w:rPr>
          <w:rFonts w:ascii="Times New Roman" w:hAnsi="Times New Roman" w:cs="Times New Roman" w:hint="eastAsia"/>
          <w:sz w:val="24"/>
          <w:szCs w:val="24"/>
        </w:rPr>
        <w:t>K</w:t>
      </w:r>
      <w:proofErr w:type="gramStart"/>
      <w:r w:rsidR="003D7C8F" w:rsidRPr="00747131">
        <w:rPr>
          <w:rFonts w:ascii="Times New Roman" w:hAnsi="Times New Roman" w:cs="Times New Roman" w:hint="eastAsia"/>
          <w:sz w:val="24"/>
          <w:szCs w:val="24"/>
        </w:rPr>
        <w:t>个</w:t>
      </w:r>
      <w:proofErr w:type="gramEnd"/>
      <w:r w:rsidR="003D7C8F" w:rsidRPr="00747131">
        <w:rPr>
          <w:rFonts w:ascii="Times New Roman" w:hAnsi="Times New Roman" w:cs="Times New Roman" w:hint="eastAsia"/>
          <w:sz w:val="24"/>
          <w:szCs w:val="24"/>
        </w:rPr>
        <w:t>指令。</w:t>
      </w:r>
      <w:r w:rsidR="00391827" w:rsidRPr="00747131">
        <w:rPr>
          <w:rFonts w:ascii="Times New Roman" w:hAnsi="Times New Roman" w:cs="Times New Roman" w:hint="eastAsia"/>
          <w:sz w:val="24"/>
          <w:szCs w:val="24"/>
        </w:rPr>
        <w:t>可选地，</w:t>
      </w:r>
      <w:r w:rsidRPr="00747131">
        <w:rPr>
          <w:rFonts w:ascii="Times New Roman" w:hAnsi="Times New Roman" w:cs="Times New Roman" w:hint="eastAsia"/>
          <w:sz w:val="24"/>
          <w:szCs w:val="24"/>
        </w:rPr>
        <w:t>电子设备</w:t>
      </w:r>
      <w:r w:rsidR="00391827" w:rsidRPr="00747131">
        <w:rPr>
          <w:rFonts w:ascii="Times New Roman" w:hAnsi="Times New Roman" w:cs="Times New Roman" w:hint="eastAsia"/>
          <w:sz w:val="24"/>
          <w:szCs w:val="24"/>
        </w:rPr>
        <w:t>也可以将</w:t>
      </w:r>
      <w:r w:rsidR="00391827" w:rsidRPr="00747131">
        <w:rPr>
          <w:rFonts w:ascii="Times New Roman" w:hAnsi="Times New Roman" w:cs="Times New Roman"/>
          <w:sz w:val="24"/>
          <w:szCs w:val="24"/>
        </w:rPr>
        <w:t>index flat IP </w:t>
      </w:r>
      <w:r w:rsidR="00391827" w:rsidRPr="00747131">
        <w:rPr>
          <w:rFonts w:ascii="Times New Roman" w:hAnsi="Times New Roman" w:cs="Times New Roman"/>
          <w:sz w:val="24"/>
          <w:szCs w:val="24"/>
        </w:rPr>
        <w:t>索引</w:t>
      </w:r>
      <w:r w:rsidR="00391827" w:rsidRPr="00747131">
        <w:rPr>
          <w:rFonts w:ascii="Times New Roman" w:hAnsi="Times New Roman" w:cs="Times New Roman" w:hint="eastAsia"/>
          <w:sz w:val="24"/>
          <w:szCs w:val="24"/>
        </w:rPr>
        <w:t>中的归一化的指令向量按内积值从小到大的顺序排列，得到序列</w:t>
      </w:r>
      <w:r w:rsidR="00391827" w:rsidRPr="00747131">
        <w:rPr>
          <w:rFonts w:ascii="Times New Roman" w:hAnsi="Times New Roman" w:cs="Times New Roman"/>
          <w:sz w:val="24"/>
          <w:szCs w:val="24"/>
        </w:rPr>
        <w:t>D</w:t>
      </w:r>
      <w:r w:rsidR="00391827" w:rsidRPr="00747131">
        <w:rPr>
          <w:rFonts w:ascii="Times New Roman" w:hAnsi="Times New Roman" w:cs="Times New Roman" w:hint="eastAsia"/>
          <w:sz w:val="24"/>
          <w:szCs w:val="24"/>
        </w:rPr>
        <w:t>。</w:t>
      </w:r>
      <w:r w:rsidRPr="00747131">
        <w:rPr>
          <w:rFonts w:ascii="Times New Roman" w:hAnsi="Times New Roman" w:cs="Times New Roman" w:hint="eastAsia"/>
          <w:sz w:val="24"/>
          <w:szCs w:val="24"/>
        </w:rPr>
        <w:t>电子设备可以</w:t>
      </w:r>
      <w:r w:rsidR="00391827" w:rsidRPr="00747131">
        <w:rPr>
          <w:rFonts w:ascii="Times New Roman" w:hAnsi="Times New Roman" w:cs="Times New Roman" w:hint="eastAsia"/>
          <w:sz w:val="24"/>
          <w:szCs w:val="24"/>
        </w:rPr>
        <w:t>从序列</w:t>
      </w:r>
      <w:r w:rsidR="00391827" w:rsidRPr="00747131">
        <w:rPr>
          <w:rFonts w:ascii="Times New Roman" w:hAnsi="Times New Roman" w:cs="Times New Roman"/>
          <w:sz w:val="24"/>
          <w:szCs w:val="24"/>
        </w:rPr>
        <w:t>D</w:t>
      </w:r>
      <w:r w:rsidR="00391827" w:rsidRPr="00747131">
        <w:rPr>
          <w:rFonts w:ascii="Times New Roman" w:hAnsi="Times New Roman" w:cs="Times New Roman" w:hint="eastAsia"/>
          <w:sz w:val="24"/>
          <w:szCs w:val="24"/>
        </w:rPr>
        <w:t>中选取后</w:t>
      </w:r>
      <w:r w:rsidR="00391827" w:rsidRPr="00747131">
        <w:rPr>
          <w:rFonts w:ascii="Times New Roman" w:hAnsi="Times New Roman" w:cs="Times New Roman"/>
          <w:sz w:val="24"/>
          <w:szCs w:val="24"/>
        </w:rPr>
        <w:t>K</w:t>
      </w:r>
      <w:proofErr w:type="gramStart"/>
      <w:r w:rsidR="00391827" w:rsidRPr="00747131">
        <w:rPr>
          <w:rFonts w:ascii="Times New Roman" w:hAnsi="Times New Roman" w:cs="Times New Roman" w:hint="eastAsia"/>
          <w:sz w:val="24"/>
          <w:szCs w:val="24"/>
        </w:rPr>
        <w:t>个</w:t>
      </w:r>
      <w:proofErr w:type="gramEnd"/>
      <w:r w:rsidR="00391827" w:rsidRPr="00747131">
        <w:rPr>
          <w:rFonts w:ascii="Times New Roman" w:hAnsi="Times New Roman" w:cs="Times New Roman" w:hint="eastAsia"/>
          <w:sz w:val="24"/>
          <w:szCs w:val="24"/>
        </w:rPr>
        <w:t>归一化的指令向量。序列</w:t>
      </w:r>
      <w:r w:rsidR="00391827" w:rsidRPr="00747131">
        <w:rPr>
          <w:rFonts w:ascii="Times New Roman" w:hAnsi="Times New Roman" w:cs="Times New Roman"/>
          <w:sz w:val="24"/>
          <w:szCs w:val="24"/>
        </w:rPr>
        <w:t>D</w:t>
      </w:r>
      <w:r w:rsidR="00391827" w:rsidRPr="00747131">
        <w:rPr>
          <w:rFonts w:ascii="Times New Roman" w:hAnsi="Times New Roman" w:cs="Times New Roman" w:hint="eastAsia"/>
          <w:sz w:val="24"/>
          <w:szCs w:val="24"/>
        </w:rPr>
        <w:t>中后</w:t>
      </w:r>
      <w:r w:rsidR="00391827" w:rsidRPr="00747131">
        <w:rPr>
          <w:rFonts w:ascii="Times New Roman" w:hAnsi="Times New Roman" w:cs="Times New Roman"/>
          <w:sz w:val="24"/>
          <w:szCs w:val="24"/>
        </w:rPr>
        <w:t>K</w:t>
      </w:r>
      <w:proofErr w:type="gramStart"/>
      <w:r w:rsidR="00391827" w:rsidRPr="00747131">
        <w:rPr>
          <w:rFonts w:ascii="Times New Roman" w:hAnsi="Times New Roman" w:cs="Times New Roman" w:hint="eastAsia"/>
          <w:sz w:val="24"/>
          <w:szCs w:val="24"/>
        </w:rPr>
        <w:t>个</w:t>
      </w:r>
      <w:proofErr w:type="gramEnd"/>
      <w:r w:rsidR="00391827" w:rsidRPr="00747131">
        <w:rPr>
          <w:rFonts w:ascii="Times New Roman" w:hAnsi="Times New Roman" w:cs="Times New Roman" w:hint="eastAsia"/>
          <w:sz w:val="24"/>
          <w:szCs w:val="24"/>
        </w:rPr>
        <w:t>归一化的指令向量为内积值最大的</w:t>
      </w:r>
      <w:r w:rsidR="00391827" w:rsidRPr="00747131">
        <w:rPr>
          <w:rFonts w:ascii="Times New Roman" w:hAnsi="Times New Roman" w:cs="Times New Roman"/>
          <w:sz w:val="24"/>
          <w:szCs w:val="24"/>
        </w:rPr>
        <w:t>K</w:t>
      </w:r>
      <w:proofErr w:type="gramStart"/>
      <w:r w:rsidR="00391827" w:rsidRPr="00747131">
        <w:rPr>
          <w:rFonts w:ascii="Times New Roman" w:hAnsi="Times New Roman" w:cs="Times New Roman" w:hint="eastAsia"/>
          <w:sz w:val="24"/>
          <w:szCs w:val="24"/>
        </w:rPr>
        <w:t>个</w:t>
      </w:r>
      <w:proofErr w:type="gramEnd"/>
      <w:r w:rsidR="00391827" w:rsidRPr="00747131">
        <w:rPr>
          <w:rFonts w:ascii="Times New Roman" w:hAnsi="Times New Roman" w:cs="Times New Roman" w:hint="eastAsia"/>
          <w:sz w:val="24"/>
          <w:szCs w:val="24"/>
        </w:rPr>
        <w:t>归一化的指令向量。</w:t>
      </w:r>
    </w:p>
    <w:p w14:paraId="5C94B645" w14:textId="5D6D6382" w:rsidR="00F42768" w:rsidRPr="00747131" w:rsidRDefault="00F42768"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S</w:t>
      </w:r>
      <w:r w:rsidRPr="00747131">
        <w:rPr>
          <w:rFonts w:ascii="Times New Roman" w:hAnsi="Times New Roman" w:cs="Times New Roman"/>
          <w:sz w:val="24"/>
          <w:szCs w:val="24"/>
        </w:rPr>
        <w:t>604</w:t>
      </w:r>
      <w:r w:rsidRPr="00747131">
        <w:rPr>
          <w:rFonts w:ascii="Times New Roman" w:hAnsi="Times New Roman" w:cs="Times New Roman" w:hint="eastAsia"/>
          <w:sz w:val="24"/>
          <w:szCs w:val="24"/>
        </w:rPr>
        <w:t>、</w:t>
      </w:r>
      <w:r w:rsidR="008672D1" w:rsidRPr="00747131">
        <w:rPr>
          <w:rFonts w:ascii="Times New Roman" w:hAnsi="Times New Roman" w:cs="Times New Roman" w:hint="eastAsia"/>
          <w:sz w:val="24"/>
          <w:szCs w:val="24"/>
        </w:rPr>
        <w:t>将相似度分数传递给对应的工具</w:t>
      </w:r>
      <w:r w:rsidR="00D86FC1" w:rsidRPr="00747131">
        <w:rPr>
          <w:rFonts w:ascii="Times New Roman" w:hAnsi="Times New Roman" w:cs="Times New Roman" w:hint="eastAsia"/>
          <w:sz w:val="24"/>
          <w:szCs w:val="24"/>
        </w:rPr>
        <w:t>，得到语义分数数组</w:t>
      </w:r>
      <w:r w:rsidR="008672D1" w:rsidRPr="00747131">
        <w:rPr>
          <w:rFonts w:ascii="Times New Roman" w:hAnsi="Times New Roman" w:cs="Times New Roman" w:hint="eastAsia"/>
          <w:sz w:val="24"/>
          <w:szCs w:val="24"/>
        </w:rPr>
        <w:t>。</w:t>
      </w:r>
    </w:p>
    <w:p w14:paraId="509A6382" w14:textId="4D990882" w:rsidR="00E82494" w:rsidRPr="00747131" w:rsidRDefault="00432F14"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示例性地，</w:t>
      </w:r>
      <w:r w:rsidR="00710300" w:rsidRPr="00747131">
        <w:rPr>
          <w:rFonts w:ascii="Times New Roman" w:hAnsi="Times New Roman" w:cs="Times New Roman" w:hint="eastAsia"/>
          <w:sz w:val="24"/>
          <w:szCs w:val="24"/>
        </w:rPr>
        <w:t>电子设备</w:t>
      </w:r>
      <w:r w:rsidRPr="00747131">
        <w:rPr>
          <w:rFonts w:ascii="Times New Roman" w:hAnsi="Times New Roman" w:cs="Times New Roman" w:hint="eastAsia"/>
          <w:sz w:val="24"/>
          <w:szCs w:val="24"/>
        </w:rPr>
        <w:t>可以初始化一个长度为工具库中工具总数</w:t>
      </w:r>
      <w:proofErr w:type="gramStart"/>
      <w:r w:rsidRPr="00747131">
        <w:rPr>
          <w:rFonts w:ascii="Times New Roman" w:hAnsi="Times New Roman" w:cs="Times New Roman" w:hint="eastAsia"/>
          <w:sz w:val="24"/>
          <w:szCs w:val="24"/>
        </w:rPr>
        <w:t>的全零分数</w:t>
      </w:r>
      <w:proofErr w:type="gramEnd"/>
      <w:r w:rsidRPr="00747131">
        <w:rPr>
          <w:rFonts w:ascii="Times New Roman" w:hAnsi="Times New Roman" w:cs="Times New Roman" w:hint="eastAsia"/>
          <w:sz w:val="24"/>
          <w:szCs w:val="24"/>
        </w:rPr>
        <w:t>数组（</w:t>
      </w:r>
      <w:r w:rsidRPr="00747131">
        <w:rPr>
          <w:rFonts w:ascii="Times New Roman" w:hAnsi="Times New Roman" w:cs="Times New Roman"/>
          <w:sz w:val="24"/>
          <w:szCs w:val="24"/>
        </w:rPr>
        <w:t>semantic</w:t>
      </w:r>
      <w:r w:rsidR="00C47AF1" w:rsidRPr="00747131">
        <w:rPr>
          <w:rFonts w:ascii="Times New Roman" w:hAnsi="Times New Roman" w:cs="Times New Roman"/>
          <w:sz w:val="24"/>
          <w:szCs w:val="24"/>
        </w:rPr>
        <w:t xml:space="preserve"> </w:t>
      </w:r>
      <w:r w:rsidRPr="00747131">
        <w:rPr>
          <w:rFonts w:ascii="Times New Roman" w:hAnsi="Times New Roman" w:cs="Times New Roman"/>
          <w:sz w:val="24"/>
          <w:szCs w:val="24"/>
        </w:rPr>
        <w:t>tool</w:t>
      </w:r>
      <w:r w:rsidR="00C47AF1" w:rsidRPr="00747131">
        <w:rPr>
          <w:rFonts w:ascii="Times New Roman" w:hAnsi="Times New Roman" w:cs="Times New Roman"/>
          <w:sz w:val="24"/>
          <w:szCs w:val="24"/>
        </w:rPr>
        <w:t xml:space="preserve"> </w:t>
      </w:r>
      <w:r w:rsidRPr="00747131">
        <w:rPr>
          <w:rFonts w:ascii="Times New Roman" w:hAnsi="Times New Roman" w:cs="Times New Roman"/>
          <w:sz w:val="24"/>
          <w:szCs w:val="24"/>
        </w:rPr>
        <w:t>scores</w:t>
      </w:r>
      <w:r w:rsidRPr="00747131">
        <w:rPr>
          <w:rFonts w:ascii="Times New Roman" w:hAnsi="Times New Roman" w:cs="Times New Roman" w:hint="eastAsia"/>
          <w:sz w:val="24"/>
          <w:szCs w:val="24"/>
        </w:rPr>
        <w:t>）。</w:t>
      </w:r>
      <w:r w:rsidR="00C47AF1" w:rsidRPr="00747131">
        <w:rPr>
          <w:rFonts w:ascii="Times New Roman" w:hAnsi="Times New Roman" w:cs="Times New Roman"/>
          <w:sz w:val="24"/>
          <w:szCs w:val="24"/>
        </w:rPr>
        <w:t>semantic tool scores</w:t>
      </w:r>
      <w:r w:rsidR="00C47AF1" w:rsidRPr="00747131">
        <w:rPr>
          <w:rFonts w:ascii="Times New Roman" w:hAnsi="Times New Roman" w:cs="Times New Roman" w:hint="eastAsia"/>
          <w:sz w:val="24"/>
          <w:szCs w:val="24"/>
        </w:rPr>
        <w:t>可以表示为</w:t>
      </w:r>
      <w:proofErr w:type="spellStart"/>
      <w:r w:rsidR="00C47AF1" w:rsidRPr="00747131">
        <w:rPr>
          <w:rFonts w:ascii="Times New Roman" w:hAnsi="Times New Roman" w:cs="Times New Roman"/>
          <w:sz w:val="24"/>
          <w:szCs w:val="24"/>
        </w:rPr>
        <w:t>semantic_tool_scores</w:t>
      </w:r>
      <w:proofErr w:type="spellEnd"/>
      <w:r w:rsidR="00C47AF1" w:rsidRPr="00747131">
        <w:rPr>
          <w:rFonts w:ascii="Times New Roman" w:hAnsi="Times New Roman" w:cs="Times New Roman" w:hint="eastAsia"/>
          <w:sz w:val="24"/>
          <w:szCs w:val="24"/>
        </w:rPr>
        <w:t>。</w:t>
      </w:r>
    </w:p>
    <w:p w14:paraId="374D57F3" w14:textId="24D0A4FE" w:rsidR="00E82494" w:rsidRPr="00747131" w:rsidRDefault="00E82494"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其中，</w:t>
      </w:r>
      <w:proofErr w:type="gramStart"/>
      <w:r w:rsidRPr="00747131">
        <w:rPr>
          <w:rFonts w:ascii="Times New Roman" w:hAnsi="Times New Roman" w:cs="Times New Roman" w:hint="eastAsia"/>
          <w:sz w:val="24"/>
          <w:szCs w:val="24"/>
        </w:rPr>
        <w:t>全零分数</w:t>
      </w:r>
      <w:proofErr w:type="gramEnd"/>
      <w:r w:rsidRPr="00747131">
        <w:rPr>
          <w:rFonts w:ascii="Times New Roman" w:hAnsi="Times New Roman" w:cs="Times New Roman" w:hint="eastAsia"/>
          <w:sz w:val="24"/>
          <w:szCs w:val="24"/>
        </w:rPr>
        <w:t>数组可以包含工具库中</w:t>
      </w:r>
      <w:proofErr w:type="gramStart"/>
      <w:r w:rsidRPr="00747131">
        <w:rPr>
          <w:rFonts w:ascii="Times New Roman" w:hAnsi="Times New Roman" w:cs="Times New Roman" w:hint="eastAsia"/>
          <w:sz w:val="24"/>
          <w:szCs w:val="24"/>
        </w:rPr>
        <w:t>各工具</w:t>
      </w:r>
      <w:proofErr w:type="gramEnd"/>
      <w:r w:rsidRPr="00747131">
        <w:rPr>
          <w:rFonts w:ascii="Times New Roman" w:hAnsi="Times New Roman" w:cs="Times New Roman" w:hint="eastAsia"/>
          <w:sz w:val="24"/>
          <w:szCs w:val="24"/>
        </w:rPr>
        <w:t>的得分，且</w:t>
      </w:r>
      <w:proofErr w:type="gramStart"/>
      <w:r w:rsidRPr="00747131">
        <w:rPr>
          <w:rFonts w:ascii="Times New Roman" w:hAnsi="Times New Roman" w:cs="Times New Roman" w:hint="eastAsia"/>
          <w:sz w:val="24"/>
          <w:szCs w:val="24"/>
        </w:rPr>
        <w:t>各工具</w:t>
      </w:r>
      <w:proofErr w:type="gramEnd"/>
      <w:r w:rsidRPr="00747131">
        <w:rPr>
          <w:rFonts w:ascii="Times New Roman" w:hAnsi="Times New Roman" w:cs="Times New Roman" w:hint="eastAsia"/>
          <w:sz w:val="24"/>
          <w:szCs w:val="24"/>
        </w:rPr>
        <w:t>的得分均为</w:t>
      </w:r>
      <w:r w:rsidRPr="00747131">
        <w:rPr>
          <w:rFonts w:ascii="Times New Roman" w:hAnsi="Times New Roman" w:cs="Times New Roman" w:hint="eastAsia"/>
          <w:sz w:val="24"/>
          <w:szCs w:val="24"/>
        </w:rPr>
        <w:t>0</w:t>
      </w:r>
      <w:r w:rsidRPr="00747131">
        <w:rPr>
          <w:rFonts w:ascii="Times New Roman" w:hAnsi="Times New Roman" w:cs="Times New Roman" w:hint="eastAsia"/>
          <w:sz w:val="24"/>
          <w:szCs w:val="24"/>
        </w:rPr>
        <w:t>。</w:t>
      </w:r>
    </w:p>
    <w:p w14:paraId="5F594816" w14:textId="5FDE73CF" w:rsidR="00432F14" w:rsidRPr="00747131" w:rsidRDefault="00E82494"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以工具库中工具总数为</w:t>
      </w:r>
      <w:r w:rsidR="00056E43" w:rsidRPr="00747131">
        <w:rPr>
          <w:rFonts w:ascii="Times New Roman" w:hAnsi="Times New Roman" w:cs="Times New Roman"/>
          <w:sz w:val="24"/>
          <w:szCs w:val="24"/>
        </w:rPr>
        <w:t>5</w:t>
      </w:r>
      <w:r w:rsidRPr="00747131">
        <w:rPr>
          <w:rFonts w:ascii="Times New Roman" w:hAnsi="Times New Roman" w:cs="Times New Roman" w:hint="eastAsia"/>
          <w:sz w:val="24"/>
          <w:szCs w:val="24"/>
        </w:rPr>
        <w:t>，工具</w:t>
      </w:r>
      <w:proofErr w:type="gramStart"/>
      <w:r w:rsidRPr="00747131">
        <w:rPr>
          <w:rFonts w:ascii="Times New Roman" w:hAnsi="Times New Roman" w:cs="Times New Roman" w:hint="eastAsia"/>
          <w:sz w:val="24"/>
          <w:szCs w:val="24"/>
        </w:rPr>
        <w:t>库包括</w:t>
      </w:r>
      <w:proofErr w:type="gramEnd"/>
      <w:r w:rsidRPr="00747131">
        <w:rPr>
          <w:rFonts w:ascii="Times New Roman" w:hAnsi="Times New Roman" w:cs="Times New Roman" w:hint="eastAsia"/>
          <w:sz w:val="24"/>
          <w:szCs w:val="24"/>
        </w:rPr>
        <w:t>工具</w:t>
      </w:r>
      <w:r w:rsidRPr="00747131">
        <w:rPr>
          <w:rFonts w:ascii="Times New Roman" w:hAnsi="Times New Roman" w:cs="Times New Roman" w:hint="eastAsia"/>
          <w:sz w:val="24"/>
          <w:szCs w:val="24"/>
        </w:rPr>
        <w:t>1</w:t>
      </w:r>
      <w:r w:rsidRPr="00747131">
        <w:rPr>
          <w:rFonts w:ascii="Times New Roman" w:hAnsi="Times New Roman" w:cs="Times New Roman" w:hint="eastAsia"/>
          <w:sz w:val="24"/>
          <w:szCs w:val="24"/>
        </w:rPr>
        <w:t>、工具</w:t>
      </w:r>
      <w:r w:rsidRPr="00747131">
        <w:rPr>
          <w:rFonts w:ascii="Times New Roman" w:hAnsi="Times New Roman" w:cs="Times New Roman" w:hint="eastAsia"/>
          <w:sz w:val="24"/>
          <w:szCs w:val="24"/>
        </w:rPr>
        <w:t>2</w:t>
      </w:r>
      <w:r w:rsidR="00056E43" w:rsidRPr="00747131">
        <w:rPr>
          <w:rFonts w:ascii="Times New Roman" w:hAnsi="Times New Roman" w:cs="Times New Roman" w:hint="eastAsia"/>
          <w:sz w:val="24"/>
          <w:szCs w:val="24"/>
        </w:rPr>
        <w:t>、</w:t>
      </w:r>
      <w:r w:rsidRPr="00747131">
        <w:rPr>
          <w:rFonts w:ascii="Times New Roman" w:hAnsi="Times New Roman" w:cs="Times New Roman" w:hint="eastAsia"/>
          <w:sz w:val="24"/>
          <w:szCs w:val="24"/>
        </w:rPr>
        <w:t>工具</w:t>
      </w:r>
      <w:r w:rsidRPr="00747131">
        <w:rPr>
          <w:rFonts w:ascii="Times New Roman" w:hAnsi="Times New Roman" w:cs="Times New Roman" w:hint="eastAsia"/>
          <w:sz w:val="24"/>
          <w:szCs w:val="24"/>
        </w:rPr>
        <w:t>3</w:t>
      </w:r>
      <w:r w:rsidR="00056E43" w:rsidRPr="00747131">
        <w:rPr>
          <w:rFonts w:ascii="Times New Roman" w:hAnsi="Times New Roman" w:cs="Times New Roman" w:hint="eastAsia"/>
          <w:sz w:val="24"/>
          <w:szCs w:val="24"/>
        </w:rPr>
        <w:t>、工具</w:t>
      </w:r>
      <w:r w:rsidR="00056E43" w:rsidRPr="00747131">
        <w:rPr>
          <w:rFonts w:ascii="Times New Roman" w:hAnsi="Times New Roman" w:cs="Times New Roman"/>
          <w:sz w:val="24"/>
          <w:szCs w:val="24"/>
        </w:rPr>
        <w:t>4</w:t>
      </w:r>
      <w:r w:rsidR="00056E43" w:rsidRPr="00747131">
        <w:rPr>
          <w:rFonts w:ascii="Times New Roman" w:hAnsi="Times New Roman" w:cs="Times New Roman" w:hint="eastAsia"/>
          <w:sz w:val="24"/>
          <w:szCs w:val="24"/>
        </w:rPr>
        <w:t>和工具</w:t>
      </w:r>
      <w:r w:rsidR="00056E43" w:rsidRPr="00747131">
        <w:rPr>
          <w:rFonts w:ascii="Times New Roman" w:hAnsi="Times New Roman" w:cs="Times New Roman"/>
          <w:sz w:val="24"/>
          <w:szCs w:val="24"/>
        </w:rPr>
        <w:t>5</w:t>
      </w:r>
      <w:r w:rsidRPr="00747131">
        <w:rPr>
          <w:rFonts w:ascii="Times New Roman" w:hAnsi="Times New Roman" w:cs="Times New Roman" w:hint="eastAsia"/>
          <w:sz w:val="24"/>
          <w:szCs w:val="24"/>
        </w:rPr>
        <w:t>为例，</w:t>
      </w:r>
      <w:proofErr w:type="gramStart"/>
      <w:r w:rsidRPr="00747131">
        <w:rPr>
          <w:rFonts w:ascii="Times New Roman" w:hAnsi="Times New Roman" w:cs="Times New Roman" w:hint="eastAsia"/>
          <w:sz w:val="24"/>
          <w:szCs w:val="24"/>
        </w:rPr>
        <w:t>全零分数</w:t>
      </w:r>
      <w:proofErr w:type="gramEnd"/>
      <w:r w:rsidRPr="00747131">
        <w:rPr>
          <w:rFonts w:ascii="Times New Roman" w:hAnsi="Times New Roman" w:cs="Times New Roman" w:hint="eastAsia"/>
          <w:sz w:val="24"/>
          <w:szCs w:val="24"/>
        </w:rPr>
        <w:t>数组可以表示为：</w:t>
      </w:r>
      <w:r w:rsidR="00104083" w:rsidRPr="00747131">
        <w:rPr>
          <w:rFonts w:ascii="Times New Roman" w:hAnsi="Times New Roman" w:cs="Times New Roman" w:hint="eastAsia"/>
          <w:sz w:val="24"/>
          <w:szCs w:val="24"/>
        </w:rPr>
        <w:t>[</w:t>
      </w:r>
      <w:r w:rsidR="00104083" w:rsidRPr="00747131">
        <w:rPr>
          <w:rFonts w:ascii="Times New Roman" w:hAnsi="Times New Roman" w:cs="Times New Roman"/>
          <w:sz w:val="24"/>
          <w:szCs w:val="24"/>
        </w:rPr>
        <w:t>0</w:t>
      </w:r>
      <w:r w:rsidR="00104083" w:rsidRPr="00747131">
        <w:rPr>
          <w:rFonts w:ascii="Times New Roman" w:hAnsi="Times New Roman" w:cs="Times New Roman" w:hint="eastAsia"/>
          <w:sz w:val="24"/>
          <w:szCs w:val="24"/>
        </w:rPr>
        <w:t>，</w:t>
      </w:r>
      <w:r w:rsidR="00104083" w:rsidRPr="00747131">
        <w:rPr>
          <w:rFonts w:ascii="Times New Roman" w:hAnsi="Times New Roman" w:cs="Times New Roman"/>
          <w:sz w:val="24"/>
          <w:szCs w:val="24"/>
        </w:rPr>
        <w:t>0</w:t>
      </w:r>
      <w:r w:rsidR="00104083" w:rsidRPr="00747131">
        <w:rPr>
          <w:rFonts w:ascii="Times New Roman" w:hAnsi="Times New Roman" w:cs="Times New Roman" w:hint="eastAsia"/>
          <w:sz w:val="24"/>
          <w:szCs w:val="24"/>
        </w:rPr>
        <w:t>，</w:t>
      </w:r>
      <w:r w:rsidR="00104083" w:rsidRPr="00747131">
        <w:rPr>
          <w:rFonts w:ascii="Times New Roman" w:hAnsi="Times New Roman" w:cs="Times New Roman"/>
          <w:sz w:val="24"/>
          <w:szCs w:val="24"/>
        </w:rPr>
        <w:t>0</w:t>
      </w:r>
      <w:r w:rsidR="00104083" w:rsidRPr="00747131">
        <w:rPr>
          <w:rFonts w:ascii="Times New Roman" w:hAnsi="Times New Roman" w:cs="Times New Roman" w:hint="eastAsia"/>
          <w:sz w:val="24"/>
          <w:szCs w:val="24"/>
        </w:rPr>
        <w:t>，</w:t>
      </w:r>
      <w:r w:rsidR="00104083" w:rsidRPr="00747131">
        <w:rPr>
          <w:rFonts w:ascii="Times New Roman" w:hAnsi="Times New Roman" w:cs="Times New Roman"/>
          <w:sz w:val="24"/>
          <w:szCs w:val="24"/>
        </w:rPr>
        <w:t>0</w:t>
      </w:r>
      <w:r w:rsidR="00104083" w:rsidRPr="00747131">
        <w:rPr>
          <w:rFonts w:ascii="Times New Roman" w:hAnsi="Times New Roman" w:cs="Times New Roman" w:hint="eastAsia"/>
          <w:sz w:val="24"/>
          <w:szCs w:val="24"/>
        </w:rPr>
        <w:t>，</w:t>
      </w:r>
      <w:r w:rsidR="00104083" w:rsidRPr="00747131">
        <w:rPr>
          <w:rFonts w:ascii="Times New Roman" w:hAnsi="Times New Roman" w:cs="Times New Roman"/>
          <w:sz w:val="24"/>
          <w:szCs w:val="24"/>
        </w:rPr>
        <w:t>0]</w:t>
      </w:r>
      <w:r w:rsidRPr="00747131">
        <w:rPr>
          <w:rFonts w:ascii="Times New Roman" w:hAnsi="Times New Roman" w:cs="Times New Roman" w:hint="eastAsia"/>
          <w:sz w:val="24"/>
          <w:szCs w:val="24"/>
        </w:rPr>
        <w:t>。</w:t>
      </w:r>
      <w:r w:rsidR="00104083" w:rsidRPr="00747131">
        <w:rPr>
          <w:rFonts w:ascii="Times New Roman" w:hAnsi="Times New Roman" w:cs="Times New Roman" w:hint="eastAsia"/>
          <w:sz w:val="24"/>
          <w:szCs w:val="24"/>
        </w:rPr>
        <w:t>[</w:t>
      </w:r>
      <w:r w:rsidR="00104083" w:rsidRPr="00747131">
        <w:rPr>
          <w:rFonts w:ascii="Times New Roman" w:hAnsi="Times New Roman" w:cs="Times New Roman"/>
          <w:sz w:val="24"/>
          <w:szCs w:val="24"/>
        </w:rPr>
        <w:t>0</w:t>
      </w:r>
      <w:r w:rsidR="00104083" w:rsidRPr="00747131">
        <w:rPr>
          <w:rFonts w:ascii="Times New Roman" w:hAnsi="Times New Roman" w:cs="Times New Roman" w:hint="eastAsia"/>
          <w:sz w:val="24"/>
          <w:szCs w:val="24"/>
        </w:rPr>
        <w:t>，</w:t>
      </w:r>
      <w:r w:rsidR="00104083" w:rsidRPr="00747131">
        <w:rPr>
          <w:rFonts w:ascii="Times New Roman" w:hAnsi="Times New Roman" w:cs="Times New Roman"/>
          <w:sz w:val="24"/>
          <w:szCs w:val="24"/>
        </w:rPr>
        <w:t>0</w:t>
      </w:r>
      <w:r w:rsidR="00104083" w:rsidRPr="00747131">
        <w:rPr>
          <w:rFonts w:ascii="Times New Roman" w:hAnsi="Times New Roman" w:cs="Times New Roman" w:hint="eastAsia"/>
          <w:sz w:val="24"/>
          <w:szCs w:val="24"/>
        </w:rPr>
        <w:t>，</w:t>
      </w:r>
      <w:r w:rsidR="00104083" w:rsidRPr="00747131">
        <w:rPr>
          <w:rFonts w:ascii="Times New Roman" w:hAnsi="Times New Roman" w:cs="Times New Roman"/>
          <w:sz w:val="24"/>
          <w:szCs w:val="24"/>
        </w:rPr>
        <w:t>0</w:t>
      </w:r>
      <w:r w:rsidR="00104083" w:rsidRPr="00747131">
        <w:rPr>
          <w:rFonts w:ascii="Times New Roman" w:hAnsi="Times New Roman" w:cs="Times New Roman" w:hint="eastAsia"/>
          <w:sz w:val="24"/>
          <w:szCs w:val="24"/>
        </w:rPr>
        <w:t>，</w:t>
      </w:r>
      <w:r w:rsidR="00104083" w:rsidRPr="00747131">
        <w:rPr>
          <w:rFonts w:ascii="Times New Roman" w:hAnsi="Times New Roman" w:cs="Times New Roman"/>
          <w:sz w:val="24"/>
          <w:szCs w:val="24"/>
        </w:rPr>
        <w:t>0</w:t>
      </w:r>
      <w:r w:rsidR="00104083" w:rsidRPr="00747131">
        <w:rPr>
          <w:rFonts w:ascii="Times New Roman" w:hAnsi="Times New Roman" w:cs="Times New Roman" w:hint="eastAsia"/>
          <w:sz w:val="24"/>
          <w:szCs w:val="24"/>
        </w:rPr>
        <w:t>，</w:t>
      </w:r>
      <w:r w:rsidR="00104083" w:rsidRPr="00747131">
        <w:rPr>
          <w:rFonts w:ascii="Times New Roman" w:hAnsi="Times New Roman" w:cs="Times New Roman"/>
          <w:sz w:val="24"/>
          <w:szCs w:val="24"/>
        </w:rPr>
        <w:t>0]</w:t>
      </w:r>
      <w:r w:rsidRPr="00747131">
        <w:rPr>
          <w:rFonts w:ascii="Times New Roman" w:hAnsi="Times New Roman" w:cs="Times New Roman" w:hint="eastAsia"/>
          <w:sz w:val="24"/>
          <w:szCs w:val="24"/>
        </w:rPr>
        <w:t>中的分值</w:t>
      </w:r>
      <w:r w:rsidRPr="00747131">
        <w:rPr>
          <w:rFonts w:ascii="Times New Roman" w:hAnsi="Times New Roman" w:cs="Times New Roman" w:hint="eastAsia"/>
          <w:sz w:val="24"/>
          <w:szCs w:val="24"/>
        </w:rPr>
        <w:t>0</w:t>
      </w:r>
      <w:r w:rsidRPr="00747131">
        <w:rPr>
          <w:rFonts w:ascii="Times New Roman" w:hAnsi="Times New Roman" w:cs="Times New Roman" w:hint="eastAsia"/>
          <w:sz w:val="24"/>
          <w:szCs w:val="24"/>
        </w:rPr>
        <w:t>从左到右分别表示为</w:t>
      </w:r>
      <w:r w:rsidR="00714CF4" w:rsidRPr="00747131">
        <w:rPr>
          <w:rFonts w:ascii="Times New Roman" w:hAnsi="Times New Roman" w:cs="Times New Roman" w:hint="eastAsia"/>
          <w:sz w:val="24"/>
          <w:szCs w:val="24"/>
        </w:rPr>
        <w:t>：工具</w:t>
      </w:r>
      <w:r w:rsidR="00714CF4" w:rsidRPr="00747131">
        <w:rPr>
          <w:rFonts w:ascii="Times New Roman" w:hAnsi="Times New Roman" w:cs="Times New Roman" w:hint="eastAsia"/>
          <w:sz w:val="24"/>
          <w:szCs w:val="24"/>
        </w:rPr>
        <w:t>1</w:t>
      </w:r>
      <w:r w:rsidRPr="00747131">
        <w:rPr>
          <w:rFonts w:ascii="Times New Roman" w:hAnsi="Times New Roman" w:cs="Times New Roman" w:hint="eastAsia"/>
          <w:sz w:val="24"/>
          <w:szCs w:val="24"/>
        </w:rPr>
        <w:t>的得分</w:t>
      </w:r>
      <w:r w:rsidR="00714CF4" w:rsidRPr="00747131">
        <w:rPr>
          <w:rFonts w:ascii="Times New Roman" w:hAnsi="Times New Roman" w:cs="Times New Roman" w:hint="eastAsia"/>
          <w:sz w:val="24"/>
          <w:szCs w:val="24"/>
        </w:rPr>
        <w:t>为</w:t>
      </w:r>
      <w:r w:rsidR="00714CF4" w:rsidRPr="00747131">
        <w:rPr>
          <w:rFonts w:ascii="Times New Roman" w:hAnsi="Times New Roman" w:cs="Times New Roman" w:hint="eastAsia"/>
          <w:sz w:val="24"/>
          <w:szCs w:val="24"/>
        </w:rPr>
        <w:t>0</w:t>
      </w:r>
      <w:r w:rsidR="00714CF4" w:rsidRPr="00747131">
        <w:rPr>
          <w:rFonts w:ascii="Times New Roman" w:hAnsi="Times New Roman" w:cs="Times New Roman" w:hint="eastAsia"/>
          <w:sz w:val="24"/>
          <w:szCs w:val="24"/>
        </w:rPr>
        <w:t>，工具</w:t>
      </w:r>
      <w:r w:rsidR="00714CF4" w:rsidRPr="00747131">
        <w:rPr>
          <w:rFonts w:ascii="Times New Roman" w:hAnsi="Times New Roman" w:cs="Times New Roman"/>
          <w:sz w:val="24"/>
          <w:szCs w:val="24"/>
        </w:rPr>
        <w:t>2</w:t>
      </w:r>
      <w:r w:rsidR="00714CF4" w:rsidRPr="00747131">
        <w:rPr>
          <w:rFonts w:ascii="Times New Roman" w:hAnsi="Times New Roman" w:cs="Times New Roman" w:hint="eastAsia"/>
          <w:sz w:val="24"/>
          <w:szCs w:val="24"/>
        </w:rPr>
        <w:t>的得分为</w:t>
      </w:r>
      <w:r w:rsidR="00714CF4" w:rsidRPr="00747131">
        <w:rPr>
          <w:rFonts w:ascii="Times New Roman" w:hAnsi="Times New Roman" w:cs="Times New Roman" w:hint="eastAsia"/>
          <w:sz w:val="24"/>
          <w:szCs w:val="24"/>
        </w:rPr>
        <w:t>0</w:t>
      </w:r>
      <w:r w:rsidR="00714CF4" w:rsidRPr="00747131">
        <w:rPr>
          <w:rFonts w:ascii="Times New Roman" w:hAnsi="Times New Roman" w:cs="Times New Roman" w:hint="eastAsia"/>
          <w:sz w:val="24"/>
          <w:szCs w:val="24"/>
        </w:rPr>
        <w:t>，工具</w:t>
      </w:r>
      <w:r w:rsidR="00714CF4" w:rsidRPr="00747131">
        <w:rPr>
          <w:rFonts w:ascii="Times New Roman" w:hAnsi="Times New Roman" w:cs="Times New Roman"/>
          <w:sz w:val="24"/>
          <w:szCs w:val="24"/>
        </w:rPr>
        <w:t>3</w:t>
      </w:r>
      <w:r w:rsidR="00714CF4" w:rsidRPr="00747131">
        <w:rPr>
          <w:rFonts w:ascii="Times New Roman" w:hAnsi="Times New Roman" w:cs="Times New Roman" w:hint="eastAsia"/>
          <w:sz w:val="24"/>
          <w:szCs w:val="24"/>
        </w:rPr>
        <w:t>的得分为</w:t>
      </w:r>
      <w:r w:rsidR="00714CF4" w:rsidRPr="00747131">
        <w:rPr>
          <w:rFonts w:ascii="Times New Roman" w:hAnsi="Times New Roman" w:cs="Times New Roman" w:hint="eastAsia"/>
          <w:sz w:val="24"/>
          <w:szCs w:val="24"/>
        </w:rPr>
        <w:t>0</w:t>
      </w:r>
      <w:r w:rsidR="00056E43" w:rsidRPr="00747131">
        <w:rPr>
          <w:rFonts w:ascii="Times New Roman" w:hAnsi="Times New Roman" w:cs="Times New Roman" w:hint="eastAsia"/>
          <w:sz w:val="24"/>
          <w:szCs w:val="24"/>
        </w:rPr>
        <w:t>，工具</w:t>
      </w:r>
      <w:r w:rsidR="00056E43" w:rsidRPr="00747131">
        <w:rPr>
          <w:rFonts w:ascii="Times New Roman" w:hAnsi="Times New Roman" w:cs="Times New Roman"/>
          <w:sz w:val="24"/>
          <w:szCs w:val="24"/>
        </w:rPr>
        <w:t>4</w:t>
      </w:r>
      <w:r w:rsidR="00056E43" w:rsidRPr="00747131">
        <w:rPr>
          <w:rFonts w:ascii="Times New Roman" w:hAnsi="Times New Roman" w:cs="Times New Roman" w:hint="eastAsia"/>
          <w:sz w:val="24"/>
          <w:szCs w:val="24"/>
        </w:rPr>
        <w:t>的得分为</w:t>
      </w:r>
      <w:r w:rsidR="00056E43" w:rsidRPr="00747131">
        <w:rPr>
          <w:rFonts w:ascii="Times New Roman" w:hAnsi="Times New Roman" w:cs="Times New Roman" w:hint="eastAsia"/>
          <w:sz w:val="24"/>
          <w:szCs w:val="24"/>
        </w:rPr>
        <w:t>0</w:t>
      </w:r>
      <w:r w:rsidR="00056E43" w:rsidRPr="00747131">
        <w:rPr>
          <w:rFonts w:ascii="Times New Roman" w:hAnsi="Times New Roman" w:cs="Times New Roman" w:hint="eastAsia"/>
          <w:sz w:val="24"/>
          <w:szCs w:val="24"/>
        </w:rPr>
        <w:t>，工具</w:t>
      </w:r>
      <w:r w:rsidR="00056E43" w:rsidRPr="00747131">
        <w:rPr>
          <w:rFonts w:ascii="Times New Roman" w:hAnsi="Times New Roman" w:cs="Times New Roman"/>
          <w:sz w:val="24"/>
          <w:szCs w:val="24"/>
        </w:rPr>
        <w:t>5</w:t>
      </w:r>
      <w:r w:rsidR="00056E43" w:rsidRPr="00747131">
        <w:rPr>
          <w:rFonts w:ascii="Times New Roman" w:hAnsi="Times New Roman" w:cs="Times New Roman" w:hint="eastAsia"/>
          <w:sz w:val="24"/>
          <w:szCs w:val="24"/>
        </w:rPr>
        <w:t>的得分为</w:t>
      </w:r>
      <w:r w:rsidR="00056E43" w:rsidRPr="00747131">
        <w:rPr>
          <w:rFonts w:ascii="Times New Roman" w:hAnsi="Times New Roman" w:cs="Times New Roman" w:hint="eastAsia"/>
          <w:sz w:val="24"/>
          <w:szCs w:val="24"/>
        </w:rPr>
        <w:t>0</w:t>
      </w:r>
      <w:r w:rsidRPr="00747131">
        <w:rPr>
          <w:rFonts w:ascii="Times New Roman" w:hAnsi="Times New Roman" w:cs="Times New Roman" w:hint="eastAsia"/>
          <w:sz w:val="24"/>
          <w:szCs w:val="24"/>
        </w:rPr>
        <w:t>。可选地，</w:t>
      </w:r>
      <w:proofErr w:type="gramStart"/>
      <w:r w:rsidRPr="00747131">
        <w:rPr>
          <w:rFonts w:ascii="Times New Roman" w:hAnsi="Times New Roman" w:cs="Times New Roman" w:hint="eastAsia"/>
          <w:sz w:val="24"/>
          <w:szCs w:val="24"/>
        </w:rPr>
        <w:t>全零分数</w:t>
      </w:r>
      <w:proofErr w:type="gramEnd"/>
      <w:r w:rsidRPr="00747131">
        <w:rPr>
          <w:rFonts w:ascii="Times New Roman" w:hAnsi="Times New Roman" w:cs="Times New Roman" w:hint="eastAsia"/>
          <w:sz w:val="24"/>
          <w:szCs w:val="24"/>
        </w:rPr>
        <w:t>数组也可以参见表</w:t>
      </w:r>
      <w:r w:rsidRPr="00747131">
        <w:rPr>
          <w:rFonts w:ascii="Times New Roman" w:hAnsi="Times New Roman" w:cs="Times New Roman" w:hint="eastAsia"/>
          <w:sz w:val="24"/>
          <w:szCs w:val="24"/>
        </w:rPr>
        <w:t>1</w:t>
      </w:r>
      <w:r w:rsidRPr="00747131">
        <w:rPr>
          <w:rFonts w:ascii="Times New Roman" w:hAnsi="Times New Roman" w:cs="Times New Roman" w:hint="eastAsia"/>
          <w:sz w:val="24"/>
          <w:szCs w:val="24"/>
        </w:rPr>
        <w:t>或表</w:t>
      </w:r>
      <w:r w:rsidRPr="00747131">
        <w:rPr>
          <w:rFonts w:ascii="Times New Roman" w:hAnsi="Times New Roman" w:cs="Times New Roman" w:hint="eastAsia"/>
          <w:sz w:val="24"/>
          <w:szCs w:val="24"/>
        </w:rPr>
        <w:t>2</w:t>
      </w:r>
      <w:r w:rsidRPr="00747131">
        <w:rPr>
          <w:rFonts w:ascii="Times New Roman" w:hAnsi="Times New Roman" w:cs="Times New Roman" w:hint="eastAsia"/>
          <w:sz w:val="24"/>
          <w:szCs w:val="24"/>
        </w:rPr>
        <w:t>。</w:t>
      </w:r>
    </w:p>
    <w:p w14:paraId="0C7D5EF5" w14:textId="37DFEB50" w:rsidR="00E82494" w:rsidRPr="00747131" w:rsidRDefault="00E82494" w:rsidP="00E82494">
      <w:pPr>
        <w:spacing w:line="360" w:lineRule="exact"/>
        <w:ind w:firstLineChars="200" w:firstLine="480"/>
        <w:jc w:val="center"/>
        <w:rPr>
          <w:rFonts w:ascii="Times New Roman" w:hAnsi="Times New Roman" w:cs="Times New Roman"/>
          <w:sz w:val="24"/>
          <w:szCs w:val="24"/>
        </w:rPr>
      </w:pPr>
      <w:r w:rsidRPr="00747131">
        <w:rPr>
          <w:rFonts w:ascii="Times New Roman" w:hAnsi="Times New Roman" w:cs="Times New Roman" w:hint="eastAsia"/>
          <w:sz w:val="24"/>
          <w:szCs w:val="24"/>
        </w:rPr>
        <w:t>表</w:t>
      </w:r>
      <w:r w:rsidRPr="00747131">
        <w:rPr>
          <w:rFonts w:ascii="Times New Roman" w:hAnsi="Times New Roman" w:cs="Times New Roman" w:hint="eastAsia"/>
          <w:sz w:val="24"/>
          <w:szCs w:val="24"/>
        </w:rPr>
        <w:t>1</w:t>
      </w:r>
      <w:r w:rsidRPr="00747131">
        <w:rPr>
          <w:rFonts w:ascii="Times New Roman" w:hAnsi="Times New Roman" w:cs="Times New Roman"/>
          <w:sz w:val="24"/>
          <w:szCs w:val="24"/>
        </w:rPr>
        <w:t xml:space="preserve"> </w:t>
      </w:r>
      <w:proofErr w:type="gramStart"/>
      <w:r w:rsidRPr="00747131">
        <w:rPr>
          <w:rFonts w:ascii="Times New Roman" w:hAnsi="Times New Roman" w:cs="Times New Roman" w:hint="eastAsia"/>
          <w:sz w:val="24"/>
          <w:szCs w:val="24"/>
        </w:rPr>
        <w:t>全零分数</w:t>
      </w:r>
      <w:proofErr w:type="gramEnd"/>
      <w:r w:rsidRPr="00747131">
        <w:rPr>
          <w:rFonts w:ascii="Times New Roman" w:hAnsi="Times New Roman" w:cs="Times New Roman" w:hint="eastAsia"/>
          <w:sz w:val="24"/>
          <w:szCs w:val="24"/>
        </w:rPr>
        <w:t>数组的一种示意</w:t>
      </w:r>
    </w:p>
    <w:tbl>
      <w:tblPr>
        <w:tblStyle w:val="a9"/>
        <w:tblW w:w="0" w:type="auto"/>
        <w:jc w:val="center"/>
        <w:tblLook w:val="04A0" w:firstRow="1" w:lastRow="0" w:firstColumn="1" w:lastColumn="0" w:noHBand="0" w:noVBand="1"/>
      </w:tblPr>
      <w:tblGrid>
        <w:gridCol w:w="1511"/>
        <w:gridCol w:w="1486"/>
        <w:gridCol w:w="1485"/>
        <w:gridCol w:w="1485"/>
        <w:gridCol w:w="1462"/>
        <w:gridCol w:w="1462"/>
      </w:tblGrid>
      <w:tr w:rsidR="00056E43" w:rsidRPr="00747131" w14:paraId="2065164E" w14:textId="2578F238" w:rsidTr="00056E43">
        <w:trPr>
          <w:jc w:val="center"/>
        </w:trPr>
        <w:tc>
          <w:tcPr>
            <w:tcW w:w="1511" w:type="dxa"/>
          </w:tcPr>
          <w:p w14:paraId="0B896E00" w14:textId="4E3C5C19" w:rsidR="00056E43" w:rsidRPr="00747131" w:rsidRDefault="00056E43" w:rsidP="00F42768">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工具序号</w:t>
            </w:r>
          </w:p>
        </w:tc>
        <w:tc>
          <w:tcPr>
            <w:tcW w:w="1486" w:type="dxa"/>
          </w:tcPr>
          <w:p w14:paraId="324DA32F" w14:textId="5A7D050F" w:rsidR="00056E43" w:rsidRPr="00747131" w:rsidRDefault="00056E43" w:rsidP="00F42768">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1</w:t>
            </w:r>
          </w:p>
        </w:tc>
        <w:tc>
          <w:tcPr>
            <w:tcW w:w="1485" w:type="dxa"/>
          </w:tcPr>
          <w:p w14:paraId="677A09DA" w14:textId="44B3218F" w:rsidR="00056E43" w:rsidRPr="00747131" w:rsidRDefault="00056E43" w:rsidP="00F42768">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2</w:t>
            </w:r>
          </w:p>
        </w:tc>
        <w:tc>
          <w:tcPr>
            <w:tcW w:w="1485" w:type="dxa"/>
          </w:tcPr>
          <w:p w14:paraId="4FD8F0D9" w14:textId="5BCBEF52" w:rsidR="00056E43" w:rsidRPr="00747131" w:rsidRDefault="00056E43" w:rsidP="00F42768">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3</w:t>
            </w:r>
          </w:p>
        </w:tc>
        <w:tc>
          <w:tcPr>
            <w:tcW w:w="1462" w:type="dxa"/>
          </w:tcPr>
          <w:p w14:paraId="4CBD38D8" w14:textId="05A7CE97" w:rsidR="00056E43" w:rsidRPr="00747131" w:rsidRDefault="00F73DF1" w:rsidP="00F42768">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4</w:t>
            </w:r>
          </w:p>
        </w:tc>
        <w:tc>
          <w:tcPr>
            <w:tcW w:w="1462" w:type="dxa"/>
          </w:tcPr>
          <w:p w14:paraId="2BF1032B" w14:textId="3A0D1E43" w:rsidR="00056E43" w:rsidRPr="00747131" w:rsidRDefault="00F73DF1" w:rsidP="00F42768">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5</w:t>
            </w:r>
          </w:p>
        </w:tc>
      </w:tr>
      <w:tr w:rsidR="00056E43" w:rsidRPr="00747131" w14:paraId="2FF3675C" w14:textId="581364A2" w:rsidTr="00056E43">
        <w:trPr>
          <w:jc w:val="center"/>
        </w:trPr>
        <w:tc>
          <w:tcPr>
            <w:tcW w:w="1511" w:type="dxa"/>
          </w:tcPr>
          <w:p w14:paraId="61157ECF" w14:textId="0B61DD84" w:rsidR="00056E43" w:rsidRPr="00747131" w:rsidRDefault="00056E43" w:rsidP="00F42768">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得分</w:t>
            </w:r>
          </w:p>
        </w:tc>
        <w:tc>
          <w:tcPr>
            <w:tcW w:w="1486" w:type="dxa"/>
          </w:tcPr>
          <w:p w14:paraId="10AEA830" w14:textId="447BD836" w:rsidR="00056E43" w:rsidRPr="00747131" w:rsidRDefault="00056E43" w:rsidP="00F42768">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0</w:t>
            </w:r>
          </w:p>
        </w:tc>
        <w:tc>
          <w:tcPr>
            <w:tcW w:w="1485" w:type="dxa"/>
          </w:tcPr>
          <w:p w14:paraId="1776FCE0" w14:textId="5E225F7D" w:rsidR="00056E43" w:rsidRPr="00747131" w:rsidRDefault="00056E43" w:rsidP="00F42768">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0</w:t>
            </w:r>
          </w:p>
        </w:tc>
        <w:tc>
          <w:tcPr>
            <w:tcW w:w="1485" w:type="dxa"/>
          </w:tcPr>
          <w:p w14:paraId="4ACFE322" w14:textId="67B63060" w:rsidR="00056E43" w:rsidRPr="00747131" w:rsidRDefault="00056E43" w:rsidP="00F42768">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0</w:t>
            </w:r>
          </w:p>
        </w:tc>
        <w:tc>
          <w:tcPr>
            <w:tcW w:w="1462" w:type="dxa"/>
          </w:tcPr>
          <w:p w14:paraId="6E4B7B03" w14:textId="7A1741C4" w:rsidR="00056E43" w:rsidRPr="00747131" w:rsidRDefault="00F73DF1" w:rsidP="00F42768">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0</w:t>
            </w:r>
          </w:p>
        </w:tc>
        <w:tc>
          <w:tcPr>
            <w:tcW w:w="1462" w:type="dxa"/>
          </w:tcPr>
          <w:p w14:paraId="7B0876C9" w14:textId="6942E3FA" w:rsidR="00056E43" w:rsidRPr="00747131" w:rsidRDefault="00F73DF1" w:rsidP="00F42768">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0</w:t>
            </w:r>
          </w:p>
        </w:tc>
      </w:tr>
    </w:tbl>
    <w:p w14:paraId="77413991" w14:textId="0738A0F5" w:rsidR="00E82494" w:rsidRPr="00747131" w:rsidRDefault="00714CF4"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lastRenderedPageBreak/>
        <w:t>如表</w:t>
      </w:r>
      <w:r w:rsidRPr="00747131">
        <w:rPr>
          <w:rFonts w:ascii="Times New Roman" w:hAnsi="Times New Roman" w:cs="Times New Roman" w:hint="eastAsia"/>
          <w:sz w:val="24"/>
          <w:szCs w:val="24"/>
        </w:rPr>
        <w:t>1</w:t>
      </w:r>
      <w:r w:rsidRPr="00747131">
        <w:rPr>
          <w:rFonts w:ascii="Times New Roman" w:hAnsi="Times New Roman" w:cs="Times New Roman" w:hint="eastAsia"/>
          <w:sz w:val="24"/>
          <w:szCs w:val="24"/>
        </w:rPr>
        <w:t>所示</w:t>
      </w:r>
      <w:proofErr w:type="gramStart"/>
      <w:r w:rsidRPr="00747131">
        <w:rPr>
          <w:rFonts w:ascii="Times New Roman" w:hAnsi="Times New Roman" w:cs="Times New Roman" w:hint="eastAsia"/>
          <w:sz w:val="24"/>
          <w:szCs w:val="24"/>
        </w:rPr>
        <w:t>的全零分数</w:t>
      </w:r>
      <w:proofErr w:type="gramEnd"/>
      <w:r w:rsidRPr="00747131">
        <w:rPr>
          <w:rFonts w:ascii="Times New Roman" w:hAnsi="Times New Roman" w:cs="Times New Roman" w:hint="eastAsia"/>
          <w:sz w:val="24"/>
          <w:szCs w:val="24"/>
        </w:rPr>
        <w:t>数组，工具</w:t>
      </w:r>
      <w:r w:rsidRPr="00747131">
        <w:rPr>
          <w:rFonts w:ascii="Times New Roman" w:hAnsi="Times New Roman" w:cs="Times New Roman" w:hint="eastAsia"/>
          <w:sz w:val="24"/>
          <w:szCs w:val="24"/>
        </w:rPr>
        <w:t>1</w:t>
      </w:r>
      <w:r w:rsidRPr="00747131">
        <w:rPr>
          <w:rFonts w:ascii="Times New Roman" w:hAnsi="Times New Roman" w:cs="Times New Roman" w:hint="eastAsia"/>
          <w:sz w:val="24"/>
          <w:szCs w:val="24"/>
        </w:rPr>
        <w:t>的得分为</w:t>
      </w:r>
      <w:r w:rsidRPr="00747131">
        <w:rPr>
          <w:rFonts w:ascii="Times New Roman" w:hAnsi="Times New Roman" w:cs="Times New Roman" w:hint="eastAsia"/>
          <w:sz w:val="24"/>
          <w:szCs w:val="24"/>
        </w:rPr>
        <w:t>0</w:t>
      </w:r>
      <w:r w:rsidRPr="00747131">
        <w:rPr>
          <w:rFonts w:ascii="Times New Roman" w:hAnsi="Times New Roman" w:cs="Times New Roman" w:hint="eastAsia"/>
          <w:sz w:val="24"/>
          <w:szCs w:val="24"/>
        </w:rPr>
        <w:t>，工具</w:t>
      </w:r>
      <w:r w:rsidRPr="00747131">
        <w:rPr>
          <w:rFonts w:ascii="Times New Roman" w:hAnsi="Times New Roman" w:cs="Times New Roman"/>
          <w:sz w:val="24"/>
          <w:szCs w:val="24"/>
        </w:rPr>
        <w:t>2</w:t>
      </w:r>
      <w:r w:rsidRPr="00747131">
        <w:rPr>
          <w:rFonts w:ascii="Times New Roman" w:hAnsi="Times New Roman" w:cs="Times New Roman" w:hint="eastAsia"/>
          <w:sz w:val="24"/>
          <w:szCs w:val="24"/>
        </w:rPr>
        <w:t>的得分为</w:t>
      </w:r>
      <w:r w:rsidRPr="00747131">
        <w:rPr>
          <w:rFonts w:ascii="Times New Roman" w:hAnsi="Times New Roman" w:cs="Times New Roman" w:hint="eastAsia"/>
          <w:sz w:val="24"/>
          <w:szCs w:val="24"/>
        </w:rPr>
        <w:t>0</w:t>
      </w:r>
      <w:r w:rsidRPr="00747131">
        <w:rPr>
          <w:rFonts w:ascii="Times New Roman" w:hAnsi="Times New Roman" w:cs="Times New Roman" w:hint="eastAsia"/>
          <w:sz w:val="24"/>
          <w:szCs w:val="24"/>
        </w:rPr>
        <w:t>，工具</w:t>
      </w:r>
      <w:r w:rsidRPr="00747131">
        <w:rPr>
          <w:rFonts w:ascii="Times New Roman" w:hAnsi="Times New Roman" w:cs="Times New Roman"/>
          <w:sz w:val="24"/>
          <w:szCs w:val="24"/>
        </w:rPr>
        <w:t>3</w:t>
      </w:r>
      <w:r w:rsidRPr="00747131">
        <w:rPr>
          <w:rFonts w:ascii="Times New Roman" w:hAnsi="Times New Roman" w:cs="Times New Roman" w:hint="eastAsia"/>
          <w:sz w:val="24"/>
          <w:szCs w:val="24"/>
        </w:rPr>
        <w:t>的得分为</w:t>
      </w:r>
      <w:r w:rsidRPr="00747131">
        <w:rPr>
          <w:rFonts w:ascii="Times New Roman" w:hAnsi="Times New Roman" w:cs="Times New Roman" w:hint="eastAsia"/>
          <w:sz w:val="24"/>
          <w:szCs w:val="24"/>
        </w:rPr>
        <w:t>0</w:t>
      </w:r>
      <w:r w:rsidR="00104083" w:rsidRPr="00747131">
        <w:rPr>
          <w:rFonts w:ascii="Times New Roman" w:hAnsi="Times New Roman" w:cs="Times New Roman" w:hint="eastAsia"/>
          <w:sz w:val="24"/>
          <w:szCs w:val="24"/>
        </w:rPr>
        <w:t>，工具</w:t>
      </w:r>
      <w:r w:rsidR="00104083" w:rsidRPr="00747131">
        <w:rPr>
          <w:rFonts w:ascii="Times New Roman" w:hAnsi="Times New Roman" w:cs="Times New Roman"/>
          <w:sz w:val="24"/>
          <w:szCs w:val="24"/>
        </w:rPr>
        <w:t>4</w:t>
      </w:r>
      <w:r w:rsidR="00104083" w:rsidRPr="00747131">
        <w:rPr>
          <w:rFonts w:ascii="Times New Roman" w:hAnsi="Times New Roman" w:cs="Times New Roman" w:hint="eastAsia"/>
          <w:sz w:val="24"/>
          <w:szCs w:val="24"/>
        </w:rPr>
        <w:t>的得分为</w:t>
      </w:r>
      <w:r w:rsidR="00104083" w:rsidRPr="00747131">
        <w:rPr>
          <w:rFonts w:ascii="Times New Roman" w:hAnsi="Times New Roman" w:cs="Times New Roman" w:hint="eastAsia"/>
          <w:sz w:val="24"/>
          <w:szCs w:val="24"/>
        </w:rPr>
        <w:t>0</w:t>
      </w:r>
      <w:r w:rsidR="00104083" w:rsidRPr="00747131">
        <w:rPr>
          <w:rFonts w:ascii="Times New Roman" w:hAnsi="Times New Roman" w:cs="Times New Roman" w:hint="eastAsia"/>
          <w:sz w:val="24"/>
          <w:szCs w:val="24"/>
        </w:rPr>
        <w:t>，工具</w:t>
      </w:r>
      <w:r w:rsidR="00104083" w:rsidRPr="00747131">
        <w:rPr>
          <w:rFonts w:ascii="Times New Roman" w:hAnsi="Times New Roman" w:cs="Times New Roman"/>
          <w:sz w:val="24"/>
          <w:szCs w:val="24"/>
        </w:rPr>
        <w:t>5</w:t>
      </w:r>
      <w:r w:rsidR="00104083" w:rsidRPr="00747131">
        <w:rPr>
          <w:rFonts w:ascii="Times New Roman" w:hAnsi="Times New Roman" w:cs="Times New Roman" w:hint="eastAsia"/>
          <w:sz w:val="24"/>
          <w:szCs w:val="24"/>
        </w:rPr>
        <w:t>的得分为</w:t>
      </w:r>
      <w:r w:rsidR="00104083" w:rsidRPr="00747131">
        <w:rPr>
          <w:rFonts w:ascii="Times New Roman" w:hAnsi="Times New Roman" w:cs="Times New Roman" w:hint="eastAsia"/>
          <w:sz w:val="24"/>
          <w:szCs w:val="24"/>
        </w:rPr>
        <w:t>0</w:t>
      </w:r>
      <w:r w:rsidRPr="00747131">
        <w:rPr>
          <w:rFonts w:ascii="Times New Roman" w:hAnsi="Times New Roman" w:cs="Times New Roman" w:hint="eastAsia"/>
          <w:sz w:val="24"/>
          <w:szCs w:val="24"/>
        </w:rPr>
        <w:t>。</w:t>
      </w:r>
    </w:p>
    <w:p w14:paraId="24532F4F" w14:textId="15F51C09" w:rsidR="00E82494" w:rsidRPr="00747131" w:rsidRDefault="00E82494" w:rsidP="00E82494">
      <w:pPr>
        <w:spacing w:line="360" w:lineRule="exact"/>
        <w:ind w:firstLineChars="200" w:firstLine="480"/>
        <w:jc w:val="center"/>
        <w:rPr>
          <w:rFonts w:ascii="Times New Roman" w:hAnsi="Times New Roman" w:cs="Times New Roman"/>
          <w:sz w:val="24"/>
          <w:szCs w:val="24"/>
        </w:rPr>
      </w:pPr>
      <w:r w:rsidRPr="00747131">
        <w:rPr>
          <w:rFonts w:ascii="Times New Roman" w:hAnsi="Times New Roman" w:cs="Times New Roman" w:hint="eastAsia"/>
          <w:sz w:val="24"/>
          <w:szCs w:val="24"/>
        </w:rPr>
        <w:t>表</w:t>
      </w:r>
      <w:r w:rsidRPr="00747131">
        <w:rPr>
          <w:rFonts w:ascii="Times New Roman" w:hAnsi="Times New Roman" w:cs="Times New Roman" w:hint="eastAsia"/>
          <w:sz w:val="24"/>
          <w:szCs w:val="24"/>
        </w:rPr>
        <w:t>2</w:t>
      </w:r>
      <w:r w:rsidRPr="00747131">
        <w:rPr>
          <w:rFonts w:ascii="Times New Roman" w:hAnsi="Times New Roman" w:cs="Times New Roman"/>
          <w:sz w:val="24"/>
          <w:szCs w:val="24"/>
        </w:rPr>
        <w:t xml:space="preserve"> </w:t>
      </w:r>
      <w:proofErr w:type="gramStart"/>
      <w:r w:rsidRPr="00747131">
        <w:rPr>
          <w:rFonts w:ascii="Times New Roman" w:hAnsi="Times New Roman" w:cs="Times New Roman" w:hint="eastAsia"/>
          <w:sz w:val="24"/>
          <w:szCs w:val="24"/>
        </w:rPr>
        <w:t>全零分数</w:t>
      </w:r>
      <w:proofErr w:type="gramEnd"/>
      <w:r w:rsidRPr="00747131">
        <w:rPr>
          <w:rFonts w:ascii="Times New Roman" w:hAnsi="Times New Roman" w:cs="Times New Roman" w:hint="eastAsia"/>
          <w:sz w:val="24"/>
          <w:szCs w:val="24"/>
        </w:rPr>
        <w:t>数组的另一种示意</w:t>
      </w:r>
    </w:p>
    <w:tbl>
      <w:tblPr>
        <w:tblStyle w:val="a9"/>
        <w:tblW w:w="0" w:type="auto"/>
        <w:jc w:val="center"/>
        <w:tblLook w:val="04A0" w:firstRow="1" w:lastRow="0" w:firstColumn="1" w:lastColumn="0" w:noHBand="0" w:noVBand="1"/>
      </w:tblPr>
      <w:tblGrid>
        <w:gridCol w:w="1511"/>
        <w:gridCol w:w="1486"/>
        <w:gridCol w:w="1485"/>
        <w:gridCol w:w="1485"/>
        <w:gridCol w:w="1462"/>
        <w:gridCol w:w="1462"/>
      </w:tblGrid>
      <w:tr w:rsidR="00F73DF1" w:rsidRPr="00747131" w14:paraId="56A957EA" w14:textId="11F761CC" w:rsidTr="00F73DF1">
        <w:trPr>
          <w:jc w:val="center"/>
        </w:trPr>
        <w:tc>
          <w:tcPr>
            <w:tcW w:w="1511" w:type="dxa"/>
          </w:tcPr>
          <w:p w14:paraId="13262540" w14:textId="77777777" w:rsidR="00F73DF1" w:rsidRPr="00747131" w:rsidRDefault="00F73DF1" w:rsidP="00CD2FA9">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得分</w:t>
            </w:r>
          </w:p>
        </w:tc>
        <w:tc>
          <w:tcPr>
            <w:tcW w:w="1486" w:type="dxa"/>
          </w:tcPr>
          <w:p w14:paraId="396FC624" w14:textId="77777777" w:rsidR="00F73DF1" w:rsidRPr="00747131" w:rsidRDefault="00F73DF1" w:rsidP="00CD2FA9">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0</w:t>
            </w:r>
          </w:p>
        </w:tc>
        <w:tc>
          <w:tcPr>
            <w:tcW w:w="1485" w:type="dxa"/>
          </w:tcPr>
          <w:p w14:paraId="10112E45" w14:textId="77777777" w:rsidR="00F73DF1" w:rsidRPr="00747131" w:rsidRDefault="00F73DF1" w:rsidP="00CD2FA9">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0</w:t>
            </w:r>
          </w:p>
        </w:tc>
        <w:tc>
          <w:tcPr>
            <w:tcW w:w="1485" w:type="dxa"/>
          </w:tcPr>
          <w:p w14:paraId="7E28C2B6" w14:textId="77777777" w:rsidR="00F73DF1" w:rsidRPr="00747131" w:rsidRDefault="00F73DF1" w:rsidP="00CD2FA9">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0</w:t>
            </w:r>
          </w:p>
        </w:tc>
        <w:tc>
          <w:tcPr>
            <w:tcW w:w="1462" w:type="dxa"/>
          </w:tcPr>
          <w:p w14:paraId="69718528" w14:textId="5B29A1BF" w:rsidR="00F73DF1" w:rsidRPr="00747131" w:rsidRDefault="00F73DF1" w:rsidP="00CD2FA9">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0</w:t>
            </w:r>
          </w:p>
        </w:tc>
        <w:tc>
          <w:tcPr>
            <w:tcW w:w="1462" w:type="dxa"/>
          </w:tcPr>
          <w:p w14:paraId="5A6F8B6D" w14:textId="672EF074" w:rsidR="00F73DF1" w:rsidRPr="00747131" w:rsidRDefault="00F73DF1" w:rsidP="00CD2FA9">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0</w:t>
            </w:r>
          </w:p>
        </w:tc>
      </w:tr>
    </w:tbl>
    <w:p w14:paraId="0C86DC6B" w14:textId="4ECCDB6B" w:rsidR="00E82494" w:rsidRPr="00747131" w:rsidRDefault="00714CF4"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与</w:t>
      </w:r>
      <w:r w:rsidR="00104083" w:rsidRPr="00747131">
        <w:rPr>
          <w:rFonts w:ascii="Times New Roman" w:hAnsi="Times New Roman" w:cs="Times New Roman" w:hint="eastAsia"/>
          <w:sz w:val="24"/>
          <w:szCs w:val="24"/>
        </w:rPr>
        <w:t>[</w:t>
      </w:r>
      <w:r w:rsidR="00104083" w:rsidRPr="00747131">
        <w:rPr>
          <w:rFonts w:ascii="Times New Roman" w:hAnsi="Times New Roman" w:cs="Times New Roman"/>
          <w:sz w:val="24"/>
          <w:szCs w:val="24"/>
        </w:rPr>
        <w:t>0</w:t>
      </w:r>
      <w:r w:rsidR="00104083" w:rsidRPr="00747131">
        <w:rPr>
          <w:rFonts w:ascii="Times New Roman" w:hAnsi="Times New Roman" w:cs="Times New Roman" w:hint="eastAsia"/>
          <w:sz w:val="24"/>
          <w:szCs w:val="24"/>
        </w:rPr>
        <w:t>，</w:t>
      </w:r>
      <w:r w:rsidR="00104083" w:rsidRPr="00747131">
        <w:rPr>
          <w:rFonts w:ascii="Times New Roman" w:hAnsi="Times New Roman" w:cs="Times New Roman"/>
          <w:sz w:val="24"/>
          <w:szCs w:val="24"/>
        </w:rPr>
        <w:t>0</w:t>
      </w:r>
      <w:r w:rsidR="00104083" w:rsidRPr="00747131">
        <w:rPr>
          <w:rFonts w:ascii="Times New Roman" w:hAnsi="Times New Roman" w:cs="Times New Roman" w:hint="eastAsia"/>
          <w:sz w:val="24"/>
          <w:szCs w:val="24"/>
        </w:rPr>
        <w:t>，</w:t>
      </w:r>
      <w:r w:rsidR="00104083" w:rsidRPr="00747131">
        <w:rPr>
          <w:rFonts w:ascii="Times New Roman" w:hAnsi="Times New Roman" w:cs="Times New Roman"/>
          <w:sz w:val="24"/>
          <w:szCs w:val="24"/>
        </w:rPr>
        <w:t>0</w:t>
      </w:r>
      <w:r w:rsidR="00104083" w:rsidRPr="00747131">
        <w:rPr>
          <w:rFonts w:ascii="Times New Roman" w:hAnsi="Times New Roman" w:cs="Times New Roman" w:hint="eastAsia"/>
          <w:sz w:val="24"/>
          <w:szCs w:val="24"/>
        </w:rPr>
        <w:t>，</w:t>
      </w:r>
      <w:r w:rsidR="00104083" w:rsidRPr="00747131">
        <w:rPr>
          <w:rFonts w:ascii="Times New Roman" w:hAnsi="Times New Roman" w:cs="Times New Roman"/>
          <w:sz w:val="24"/>
          <w:szCs w:val="24"/>
        </w:rPr>
        <w:t>0</w:t>
      </w:r>
      <w:r w:rsidR="00104083" w:rsidRPr="00747131">
        <w:rPr>
          <w:rFonts w:ascii="Times New Roman" w:hAnsi="Times New Roman" w:cs="Times New Roman" w:hint="eastAsia"/>
          <w:sz w:val="24"/>
          <w:szCs w:val="24"/>
        </w:rPr>
        <w:t>，</w:t>
      </w:r>
      <w:r w:rsidR="00104083" w:rsidRPr="00747131">
        <w:rPr>
          <w:rFonts w:ascii="Times New Roman" w:hAnsi="Times New Roman" w:cs="Times New Roman"/>
          <w:sz w:val="24"/>
          <w:szCs w:val="24"/>
        </w:rPr>
        <w:t>0]</w:t>
      </w:r>
      <w:r w:rsidRPr="00747131">
        <w:rPr>
          <w:rFonts w:ascii="Times New Roman" w:hAnsi="Times New Roman" w:cs="Times New Roman" w:hint="eastAsia"/>
          <w:sz w:val="24"/>
          <w:szCs w:val="24"/>
        </w:rPr>
        <w:t>中的</w:t>
      </w:r>
      <w:r w:rsidRPr="00747131">
        <w:rPr>
          <w:rFonts w:ascii="Times New Roman" w:hAnsi="Times New Roman" w:cs="Times New Roman" w:hint="eastAsia"/>
          <w:sz w:val="24"/>
          <w:szCs w:val="24"/>
        </w:rPr>
        <w:t>0</w:t>
      </w:r>
      <w:r w:rsidRPr="00747131">
        <w:rPr>
          <w:rFonts w:ascii="Times New Roman" w:hAnsi="Times New Roman" w:cs="Times New Roman" w:hint="eastAsia"/>
          <w:sz w:val="24"/>
          <w:szCs w:val="24"/>
        </w:rPr>
        <w:t>含义类似地，表</w:t>
      </w:r>
      <w:r w:rsidRPr="00747131">
        <w:rPr>
          <w:rFonts w:ascii="Times New Roman" w:hAnsi="Times New Roman" w:cs="Times New Roman" w:hint="eastAsia"/>
          <w:sz w:val="24"/>
          <w:szCs w:val="24"/>
        </w:rPr>
        <w:t>2</w:t>
      </w:r>
      <w:r w:rsidRPr="00747131">
        <w:rPr>
          <w:rFonts w:ascii="Times New Roman" w:hAnsi="Times New Roman" w:cs="Times New Roman" w:hint="eastAsia"/>
          <w:sz w:val="24"/>
          <w:szCs w:val="24"/>
        </w:rPr>
        <w:t>中的分值</w:t>
      </w:r>
      <w:r w:rsidRPr="00747131">
        <w:rPr>
          <w:rFonts w:ascii="Times New Roman" w:hAnsi="Times New Roman" w:cs="Times New Roman" w:hint="eastAsia"/>
          <w:sz w:val="24"/>
          <w:szCs w:val="24"/>
        </w:rPr>
        <w:t>0</w:t>
      </w:r>
      <w:r w:rsidRPr="00747131">
        <w:rPr>
          <w:rFonts w:ascii="Times New Roman" w:hAnsi="Times New Roman" w:cs="Times New Roman" w:hint="eastAsia"/>
          <w:sz w:val="24"/>
          <w:szCs w:val="24"/>
        </w:rPr>
        <w:t>从左到右分别表示为：工具</w:t>
      </w:r>
      <w:r w:rsidRPr="00747131">
        <w:rPr>
          <w:rFonts w:ascii="Times New Roman" w:hAnsi="Times New Roman" w:cs="Times New Roman" w:hint="eastAsia"/>
          <w:sz w:val="24"/>
          <w:szCs w:val="24"/>
        </w:rPr>
        <w:t>1</w:t>
      </w:r>
      <w:r w:rsidRPr="00747131">
        <w:rPr>
          <w:rFonts w:ascii="Times New Roman" w:hAnsi="Times New Roman" w:cs="Times New Roman" w:hint="eastAsia"/>
          <w:sz w:val="24"/>
          <w:szCs w:val="24"/>
        </w:rPr>
        <w:t>的得分为</w:t>
      </w:r>
      <w:r w:rsidRPr="00747131">
        <w:rPr>
          <w:rFonts w:ascii="Times New Roman" w:hAnsi="Times New Roman" w:cs="Times New Roman" w:hint="eastAsia"/>
          <w:sz w:val="24"/>
          <w:szCs w:val="24"/>
        </w:rPr>
        <w:t>0</w:t>
      </w:r>
      <w:r w:rsidRPr="00747131">
        <w:rPr>
          <w:rFonts w:ascii="Times New Roman" w:hAnsi="Times New Roman" w:cs="Times New Roman" w:hint="eastAsia"/>
          <w:sz w:val="24"/>
          <w:szCs w:val="24"/>
        </w:rPr>
        <w:t>，工具</w:t>
      </w:r>
      <w:r w:rsidRPr="00747131">
        <w:rPr>
          <w:rFonts w:ascii="Times New Roman" w:hAnsi="Times New Roman" w:cs="Times New Roman"/>
          <w:sz w:val="24"/>
          <w:szCs w:val="24"/>
        </w:rPr>
        <w:t>2</w:t>
      </w:r>
      <w:r w:rsidRPr="00747131">
        <w:rPr>
          <w:rFonts w:ascii="Times New Roman" w:hAnsi="Times New Roman" w:cs="Times New Roman" w:hint="eastAsia"/>
          <w:sz w:val="24"/>
          <w:szCs w:val="24"/>
        </w:rPr>
        <w:t>的得分为</w:t>
      </w:r>
      <w:r w:rsidRPr="00747131">
        <w:rPr>
          <w:rFonts w:ascii="Times New Roman" w:hAnsi="Times New Roman" w:cs="Times New Roman" w:hint="eastAsia"/>
          <w:sz w:val="24"/>
          <w:szCs w:val="24"/>
        </w:rPr>
        <w:t>0</w:t>
      </w:r>
      <w:r w:rsidRPr="00747131">
        <w:rPr>
          <w:rFonts w:ascii="Times New Roman" w:hAnsi="Times New Roman" w:cs="Times New Roman" w:hint="eastAsia"/>
          <w:sz w:val="24"/>
          <w:szCs w:val="24"/>
        </w:rPr>
        <w:t>，工具</w:t>
      </w:r>
      <w:r w:rsidRPr="00747131">
        <w:rPr>
          <w:rFonts w:ascii="Times New Roman" w:hAnsi="Times New Roman" w:cs="Times New Roman"/>
          <w:sz w:val="24"/>
          <w:szCs w:val="24"/>
        </w:rPr>
        <w:t>3</w:t>
      </w:r>
      <w:r w:rsidRPr="00747131">
        <w:rPr>
          <w:rFonts w:ascii="Times New Roman" w:hAnsi="Times New Roman" w:cs="Times New Roman" w:hint="eastAsia"/>
          <w:sz w:val="24"/>
          <w:szCs w:val="24"/>
        </w:rPr>
        <w:t>的得分为</w:t>
      </w:r>
      <w:r w:rsidRPr="00747131">
        <w:rPr>
          <w:rFonts w:ascii="Times New Roman" w:hAnsi="Times New Roman" w:cs="Times New Roman" w:hint="eastAsia"/>
          <w:sz w:val="24"/>
          <w:szCs w:val="24"/>
        </w:rPr>
        <w:t>0</w:t>
      </w:r>
      <w:r w:rsidR="00D6587C" w:rsidRPr="00747131">
        <w:rPr>
          <w:rFonts w:ascii="Times New Roman" w:hAnsi="Times New Roman" w:cs="Times New Roman" w:hint="eastAsia"/>
          <w:sz w:val="24"/>
          <w:szCs w:val="24"/>
        </w:rPr>
        <w:t>，工具</w:t>
      </w:r>
      <w:r w:rsidR="00D6587C" w:rsidRPr="00747131">
        <w:rPr>
          <w:rFonts w:ascii="Times New Roman" w:hAnsi="Times New Roman" w:cs="Times New Roman"/>
          <w:sz w:val="24"/>
          <w:szCs w:val="24"/>
        </w:rPr>
        <w:t>4</w:t>
      </w:r>
      <w:r w:rsidR="00D6587C" w:rsidRPr="00747131">
        <w:rPr>
          <w:rFonts w:ascii="Times New Roman" w:hAnsi="Times New Roman" w:cs="Times New Roman" w:hint="eastAsia"/>
          <w:sz w:val="24"/>
          <w:szCs w:val="24"/>
        </w:rPr>
        <w:t>的得分为</w:t>
      </w:r>
      <w:r w:rsidR="00D6587C" w:rsidRPr="00747131">
        <w:rPr>
          <w:rFonts w:ascii="Times New Roman" w:hAnsi="Times New Roman" w:cs="Times New Roman" w:hint="eastAsia"/>
          <w:sz w:val="24"/>
          <w:szCs w:val="24"/>
        </w:rPr>
        <w:t>0</w:t>
      </w:r>
      <w:r w:rsidR="00D6587C" w:rsidRPr="00747131">
        <w:rPr>
          <w:rFonts w:ascii="Times New Roman" w:hAnsi="Times New Roman" w:cs="Times New Roman" w:hint="eastAsia"/>
          <w:sz w:val="24"/>
          <w:szCs w:val="24"/>
        </w:rPr>
        <w:t>，工具</w:t>
      </w:r>
      <w:r w:rsidR="00D6587C" w:rsidRPr="00747131">
        <w:rPr>
          <w:rFonts w:ascii="Times New Roman" w:hAnsi="Times New Roman" w:cs="Times New Roman"/>
          <w:sz w:val="24"/>
          <w:szCs w:val="24"/>
        </w:rPr>
        <w:t>5</w:t>
      </w:r>
      <w:r w:rsidR="00D6587C" w:rsidRPr="00747131">
        <w:rPr>
          <w:rFonts w:ascii="Times New Roman" w:hAnsi="Times New Roman" w:cs="Times New Roman" w:hint="eastAsia"/>
          <w:sz w:val="24"/>
          <w:szCs w:val="24"/>
        </w:rPr>
        <w:t>的得分为</w:t>
      </w:r>
      <w:r w:rsidR="00D6587C" w:rsidRPr="00747131">
        <w:rPr>
          <w:rFonts w:ascii="Times New Roman" w:hAnsi="Times New Roman" w:cs="Times New Roman" w:hint="eastAsia"/>
          <w:sz w:val="24"/>
          <w:szCs w:val="24"/>
        </w:rPr>
        <w:t>0</w:t>
      </w:r>
      <w:r w:rsidRPr="00747131">
        <w:rPr>
          <w:rFonts w:ascii="Times New Roman" w:hAnsi="Times New Roman" w:cs="Times New Roman" w:hint="eastAsia"/>
          <w:sz w:val="24"/>
          <w:szCs w:val="24"/>
        </w:rPr>
        <w:t>。</w:t>
      </w:r>
    </w:p>
    <w:p w14:paraId="2ACC9896" w14:textId="77777777" w:rsidR="003C422A" w:rsidRPr="00747131" w:rsidRDefault="009F308C"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电子设备</w:t>
      </w:r>
      <w:r w:rsidR="00432F14" w:rsidRPr="00747131">
        <w:rPr>
          <w:rFonts w:ascii="Times New Roman" w:hAnsi="Times New Roman" w:cs="Times New Roman" w:hint="eastAsia"/>
          <w:sz w:val="24"/>
          <w:szCs w:val="24"/>
        </w:rPr>
        <w:t>可以遍历</w:t>
      </w:r>
      <w:r w:rsidR="00432F14" w:rsidRPr="00747131">
        <w:rPr>
          <w:rFonts w:ascii="Times New Roman" w:hAnsi="Times New Roman" w:cs="Times New Roman" w:hint="eastAsia"/>
          <w:sz w:val="24"/>
          <w:szCs w:val="24"/>
        </w:rPr>
        <w:t>S</w:t>
      </w:r>
      <w:r w:rsidR="00432F14" w:rsidRPr="00747131">
        <w:rPr>
          <w:rFonts w:ascii="Times New Roman" w:hAnsi="Times New Roman" w:cs="Times New Roman"/>
          <w:sz w:val="24"/>
          <w:szCs w:val="24"/>
        </w:rPr>
        <w:t>603</w:t>
      </w:r>
      <w:r w:rsidR="00432F14" w:rsidRPr="00747131">
        <w:rPr>
          <w:rFonts w:ascii="Times New Roman" w:hAnsi="Times New Roman" w:cs="Times New Roman" w:hint="eastAsia"/>
          <w:sz w:val="24"/>
          <w:szCs w:val="24"/>
        </w:rPr>
        <w:t>中召回的</w:t>
      </w:r>
      <w:r w:rsidR="00432F14" w:rsidRPr="00747131">
        <w:rPr>
          <w:rFonts w:ascii="Times New Roman" w:hAnsi="Times New Roman" w:cs="Times New Roman" w:hint="eastAsia"/>
          <w:sz w:val="24"/>
          <w:szCs w:val="24"/>
        </w:rPr>
        <w:t>K</w:t>
      </w:r>
      <w:proofErr w:type="gramStart"/>
      <w:r w:rsidR="00432F14" w:rsidRPr="00747131">
        <w:rPr>
          <w:rFonts w:ascii="Times New Roman" w:hAnsi="Times New Roman" w:cs="Times New Roman" w:hint="eastAsia"/>
          <w:sz w:val="24"/>
          <w:szCs w:val="24"/>
        </w:rPr>
        <w:t>个</w:t>
      </w:r>
      <w:proofErr w:type="gramEnd"/>
      <w:r w:rsidR="00432F14" w:rsidRPr="00747131">
        <w:rPr>
          <w:rFonts w:ascii="Times New Roman" w:hAnsi="Times New Roman" w:cs="Times New Roman" w:hint="eastAsia"/>
          <w:sz w:val="24"/>
          <w:szCs w:val="24"/>
        </w:rPr>
        <w:t>指令</w:t>
      </w:r>
      <w:r w:rsidR="00D86FC1" w:rsidRPr="00747131">
        <w:rPr>
          <w:rFonts w:ascii="Times New Roman" w:hAnsi="Times New Roman" w:cs="Times New Roman" w:hint="eastAsia"/>
          <w:sz w:val="24"/>
          <w:szCs w:val="24"/>
        </w:rPr>
        <w:t>，并可以对</w:t>
      </w:r>
      <w:r w:rsidR="003866A9" w:rsidRPr="00747131">
        <w:rPr>
          <w:rFonts w:ascii="Times New Roman" w:hAnsi="Times New Roman" w:cs="Times New Roman" w:hint="eastAsia"/>
          <w:sz w:val="24"/>
          <w:szCs w:val="24"/>
        </w:rPr>
        <w:t>遍历的</w:t>
      </w:r>
      <w:r w:rsidR="00ED471B" w:rsidRPr="00747131">
        <w:rPr>
          <w:rFonts w:ascii="Times New Roman" w:hAnsi="Times New Roman" w:cs="Times New Roman" w:hint="eastAsia"/>
          <w:sz w:val="24"/>
          <w:szCs w:val="24"/>
        </w:rPr>
        <w:t>目标</w:t>
      </w:r>
      <w:r w:rsidR="003866A9" w:rsidRPr="00747131">
        <w:rPr>
          <w:rFonts w:ascii="Times New Roman" w:hAnsi="Times New Roman" w:cs="Times New Roman" w:hint="eastAsia"/>
          <w:sz w:val="24"/>
          <w:szCs w:val="24"/>
        </w:rPr>
        <w:t>指令执行</w:t>
      </w:r>
      <w:r w:rsidR="00ED471B" w:rsidRPr="00747131">
        <w:rPr>
          <w:rFonts w:ascii="Times New Roman" w:hAnsi="Times New Roman" w:cs="Times New Roman" w:hint="eastAsia"/>
          <w:sz w:val="24"/>
          <w:szCs w:val="24"/>
        </w:rPr>
        <w:t>如</w:t>
      </w:r>
      <w:r w:rsidR="003866A9" w:rsidRPr="00747131">
        <w:rPr>
          <w:rFonts w:ascii="Times New Roman" w:hAnsi="Times New Roman" w:cs="Times New Roman" w:hint="eastAsia"/>
          <w:sz w:val="24"/>
          <w:szCs w:val="24"/>
        </w:rPr>
        <w:t>S</w:t>
      </w:r>
      <w:r w:rsidR="003866A9" w:rsidRPr="00747131">
        <w:rPr>
          <w:rFonts w:ascii="Times New Roman" w:hAnsi="Times New Roman" w:cs="Times New Roman"/>
          <w:sz w:val="24"/>
          <w:szCs w:val="24"/>
        </w:rPr>
        <w:t>6041-S6043</w:t>
      </w:r>
      <w:r w:rsidR="003866A9" w:rsidRPr="00747131">
        <w:rPr>
          <w:rFonts w:ascii="Times New Roman" w:hAnsi="Times New Roman" w:cs="Times New Roman" w:hint="eastAsia"/>
          <w:sz w:val="24"/>
          <w:szCs w:val="24"/>
        </w:rPr>
        <w:t>所示步骤</w:t>
      </w:r>
      <w:r w:rsidRPr="00747131">
        <w:rPr>
          <w:rFonts w:ascii="Times New Roman" w:hAnsi="Times New Roman" w:cs="Times New Roman" w:hint="eastAsia"/>
          <w:sz w:val="24"/>
          <w:szCs w:val="24"/>
        </w:rPr>
        <w:t>。</w:t>
      </w:r>
      <w:r w:rsidR="003C422A" w:rsidRPr="00747131">
        <w:rPr>
          <w:rFonts w:ascii="Times New Roman" w:hAnsi="Times New Roman" w:cs="Times New Roman" w:hint="eastAsia"/>
          <w:sz w:val="24"/>
          <w:szCs w:val="24"/>
        </w:rPr>
        <w:t>例如，在遍历到</w:t>
      </w:r>
      <w:r w:rsidR="003C422A" w:rsidRPr="00747131">
        <w:rPr>
          <w:rFonts w:ascii="Times New Roman" w:hAnsi="Times New Roman" w:cs="Times New Roman" w:hint="eastAsia"/>
          <w:sz w:val="24"/>
          <w:szCs w:val="24"/>
        </w:rPr>
        <w:t>K</w:t>
      </w:r>
      <w:proofErr w:type="gramStart"/>
      <w:r w:rsidR="003C422A" w:rsidRPr="00747131">
        <w:rPr>
          <w:rFonts w:ascii="Times New Roman" w:hAnsi="Times New Roman" w:cs="Times New Roman" w:hint="eastAsia"/>
          <w:sz w:val="24"/>
          <w:szCs w:val="24"/>
        </w:rPr>
        <w:t>个</w:t>
      </w:r>
      <w:proofErr w:type="gramEnd"/>
      <w:r w:rsidR="003C422A" w:rsidRPr="00747131">
        <w:rPr>
          <w:rFonts w:ascii="Times New Roman" w:hAnsi="Times New Roman" w:cs="Times New Roman" w:hint="eastAsia"/>
          <w:sz w:val="24"/>
          <w:szCs w:val="24"/>
        </w:rPr>
        <w:t>指令中的目标指令时，可以执行</w:t>
      </w:r>
      <w:r w:rsidR="003C422A" w:rsidRPr="00747131">
        <w:rPr>
          <w:rFonts w:ascii="Times New Roman" w:hAnsi="Times New Roman" w:cs="Times New Roman" w:hint="eastAsia"/>
          <w:sz w:val="24"/>
          <w:szCs w:val="24"/>
        </w:rPr>
        <w:t>S</w:t>
      </w:r>
      <w:r w:rsidR="003C422A" w:rsidRPr="00747131">
        <w:rPr>
          <w:rFonts w:ascii="Times New Roman" w:hAnsi="Times New Roman" w:cs="Times New Roman"/>
          <w:sz w:val="24"/>
          <w:szCs w:val="24"/>
        </w:rPr>
        <w:t>6041-S6043</w:t>
      </w:r>
      <w:r w:rsidR="003C422A" w:rsidRPr="00747131">
        <w:rPr>
          <w:rFonts w:ascii="Times New Roman" w:hAnsi="Times New Roman" w:cs="Times New Roman" w:hint="eastAsia"/>
          <w:sz w:val="24"/>
          <w:szCs w:val="24"/>
        </w:rPr>
        <w:t>。在执行完</w:t>
      </w:r>
      <w:r w:rsidR="003C422A" w:rsidRPr="00747131">
        <w:rPr>
          <w:rFonts w:ascii="Times New Roman" w:hAnsi="Times New Roman" w:cs="Times New Roman" w:hint="eastAsia"/>
          <w:sz w:val="24"/>
          <w:szCs w:val="24"/>
        </w:rPr>
        <w:t>S</w:t>
      </w:r>
      <w:r w:rsidR="003C422A" w:rsidRPr="00747131">
        <w:rPr>
          <w:rFonts w:ascii="Times New Roman" w:hAnsi="Times New Roman" w:cs="Times New Roman"/>
          <w:sz w:val="24"/>
          <w:szCs w:val="24"/>
        </w:rPr>
        <w:t>6041-S6043</w:t>
      </w:r>
      <w:r w:rsidR="003C422A" w:rsidRPr="00747131">
        <w:rPr>
          <w:rFonts w:ascii="Times New Roman" w:hAnsi="Times New Roman" w:cs="Times New Roman" w:hint="eastAsia"/>
          <w:sz w:val="24"/>
          <w:szCs w:val="24"/>
        </w:rPr>
        <w:t>时，可以继续遍历下一个指令。</w:t>
      </w:r>
      <w:r w:rsidR="00D86FC1" w:rsidRPr="00747131">
        <w:rPr>
          <w:rFonts w:ascii="Times New Roman" w:hAnsi="Times New Roman" w:cs="Times New Roman" w:hint="eastAsia"/>
          <w:sz w:val="24"/>
          <w:szCs w:val="24"/>
        </w:rPr>
        <w:t>其中，</w:t>
      </w:r>
      <w:r w:rsidR="00ED471B" w:rsidRPr="00747131">
        <w:rPr>
          <w:rFonts w:ascii="Times New Roman" w:hAnsi="Times New Roman" w:cs="Times New Roman" w:hint="eastAsia"/>
          <w:sz w:val="24"/>
          <w:szCs w:val="24"/>
        </w:rPr>
        <w:t>目标指令为</w:t>
      </w:r>
      <w:r w:rsidR="00ED471B" w:rsidRPr="00747131">
        <w:rPr>
          <w:rFonts w:ascii="Times New Roman" w:hAnsi="Times New Roman" w:cs="Times New Roman" w:hint="eastAsia"/>
          <w:sz w:val="24"/>
          <w:szCs w:val="24"/>
        </w:rPr>
        <w:t>K</w:t>
      </w:r>
      <w:proofErr w:type="gramStart"/>
      <w:r w:rsidR="00ED471B" w:rsidRPr="00747131">
        <w:rPr>
          <w:rFonts w:ascii="Times New Roman" w:hAnsi="Times New Roman" w:cs="Times New Roman" w:hint="eastAsia"/>
          <w:sz w:val="24"/>
          <w:szCs w:val="24"/>
        </w:rPr>
        <w:t>个</w:t>
      </w:r>
      <w:proofErr w:type="gramEnd"/>
      <w:r w:rsidR="00ED471B" w:rsidRPr="00747131">
        <w:rPr>
          <w:rFonts w:ascii="Times New Roman" w:hAnsi="Times New Roman" w:cs="Times New Roman" w:hint="eastAsia"/>
          <w:sz w:val="24"/>
          <w:szCs w:val="24"/>
        </w:rPr>
        <w:t>指令中的任一指令。</w:t>
      </w:r>
    </w:p>
    <w:p w14:paraId="45B69066" w14:textId="3378F1F0" w:rsidR="00432F14" w:rsidRPr="00747131" w:rsidRDefault="003C422A"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在电子设备遍历完</w:t>
      </w:r>
      <w:r w:rsidRPr="00747131">
        <w:rPr>
          <w:rFonts w:ascii="Times New Roman" w:hAnsi="Times New Roman" w:cs="Times New Roman" w:hint="eastAsia"/>
          <w:sz w:val="24"/>
          <w:szCs w:val="24"/>
        </w:rPr>
        <w:t>K</w:t>
      </w:r>
      <w:proofErr w:type="gramStart"/>
      <w:r w:rsidRPr="00747131">
        <w:rPr>
          <w:rFonts w:ascii="Times New Roman" w:hAnsi="Times New Roman" w:cs="Times New Roman" w:hint="eastAsia"/>
          <w:sz w:val="24"/>
          <w:szCs w:val="24"/>
        </w:rPr>
        <w:t>个</w:t>
      </w:r>
      <w:proofErr w:type="gramEnd"/>
      <w:r w:rsidRPr="00747131">
        <w:rPr>
          <w:rFonts w:ascii="Times New Roman" w:hAnsi="Times New Roman" w:cs="Times New Roman" w:hint="eastAsia"/>
          <w:sz w:val="24"/>
          <w:szCs w:val="24"/>
        </w:rPr>
        <w:t>指令后，电子设备可以得到语义分数数组。</w:t>
      </w:r>
    </w:p>
    <w:p w14:paraId="075457F5" w14:textId="416DD307" w:rsidR="00432F14" w:rsidRPr="00747131" w:rsidRDefault="003866A9"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S</w:t>
      </w:r>
      <w:r w:rsidRPr="00747131">
        <w:rPr>
          <w:rFonts w:ascii="Times New Roman" w:hAnsi="Times New Roman" w:cs="Times New Roman"/>
          <w:sz w:val="24"/>
          <w:szCs w:val="24"/>
        </w:rPr>
        <w:t>6041</w:t>
      </w:r>
      <w:r w:rsidRPr="00747131">
        <w:rPr>
          <w:rFonts w:ascii="Times New Roman" w:hAnsi="Times New Roman" w:cs="Times New Roman" w:hint="eastAsia"/>
          <w:sz w:val="24"/>
          <w:szCs w:val="24"/>
        </w:rPr>
        <w:t>、基于</w:t>
      </w:r>
      <w:r w:rsidR="00432F14" w:rsidRPr="00747131">
        <w:rPr>
          <w:rFonts w:ascii="Times New Roman" w:hAnsi="Times New Roman" w:cs="Times New Roman" w:hint="eastAsia"/>
          <w:sz w:val="24"/>
          <w:szCs w:val="24"/>
        </w:rPr>
        <w:t>预先构建的指令向量到工具的映射图谱（</w:t>
      </w:r>
      <w:r w:rsidR="00432F14" w:rsidRPr="00747131">
        <w:rPr>
          <w:rFonts w:ascii="Times New Roman" w:hAnsi="Times New Roman" w:cs="Times New Roman"/>
          <w:sz w:val="24"/>
          <w:szCs w:val="24"/>
        </w:rPr>
        <w:t>instruction</w:t>
      </w:r>
      <w:r w:rsidR="00736FF9" w:rsidRPr="00747131">
        <w:rPr>
          <w:rFonts w:ascii="Times New Roman" w:hAnsi="Times New Roman" w:cs="Times New Roman"/>
          <w:sz w:val="24"/>
          <w:szCs w:val="24"/>
        </w:rPr>
        <w:t xml:space="preserve"> </w:t>
      </w:r>
      <w:r w:rsidR="00432F14" w:rsidRPr="00747131">
        <w:rPr>
          <w:rFonts w:ascii="Times New Roman" w:hAnsi="Times New Roman" w:cs="Times New Roman"/>
          <w:sz w:val="24"/>
          <w:szCs w:val="24"/>
        </w:rPr>
        <w:t>to</w:t>
      </w:r>
      <w:r w:rsidR="00736FF9" w:rsidRPr="00747131">
        <w:rPr>
          <w:rFonts w:ascii="Times New Roman" w:hAnsi="Times New Roman" w:cs="Times New Roman"/>
          <w:sz w:val="24"/>
          <w:szCs w:val="24"/>
        </w:rPr>
        <w:t xml:space="preserve"> </w:t>
      </w:r>
      <w:r w:rsidR="00432F14" w:rsidRPr="00747131">
        <w:rPr>
          <w:rFonts w:ascii="Times New Roman" w:hAnsi="Times New Roman" w:cs="Times New Roman"/>
          <w:sz w:val="24"/>
          <w:szCs w:val="24"/>
        </w:rPr>
        <w:t>tool</w:t>
      </w:r>
      <w:r w:rsidR="00736FF9" w:rsidRPr="00747131">
        <w:rPr>
          <w:rFonts w:ascii="Times New Roman" w:hAnsi="Times New Roman" w:cs="Times New Roman"/>
          <w:sz w:val="24"/>
          <w:szCs w:val="24"/>
        </w:rPr>
        <w:t xml:space="preserve"> </w:t>
      </w:r>
      <w:r w:rsidR="00432F14" w:rsidRPr="00747131">
        <w:rPr>
          <w:rFonts w:ascii="Times New Roman" w:hAnsi="Times New Roman" w:cs="Times New Roman"/>
          <w:sz w:val="24"/>
          <w:szCs w:val="24"/>
        </w:rPr>
        <w:t>map</w:t>
      </w:r>
      <w:r w:rsidR="00432F14" w:rsidRPr="00747131">
        <w:rPr>
          <w:rFonts w:ascii="Times New Roman" w:hAnsi="Times New Roman" w:cs="Times New Roman" w:hint="eastAsia"/>
          <w:sz w:val="24"/>
          <w:szCs w:val="24"/>
        </w:rPr>
        <w:t>）</w:t>
      </w:r>
      <w:r w:rsidRPr="00747131">
        <w:rPr>
          <w:rFonts w:ascii="Times New Roman" w:hAnsi="Times New Roman" w:cs="Times New Roman" w:hint="eastAsia"/>
          <w:sz w:val="24"/>
          <w:szCs w:val="24"/>
        </w:rPr>
        <w:t>和目标指令，查找目标指令对应的工具。</w:t>
      </w:r>
    </w:p>
    <w:p w14:paraId="181EE623" w14:textId="2D019B09" w:rsidR="003866A9" w:rsidRPr="00747131" w:rsidRDefault="003866A9"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S</w:t>
      </w:r>
      <w:r w:rsidRPr="00747131">
        <w:rPr>
          <w:rFonts w:ascii="Times New Roman" w:hAnsi="Times New Roman" w:cs="Times New Roman"/>
          <w:sz w:val="24"/>
          <w:szCs w:val="24"/>
        </w:rPr>
        <w:t>6042</w:t>
      </w:r>
      <w:r w:rsidRPr="00747131">
        <w:rPr>
          <w:rFonts w:ascii="Times New Roman" w:hAnsi="Times New Roman" w:cs="Times New Roman" w:hint="eastAsia"/>
          <w:sz w:val="24"/>
          <w:szCs w:val="24"/>
        </w:rPr>
        <w:t>、获取</w:t>
      </w:r>
      <w:r w:rsidR="00ED471B" w:rsidRPr="00747131">
        <w:rPr>
          <w:rFonts w:ascii="Times New Roman" w:hAnsi="Times New Roman" w:cs="Times New Roman" w:hint="eastAsia"/>
          <w:sz w:val="24"/>
          <w:szCs w:val="24"/>
        </w:rPr>
        <w:t>目标指令对应工具</w:t>
      </w:r>
      <w:proofErr w:type="gramStart"/>
      <w:r w:rsidRPr="00747131">
        <w:rPr>
          <w:rFonts w:ascii="Times New Roman" w:hAnsi="Times New Roman" w:cs="Times New Roman" w:hint="eastAsia"/>
          <w:sz w:val="24"/>
          <w:szCs w:val="24"/>
        </w:rPr>
        <w:t>在</w:t>
      </w:r>
      <w:r w:rsidR="00ED471B" w:rsidRPr="00747131">
        <w:rPr>
          <w:rFonts w:ascii="Times New Roman" w:hAnsi="Times New Roman" w:cs="Times New Roman" w:hint="eastAsia"/>
          <w:sz w:val="24"/>
          <w:szCs w:val="24"/>
        </w:rPr>
        <w:t>全零分数</w:t>
      </w:r>
      <w:proofErr w:type="gramEnd"/>
      <w:r w:rsidR="00ED471B" w:rsidRPr="00747131">
        <w:rPr>
          <w:rFonts w:ascii="Times New Roman" w:hAnsi="Times New Roman" w:cs="Times New Roman" w:hint="eastAsia"/>
          <w:sz w:val="24"/>
          <w:szCs w:val="24"/>
        </w:rPr>
        <w:t>数组</w:t>
      </w:r>
      <w:r w:rsidRPr="00747131">
        <w:rPr>
          <w:rFonts w:ascii="Times New Roman" w:hAnsi="Times New Roman" w:cs="Times New Roman" w:hint="eastAsia"/>
          <w:sz w:val="24"/>
          <w:szCs w:val="24"/>
        </w:rPr>
        <w:t>中的索引</w:t>
      </w:r>
      <w:r w:rsidR="00D40274" w:rsidRPr="00747131">
        <w:rPr>
          <w:rFonts w:ascii="Times New Roman" w:hAnsi="Times New Roman" w:cs="Times New Roman" w:hint="eastAsia"/>
          <w:sz w:val="24"/>
          <w:szCs w:val="24"/>
        </w:rPr>
        <w:t>，例如工具索引</w:t>
      </w:r>
      <w:r w:rsidRPr="00747131">
        <w:rPr>
          <w:rFonts w:ascii="Times New Roman" w:hAnsi="Times New Roman" w:cs="Times New Roman" w:hint="eastAsia"/>
          <w:sz w:val="24"/>
          <w:szCs w:val="24"/>
        </w:rPr>
        <w:t>（</w:t>
      </w:r>
      <w:proofErr w:type="spellStart"/>
      <w:r w:rsidRPr="00747131">
        <w:rPr>
          <w:rFonts w:ascii="Times New Roman" w:hAnsi="Times New Roman" w:cs="Times New Roman"/>
          <w:sz w:val="24"/>
          <w:szCs w:val="24"/>
        </w:rPr>
        <w:t>tool</w:t>
      </w:r>
      <w:r w:rsidR="00195692" w:rsidRPr="00747131">
        <w:rPr>
          <w:rFonts w:ascii="Times New Roman" w:hAnsi="Times New Roman" w:cs="Times New Roman" w:hint="eastAsia"/>
          <w:sz w:val="24"/>
          <w:szCs w:val="24"/>
        </w:rPr>
        <w:t>_</w:t>
      </w:r>
      <w:r w:rsidRPr="00747131">
        <w:rPr>
          <w:rFonts w:ascii="Times New Roman" w:hAnsi="Times New Roman" w:cs="Times New Roman"/>
          <w:sz w:val="24"/>
          <w:szCs w:val="24"/>
        </w:rPr>
        <w:t>idx</w:t>
      </w:r>
      <w:proofErr w:type="spellEnd"/>
      <w:r w:rsidRPr="00747131">
        <w:rPr>
          <w:rFonts w:ascii="Times New Roman" w:hAnsi="Times New Roman" w:cs="Times New Roman" w:hint="eastAsia"/>
          <w:sz w:val="24"/>
          <w:szCs w:val="24"/>
        </w:rPr>
        <w:t>）。</w:t>
      </w:r>
    </w:p>
    <w:p w14:paraId="46AF8F3B" w14:textId="791B9268" w:rsidR="00245799" w:rsidRPr="00747131" w:rsidRDefault="00245799"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示例性地，电子设备在</w:t>
      </w:r>
      <w:proofErr w:type="gramStart"/>
      <w:r w:rsidRPr="00747131">
        <w:rPr>
          <w:rFonts w:ascii="Times New Roman" w:hAnsi="Times New Roman" w:cs="Times New Roman" w:hint="eastAsia"/>
          <w:sz w:val="24"/>
          <w:szCs w:val="24"/>
        </w:rPr>
        <w:t>初始化全零分数</w:t>
      </w:r>
      <w:proofErr w:type="gramEnd"/>
      <w:r w:rsidRPr="00747131">
        <w:rPr>
          <w:rFonts w:ascii="Times New Roman" w:hAnsi="Times New Roman" w:cs="Times New Roman" w:hint="eastAsia"/>
          <w:sz w:val="24"/>
          <w:szCs w:val="24"/>
        </w:rPr>
        <w:t>数组时，可以构建工具</w:t>
      </w:r>
      <w:proofErr w:type="gramStart"/>
      <w:r w:rsidRPr="00747131">
        <w:rPr>
          <w:rFonts w:ascii="Times New Roman" w:hAnsi="Times New Roman" w:cs="Times New Roman" w:hint="eastAsia"/>
          <w:sz w:val="24"/>
          <w:szCs w:val="24"/>
        </w:rPr>
        <w:t>与全零分数</w:t>
      </w:r>
      <w:proofErr w:type="gramEnd"/>
      <w:r w:rsidRPr="00747131">
        <w:rPr>
          <w:rFonts w:ascii="Times New Roman" w:hAnsi="Times New Roman" w:cs="Times New Roman" w:hint="eastAsia"/>
          <w:sz w:val="24"/>
          <w:szCs w:val="24"/>
        </w:rPr>
        <w:t>数组中得分的对应关系。</w:t>
      </w:r>
      <w:r w:rsidR="00056E43" w:rsidRPr="00747131">
        <w:rPr>
          <w:rFonts w:ascii="Times New Roman" w:hAnsi="Times New Roman" w:cs="Times New Roman" w:hint="eastAsia"/>
          <w:sz w:val="24"/>
          <w:szCs w:val="24"/>
        </w:rPr>
        <w:t>工具</w:t>
      </w:r>
      <w:proofErr w:type="gramStart"/>
      <w:r w:rsidR="00056E43" w:rsidRPr="00747131">
        <w:rPr>
          <w:rFonts w:ascii="Times New Roman" w:hAnsi="Times New Roman" w:cs="Times New Roman" w:hint="eastAsia"/>
          <w:sz w:val="24"/>
          <w:szCs w:val="24"/>
        </w:rPr>
        <w:t>与全零分数</w:t>
      </w:r>
      <w:proofErr w:type="gramEnd"/>
      <w:r w:rsidR="00056E43" w:rsidRPr="00747131">
        <w:rPr>
          <w:rFonts w:ascii="Times New Roman" w:hAnsi="Times New Roman" w:cs="Times New Roman" w:hint="eastAsia"/>
          <w:sz w:val="24"/>
          <w:szCs w:val="24"/>
        </w:rPr>
        <w:t>数组中得分的对应关系，可以称为工具与得分的对应关系。</w:t>
      </w:r>
    </w:p>
    <w:p w14:paraId="31A584E2" w14:textId="3A778FFE" w:rsidR="00EA1235" w:rsidRPr="00747131" w:rsidRDefault="00056E43"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工具与得分的对应关系，</w:t>
      </w:r>
      <w:r w:rsidR="00245799" w:rsidRPr="00747131">
        <w:rPr>
          <w:rFonts w:ascii="Times New Roman" w:hAnsi="Times New Roman" w:cs="Times New Roman" w:hint="eastAsia"/>
          <w:sz w:val="24"/>
          <w:szCs w:val="24"/>
        </w:rPr>
        <w:t>可以是如表</w:t>
      </w:r>
      <w:r w:rsidR="00245799" w:rsidRPr="00747131">
        <w:rPr>
          <w:rFonts w:ascii="Times New Roman" w:hAnsi="Times New Roman" w:cs="Times New Roman" w:hint="eastAsia"/>
          <w:sz w:val="24"/>
          <w:szCs w:val="24"/>
        </w:rPr>
        <w:t>1</w:t>
      </w:r>
      <w:r w:rsidR="00245799" w:rsidRPr="00747131">
        <w:rPr>
          <w:rFonts w:ascii="Times New Roman" w:hAnsi="Times New Roman" w:cs="Times New Roman" w:hint="eastAsia"/>
          <w:sz w:val="24"/>
          <w:szCs w:val="24"/>
        </w:rPr>
        <w:t>所示的工具索引与得分的对应关系。工具索引可以是表</w:t>
      </w:r>
      <w:r w:rsidR="00245799" w:rsidRPr="00747131">
        <w:rPr>
          <w:rFonts w:ascii="Times New Roman" w:hAnsi="Times New Roman" w:cs="Times New Roman" w:hint="eastAsia"/>
          <w:sz w:val="24"/>
          <w:szCs w:val="24"/>
        </w:rPr>
        <w:t>1</w:t>
      </w:r>
      <w:r w:rsidR="00245799" w:rsidRPr="00747131">
        <w:rPr>
          <w:rFonts w:ascii="Times New Roman" w:hAnsi="Times New Roman" w:cs="Times New Roman" w:hint="eastAsia"/>
          <w:sz w:val="24"/>
          <w:szCs w:val="24"/>
        </w:rPr>
        <w:t>所示的工具序号。</w:t>
      </w:r>
      <w:proofErr w:type="gramStart"/>
      <w:r w:rsidR="00245799" w:rsidRPr="00747131">
        <w:rPr>
          <w:rFonts w:ascii="Times New Roman" w:hAnsi="Times New Roman" w:cs="Times New Roman" w:hint="eastAsia"/>
          <w:sz w:val="24"/>
          <w:szCs w:val="24"/>
        </w:rPr>
        <w:t>以全零分数</w:t>
      </w:r>
      <w:proofErr w:type="gramEnd"/>
      <w:r w:rsidR="00245799" w:rsidRPr="00747131">
        <w:rPr>
          <w:rFonts w:ascii="Times New Roman" w:hAnsi="Times New Roman" w:cs="Times New Roman" w:hint="eastAsia"/>
          <w:sz w:val="24"/>
          <w:szCs w:val="24"/>
        </w:rPr>
        <w:t>数组为表</w:t>
      </w:r>
      <w:r w:rsidR="00245799" w:rsidRPr="00747131">
        <w:rPr>
          <w:rFonts w:ascii="Times New Roman" w:hAnsi="Times New Roman" w:cs="Times New Roman"/>
          <w:sz w:val="24"/>
          <w:szCs w:val="24"/>
        </w:rPr>
        <w:t>1</w:t>
      </w:r>
      <w:r w:rsidR="00245799" w:rsidRPr="00747131">
        <w:rPr>
          <w:rFonts w:ascii="Times New Roman" w:hAnsi="Times New Roman" w:cs="Times New Roman" w:hint="eastAsia"/>
          <w:sz w:val="24"/>
          <w:szCs w:val="24"/>
        </w:rPr>
        <w:t>所示的数组为例，</w:t>
      </w:r>
      <w:r w:rsidRPr="00747131">
        <w:rPr>
          <w:rFonts w:ascii="Times New Roman" w:hAnsi="Times New Roman" w:cs="Times New Roman" w:hint="eastAsia"/>
          <w:sz w:val="24"/>
          <w:szCs w:val="24"/>
        </w:rPr>
        <w:t>工具与得分的对应关系，</w:t>
      </w:r>
      <w:r w:rsidR="00245799" w:rsidRPr="00747131">
        <w:rPr>
          <w:rFonts w:ascii="Times New Roman" w:hAnsi="Times New Roman" w:cs="Times New Roman" w:hint="eastAsia"/>
          <w:sz w:val="24"/>
          <w:szCs w:val="24"/>
        </w:rPr>
        <w:t>可以</w:t>
      </w:r>
      <w:proofErr w:type="gramStart"/>
      <w:r w:rsidR="00245799" w:rsidRPr="00747131">
        <w:rPr>
          <w:rFonts w:ascii="Times New Roman" w:hAnsi="Times New Roman" w:cs="Times New Roman" w:hint="eastAsia"/>
          <w:sz w:val="24"/>
          <w:szCs w:val="24"/>
        </w:rPr>
        <w:t>是全零分数</w:t>
      </w:r>
      <w:proofErr w:type="gramEnd"/>
      <w:r w:rsidR="00245799" w:rsidRPr="00747131">
        <w:rPr>
          <w:rFonts w:ascii="Times New Roman" w:hAnsi="Times New Roman" w:cs="Times New Roman" w:hint="eastAsia"/>
          <w:sz w:val="24"/>
          <w:szCs w:val="24"/>
        </w:rPr>
        <w:t>数组。</w:t>
      </w:r>
      <w:r w:rsidR="00EA1235" w:rsidRPr="00747131">
        <w:rPr>
          <w:rFonts w:ascii="Times New Roman" w:hAnsi="Times New Roman" w:cs="Times New Roman" w:hint="eastAsia"/>
          <w:sz w:val="24"/>
          <w:szCs w:val="24"/>
        </w:rPr>
        <w:t>电子设备可以</w:t>
      </w:r>
      <w:proofErr w:type="gramStart"/>
      <w:r w:rsidR="00EA1235" w:rsidRPr="00747131">
        <w:rPr>
          <w:rFonts w:ascii="Times New Roman" w:hAnsi="Times New Roman" w:cs="Times New Roman" w:hint="eastAsia"/>
          <w:sz w:val="24"/>
          <w:szCs w:val="24"/>
        </w:rPr>
        <w:t>从全零分数</w:t>
      </w:r>
      <w:proofErr w:type="gramEnd"/>
      <w:r w:rsidR="00EA1235" w:rsidRPr="00747131">
        <w:rPr>
          <w:rFonts w:ascii="Times New Roman" w:hAnsi="Times New Roman" w:cs="Times New Roman" w:hint="eastAsia"/>
          <w:sz w:val="24"/>
          <w:szCs w:val="24"/>
        </w:rPr>
        <w:t>数组中获取目标指令对应工具的工具序号。</w:t>
      </w:r>
    </w:p>
    <w:p w14:paraId="5A767CCE" w14:textId="3388ABC7" w:rsidR="00EA1235" w:rsidRPr="00747131" w:rsidRDefault="00EA1235" w:rsidP="00F42768">
      <w:pPr>
        <w:spacing w:line="360" w:lineRule="exact"/>
        <w:ind w:firstLineChars="200" w:firstLine="480"/>
        <w:rPr>
          <w:rFonts w:ascii="Times New Roman" w:hAnsi="Times New Roman" w:cs="Times New Roman"/>
          <w:sz w:val="24"/>
          <w:szCs w:val="24"/>
        </w:rPr>
      </w:pPr>
      <w:proofErr w:type="gramStart"/>
      <w:r w:rsidRPr="00747131">
        <w:rPr>
          <w:rFonts w:ascii="Times New Roman" w:hAnsi="Times New Roman" w:cs="Times New Roman" w:hint="eastAsia"/>
          <w:sz w:val="24"/>
          <w:szCs w:val="24"/>
        </w:rPr>
        <w:t>以全零分数</w:t>
      </w:r>
      <w:proofErr w:type="gramEnd"/>
      <w:r w:rsidRPr="00747131">
        <w:rPr>
          <w:rFonts w:ascii="Times New Roman" w:hAnsi="Times New Roman" w:cs="Times New Roman" w:hint="eastAsia"/>
          <w:sz w:val="24"/>
          <w:szCs w:val="24"/>
        </w:rPr>
        <w:t>数组为表</w:t>
      </w:r>
      <w:r w:rsidRPr="00747131">
        <w:rPr>
          <w:rFonts w:ascii="Times New Roman" w:hAnsi="Times New Roman" w:cs="Times New Roman" w:hint="eastAsia"/>
          <w:sz w:val="24"/>
          <w:szCs w:val="24"/>
        </w:rPr>
        <w:t>2</w:t>
      </w:r>
      <w:r w:rsidRPr="00747131">
        <w:rPr>
          <w:rFonts w:ascii="Times New Roman" w:hAnsi="Times New Roman" w:cs="Times New Roman" w:hint="eastAsia"/>
          <w:sz w:val="24"/>
          <w:szCs w:val="24"/>
        </w:rPr>
        <w:t>所示的数组为例，</w:t>
      </w:r>
      <w:r w:rsidR="00056E43" w:rsidRPr="00747131">
        <w:rPr>
          <w:rFonts w:ascii="Times New Roman" w:hAnsi="Times New Roman" w:cs="Times New Roman" w:hint="eastAsia"/>
          <w:sz w:val="24"/>
          <w:szCs w:val="24"/>
        </w:rPr>
        <w:t>工具与得分的对应关系</w:t>
      </w:r>
      <w:r w:rsidR="001A1DC5" w:rsidRPr="00747131">
        <w:rPr>
          <w:rFonts w:ascii="Times New Roman" w:hAnsi="Times New Roman" w:cs="Times New Roman" w:hint="eastAsia"/>
          <w:sz w:val="24"/>
          <w:szCs w:val="24"/>
        </w:rPr>
        <w:t>可以为：</w:t>
      </w:r>
      <w:proofErr w:type="gramStart"/>
      <w:r w:rsidRPr="00747131">
        <w:rPr>
          <w:rFonts w:ascii="Times New Roman" w:hAnsi="Times New Roman" w:cs="Times New Roman" w:hint="eastAsia"/>
          <w:sz w:val="24"/>
          <w:szCs w:val="24"/>
        </w:rPr>
        <w:t>全零分数</w:t>
      </w:r>
      <w:proofErr w:type="gramEnd"/>
      <w:r w:rsidRPr="00747131">
        <w:rPr>
          <w:rFonts w:ascii="Times New Roman" w:hAnsi="Times New Roman" w:cs="Times New Roman" w:hint="eastAsia"/>
          <w:sz w:val="24"/>
          <w:szCs w:val="24"/>
        </w:rPr>
        <w:t>数组中从左到右，第一个得分与工具</w:t>
      </w:r>
      <w:r w:rsidRPr="00747131">
        <w:rPr>
          <w:rFonts w:ascii="Times New Roman" w:hAnsi="Times New Roman" w:cs="Times New Roman" w:hint="eastAsia"/>
          <w:sz w:val="24"/>
          <w:szCs w:val="24"/>
        </w:rPr>
        <w:t>1</w:t>
      </w:r>
      <w:r w:rsidRPr="00747131">
        <w:rPr>
          <w:rFonts w:ascii="Times New Roman" w:hAnsi="Times New Roman" w:cs="Times New Roman" w:hint="eastAsia"/>
          <w:sz w:val="24"/>
          <w:szCs w:val="24"/>
        </w:rPr>
        <w:t>对应，第二个得分与工具</w:t>
      </w:r>
      <w:r w:rsidRPr="00747131">
        <w:rPr>
          <w:rFonts w:ascii="Times New Roman" w:hAnsi="Times New Roman" w:cs="Times New Roman" w:hint="eastAsia"/>
          <w:sz w:val="24"/>
          <w:szCs w:val="24"/>
        </w:rPr>
        <w:t>2</w:t>
      </w:r>
      <w:r w:rsidRPr="00747131">
        <w:rPr>
          <w:rFonts w:ascii="Times New Roman" w:hAnsi="Times New Roman" w:cs="Times New Roman" w:hint="eastAsia"/>
          <w:sz w:val="24"/>
          <w:szCs w:val="24"/>
        </w:rPr>
        <w:t>对应，第三个得分与工具</w:t>
      </w:r>
      <w:r w:rsidRPr="00747131">
        <w:rPr>
          <w:rFonts w:ascii="Times New Roman" w:hAnsi="Times New Roman" w:cs="Times New Roman" w:hint="eastAsia"/>
          <w:sz w:val="24"/>
          <w:szCs w:val="24"/>
        </w:rPr>
        <w:t>3</w:t>
      </w:r>
      <w:r w:rsidRPr="00747131">
        <w:rPr>
          <w:rFonts w:ascii="Times New Roman" w:hAnsi="Times New Roman" w:cs="Times New Roman" w:hint="eastAsia"/>
          <w:sz w:val="24"/>
          <w:szCs w:val="24"/>
        </w:rPr>
        <w:t>对应</w:t>
      </w:r>
      <w:r w:rsidR="00D6587C" w:rsidRPr="00747131">
        <w:rPr>
          <w:rFonts w:ascii="Times New Roman" w:hAnsi="Times New Roman" w:cs="Times New Roman" w:hint="eastAsia"/>
          <w:sz w:val="24"/>
          <w:szCs w:val="24"/>
        </w:rPr>
        <w:t>，第四个得分与工具</w:t>
      </w:r>
      <w:r w:rsidR="00D6587C" w:rsidRPr="00747131">
        <w:rPr>
          <w:rFonts w:ascii="Times New Roman" w:hAnsi="Times New Roman" w:cs="Times New Roman"/>
          <w:sz w:val="24"/>
          <w:szCs w:val="24"/>
        </w:rPr>
        <w:t>4</w:t>
      </w:r>
      <w:r w:rsidR="00D6587C" w:rsidRPr="00747131">
        <w:rPr>
          <w:rFonts w:ascii="Times New Roman" w:hAnsi="Times New Roman" w:cs="Times New Roman" w:hint="eastAsia"/>
          <w:sz w:val="24"/>
          <w:szCs w:val="24"/>
        </w:rPr>
        <w:t>对应，第五个得分与工具</w:t>
      </w:r>
      <w:r w:rsidR="00D6587C" w:rsidRPr="00747131">
        <w:rPr>
          <w:rFonts w:ascii="Times New Roman" w:hAnsi="Times New Roman" w:cs="Times New Roman"/>
          <w:sz w:val="24"/>
          <w:szCs w:val="24"/>
        </w:rPr>
        <w:t>5</w:t>
      </w:r>
      <w:r w:rsidR="00D6587C" w:rsidRPr="00747131">
        <w:rPr>
          <w:rFonts w:ascii="Times New Roman" w:hAnsi="Times New Roman" w:cs="Times New Roman" w:hint="eastAsia"/>
          <w:sz w:val="24"/>
          <w:szCs w:val="24"/>
        </w:rPr>
        <w:t>对应</w:t>
      </w:r>
      <w:r w:rsidRPr="00747131">
        <w:rPr>
          <w:rFonts w:ascii="Times New Roman" w:hAnsi="Times New Roman" w:cs="Times New Roman" w:hint="eastAsia"/>
          <w:sz w:val="24"/>
          <w:szCs w:val="24"/>
        </w:rPr>
        <w:t>。电子设备可以从</w:t>
      </w:r>
      <w:r w:rsidR="00056E43" w:rsidRPr="00747131">
        <w:rPr>
          <w:rFonts w:ascii="Times New Roman" w:hAnsi="Times New Roman" w:cs="Times New Roman" w:hint="eastAsia"/>
          <w:sz w:val="24"/>
          <w:szCs w:val="24"/>
        </w:rPr>
        <w:t>工具与得分的对应关系中</w:t>
      </w:r>
      <w:r w:rsidRPr="00747131">
        <w:rPr>
          <w:rFonts w:ascii="Times New Roman" w:hAnsi="Times New Roman" w:cs="Times New Roman" w:hint="eastAsia"/>
          <w:sz w:val="24"/>
          <w:szCs w:val="24"/>
        </w:rPr>
        <w:t>，获取目标指令对应工具</w:t>
      </w:r>
      <w:proofErr w:type="gramStart"/>
      <w:r w:rsidRPr="00747131">
        <w:rPr>
          <w:rFonts w:ascii="Times New Roman" w:hAnsi="Times New Roman" w:cs="Times New Roman" w:hint="eastAsia"/>
          <w:sz w:val="24"/>
          <w:szCs w:val="24"/>
        </w:rPr>
        <w:t>在全零分数</w:t>
      </w:r>
      <w:proofErr w:type="gramEnd"/>
      <w:r w:rsidRPr="00747131">
        <w:rPr>
          <w:rFonts w:ascii="Times New Roman" w:hAnsi="Times New Roman" w:cs="Times New Roman" w:hint="eastAsia"/>
          <w:sz w:val="24"/>
          <w:szCs w:val="24"/>
        </w:rPr>
        <w:t>数组中的得分位置</w:t>
      </w:r>
      <w:r w:rsidR="00056E43" w:rsidRPr="00747131">
        <w:rPr>
          <w:rFonts w:ascii="Times New Roman" w:hAnsi="Times New Roman" w:cs="Times New Roman" w:hint="eastAsia"/>
          <w:sz w:val="24"/>
          <w:szCs w:val="24"/>
        </w:rPr>
        <w:t>。</w:t>
      </w:r>
      <w:r w:rsidRPr="00747131">
        <w:rPr>
          <w:rFonts w:ascii="Times New Roman" w:hAnsi="Times New Roman" w:cs="Times New Roman" w:hint="eastAsia"/>
          <w:sz w:val="24"/>
          <w:szCs w:val="24"/>
        </w:rPr>
        <w:t>得分位置</w:t>
      </w:r>
      <w:proofErr w:type="gramStart"/>
      <w:r w:rsidR="001A1DC5" w:rsidRPr="00747131">
        <w:rPr>
          <w:rFonts w:ascii="Times New Roman" w:hAnsi="Times New Roman" w:cs="Times New Roman" w:hint="eastAsia"/>
          <w:sz w:val="24"/>
          <w:szCs w:val="24"/>
        </w:rPr>
        <w:t>即</w:t>
      </w:r>
      <w:r w:rsidRPr="00747131">
        <w:rPr>
          <w:rFonts w:ascii="Times New Roman" w:hAnsi="Times New Roman" w:cs="Times New Roman" w:hint="eastAsia"/>
          <w:sz w:val="24"/>
          <w:szCs w:val="24"/>
        </w:rPr>
        <w:t>工具</w:t>
      </w:r>
      <w:proofErr w:type="gramEnd"/>
      <w:r w:rsidRPr="00747131">
        <w:rPr>
          <w:rFonts w:ascii="Times New Roman" w:hAnsi="Times New Roman" w:cs="Times New Roman" w:hint="eastAsia"/>
          <w:sz w:val="24"/>
          <w:szCs w:val="24"/>
        </w:rPr>
        <w:t>索引。得分位置，</w:t>
      </w:r>
      <w:proofErr w:type="gramStart"/>
      <w:r w:rsidRPr="00747131">
        <w:rPr>
          <w:rFonts w:ascii="Times New Roman" w:hAnsi="Times New Roman" w:cs="Times New Roman" w:hint="eastAsia"/>
          <w:sz w:val="24"/>
          <w:szCs w:val="24"/>
        </w:rPr>
        <w:t>例如</w:t>
      </w:r>
      <w:r w:rsidR="00415F7A" w:rsidRPr="00747131">
        <w:rPr>
          <w:rFonts w:ascii="Times New Roman" w:hAnsi="Times New Roman" w:cs="Times New Roman" w:hint="eastAsia"/>
          <w:sz w:val="24"/>
          <w:szCs w:val="24"/>
        </w:rPr>
        <w:t>全零分数</w:t>
      </w:r>
      <w:proofErr w:type="gramEnd"/>
      <w:r w:rsidR="00415F7A" w:rsidRPr="00747131">
        <w:rPr>
          <w:rFonts w:ascii="Times New Roman" w:hAnsi="Times New Roman" w:cs="Times New Roman" w:hint="eastAsia"/>
          <w:sz w:val="24"/>
          <w:szCs w:val="24"/>
        </w:rPr>
        <w:t>数组中</w:t>
      </w:r>
      <w:r w:rsidR="00D6587C" w:rsidRPr="00747131">
        <w:rPr>
          <w:rFonts w:ascii="Times New Roman" w:hAnsi="Times New Roman" w:cs="Times New Roman" w:hint="eastAsia"/>
          <w:sz w:val="24"/>
          <w:szCs w:val="24"/>
        </w:rPr>
        <w:t>左起</w:t>
      </w:r>
      <w:r w:rsidRPr="00747131">
        <w:rPr>
          <w:rFonts w:ascii="Times New Roman" w:hAnsi="Times New Roman" w:cs="Times New Roman" w:hint="eastAsia"/>
          <w:sz w:val="24"/>
          <w:szCs w:val="24"/>
        </w:rPr>
        <w:t>第一个得分、</w:t>
      </w:r>
      <w:proofErr w:type="gramStart"/>
      <w:r w:rsidR="00415F7A" w:rsidRPr="00747131">
        <w:rPr>
          <w:rFonts w:ascii="Times New Roman" w:hAnsi="Times New Roman" w:cs="Times New Roman" w:hint="eastAsia"/>
          <w:sz w:val="24"/>
          <w:szCs w:val="24"/>
        </w:rPr>
        <w:t>全零分数</w:t>
      </w:r>
      <w:proofErr w:type="gramEnd"/>
      <w:r w:rsidR="00415F7A" w:rsidRPr="00747131">
        <w:rPr>
          <w:rFonts w:ascii="Times New Roman" w:hAnsi="Times New Roman" w:cs="Times New Roman" w:hint="eastAsia"/>
          <w:sz w:val="24"/>
          <w:szCs w:val="24"/>
        </w:rPr>
        <w:t>数组中</w:t>
      </w:r>
      <w:r w:rsidR="00D6587C" w:rsidRPr="00747131">
        <w:rPr>
          <w:rFonts w:ascii="Times New Roman" w:hAnsi="Times New Roman" w:cs="Times New Roman" w:hint="eastAsia"/>
          <w:sz w:val="24"/>
          <w:szCs w:val="24"/>
        </w:rPr>
        <w:t>左起</w:t>
      </w:r>
      <w:r w:rsidRPr="00747131">
        <w:rPr>
          <w:rFonts w:ascii="Times New Roman" w:hAnsi="Times New Roman" w:cs="Times New Roman" w:hint="eastAsia"/>
          <w:sz w:val="24"/>
          <w:szCs w:val="24"/>
        </w:rPr>
        <w:t>第二个得分</w:t>
      </w:r>
      <w:r w:rsidR="00D6587C" w:rsidRPr="00747131">
        <w:rPr>
          <w:rFonts w:ascii="Times New Roman" w:hAnsi="Times New Roman" w:cs="Times New Roman" w:hint="eastAsia"/>
          <w:sz w:val="24"/>
          <w:szCs w:val="24"/>
        </w:rPr>
        <w:t>、</w:t>
      </w:r>
      <w:proofErr w:type="gramStart"/>
      <w:r w:rsidR="00415F7A" w:rsidRPr="00747131">
        <w:rPr>
          <w:rFonts w:ascii="Times New Roman" w:hAnsi="Times New Roman" w:cs="Times New Roman" w:hint="eastAsia"/>
          <w:sz w:val="24"/>
          <w:szCs w:val="24"/>
        </w:rPr>
        <w:t>全零分数</w:t>
      </w:r>
      <w:proofErr w:type="gramEnd"/>
      <w:r w:rsidR="00415F7A" w:rsidRPr="00747131">
        <w:rPr>
          <w:rFonts w:ascii="Times New Roman" w:hAnsi="Times New Roman" w:cs="Times New Roman" w:hint="eastAsia"/>
          <w:sz w:val="24"/>
          <w:szCs w:val="24"/>
        </w:rPr>
        <w:t>数组中</w:t>
      </w:r>
      <w:r w:rsidR="00D6587C" w:rsidRPr="00747131">
        <w:rPr>
          <w:rFonts w:ascii="Times New Roman" w:hAnsi="Times New Roman" w:cs="Times New Roman" w:hint="eastAsia"/>
          <w:sz w:val="24"/>
          <w:szCs w:val="24"/>
        </w:rPr>
        <w:t>左起</w:t>
      </w:r>
      <w:r w:rsidRPr="00747131">
        <w:rPr>
          <w:rFonts w:ascii="Times New Roman" w:hAnsi="Times New Roman" w:cs="Times New Roman" w:hint="eastAsia"/>
          <w:sz w:val="24"/>
          <w:szCs w:val="24"/>
        </w:rPr>
        <w:t>第三个得分</w:t>
      </w:r>
      <w:r w:rsidR="00D6587C" w:rsidRPr="00747131">
        <w:rPr>
          <w:rFonts w:ascii="Times New Roman" w:hAnsi="Times New Roman" w:cs="Times New Roman" w:hint="eastAsia"/>
          <w:sz w:val="24"/>
          <w:szCs w:val="24"/>
        </w:rPr>
        <w:t>、</w:t>
      </w:r>
      <w:proofErr w:type="gramStart"/>
      <w:r w:rsidR="00D6587C" w:rsidRPr="00747131">
        <w:rPr>
          <w:rFonts w:ascii="Times New Roman" w:hAnsi="Times New Roman" w:cs="Times New Roman" w:hint="eastAsia"/>
          <w:sz w:val="24"/>
          <w:szCs w:val="24"/>
        </w:rPr>
        <w:t>全零分数</w:t>
      </w:r>
      <w:proofErr w:type="gramEnd"/>
      <w:r w:rsidR="00D6587C" w:rsidRPr="00747131">
        <w:rPr>
          <w:rFonts w:ascii="Times New Roman" w:hAnsi="Times New Roman" w:cs="Times New Roman" w:hint="eastAsia"/>
          <w:sz w:val="24"/>
          <w:szCs w:val="24"/>
        </w:rPr>
        <w:t>数组中左起第四个得分</w:t>
      </w:r>
      <w:proofErr w:type="gramStart"/>
      <w:r w:rsidR="00D6587C" w:rsidRPr="00747131">
        <w:rPr>
          <w:rFonts w:ascii="Times New Roman" w:hAnsi="Times New Roman" w:cs="Times New Roman" w:hint="eastAsia"/>
          <w:sz w:val="24"/>
          <w:szCs w:val="24"/>
        </w:rPr>
        <w:t>或全零分数</w:t>
      </w:r>
      <w:proofErr w:type="gramEnd"/>
      <w:r w:rsidR="00D6587C" w:rsidRPr="00747131">
        <w:rPr>
          <w:rFonts w:ascii="Times New Roman" w:hAnsi="Times New Roman" w:cs="Times New Roman" w:hint="eastAsia"/>
          <w:sz w:val="24"/>
          <w:szCs w:val="24"/>
        </w:rPr>
        <w:t>数组中左起第五个得分</w:t>
      </w:r>
      <w:r w:rsidRPr="00747131">
        <w:rPr>
          <w:rFonts w:ascii="Times New Roman" w:hAnsi="Times New Roman" w:cs="Times New Roman" w:hint="eastAsia"/>
          <w:sz w:val="24"/>
          <w:szCs w:val="24"/>
        </w:rPr>
        <w:t>。</w:t>
      </w:r>
    </w:p>
    <w:p w14:paraId="399BA9CE" w14:textId="3A20D30D" w:rsidR="003866A9" w:rsidRPr="00747131" w:rsidRDefault="003866A9"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S</w:t>
      </w:r>
      <w:r w:rsidRPr="00747131">
        <w:rPr>
          <w:rFonts w:ascii="Times New Roman" w:hAnsi="Times New Roman" w:cs="Times New Roman"/>
          <w:sz w:val="24"/>
          <w:szCs w:val="24"/>
        </w:rPr>
        <w:t>6043</w:t>
      </w:r>
      <w:r w:rsidRPr="00747131">
        <w:rPr>
          <w:rFonts w:ascii="Times New Roman" w:hAnsi="Times New Roman" w:cs="Times New Roman" w:hint="eastAsia"/>
          <w:sz w:val="24"/>
          <w:szCs w:val="24"/>
        </w:rPr>
        <w:t>、</w:t>
      </w:r>
      <w:r w:rsidR="00ED471B" w:rsidRPr="00747131">
        <w:rPr>
          <w:rFonts w:ascii="Times New Roman" w:hAnsi="Times New Roman" w:cs="Times New Roman" w:hint="eastAsia"/>
          <w:sz w:val="24"/>
          <w:szCs w:val="24"/>
        </w:rPr>
        <w:t>基于目标指令对应工具的工具索引和目标指令的相似度分数，</w:t>
      </w:r>
      <w:proofErr w:type="gramStart"/>
      <w:r w:rsidR="00ED471B" w:rsidRPr="00747131">
        <w:rPr>
          <w:rFonts w:ascii="Times New Roman" w:hAnsi="Times New Roman" w:cs="Times New Roman" w:hint="eastAsia"/>
          <w:sz w:val="24"/>
          <w:szCs w:val="24"/>
        </w:rPr>
        <w:t>更新全零</w:t>
      </w:r>
      <w:proofErr w:type="gramEnd"/>
      <w:r w:rsidR="00ED471B" w:rsidRPr="00747131">
        <w:rPr>
          <w:rFonts w:ascii="Times New Roman" w:hAnsi="Times New Roman" w:cs="Times New Roman" w:hint="eastAsia"/>
          <w:sz w:val="24"/>
          <w:szCs w:val="24"/>
        </w:rPr>
        <w:t>分数数组中目标指令对应工具的得分。</w:t>
      </w:r>
    </w:p>
    <w:p w14:paraId="184D59B7" w14:textId="1EAD8A3D" w:rsidR="003C422A" w:rsidRPr="00747131" w:rsidRDefault="003C422A"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目标指令的相似度分数，可以是目标指令的指令向量的完整余弦相似度，也可以是目标指令的</w:t>
      </w:r>
      <w:r w:rsidR="007435A2" w:rsidRPr="00747131">
        <w:rPr>
          <w:rFonts w:ascii="Times New Roman" w:hAnsi="Times New Roman" w:cs="Times New Roman" w:hint="eastAsia"/>
          <w:sz w:val="24"/>
          <w:szCs w:val="24"/>
        </w:rPr>
        <w:t>归一化指令向量的内积值。</w:t>
      </w:r>
    </w:p>
    <w:p w14:paraId="0E5CBBE4" w14:textId="77777777" w:rsidR="007E1D4B" w:rsidRPr="00747131" w:rsidRDefault="00EA1235" w:rsidP="007E1D4B">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示例性地，电子设备可以采用更新策略，基于目标指令对应工具的工具索引和目标指令的相似度分数，</w:t>
      </w:r>
      <w:proofErr w:type="gramStart"/>
      <w:r w:rsidRPr="00747131">
        <w:rPr>
          <w:rFonts w:ascii="Times New Roman" w:hAnsi="Times New Roman" w:cs="Times New Roman" w:hint="eastAsia"/>
          <w:sz w:val="24"/>
          <w:szCs w:val="24"/>
        </w:rPr>
        <w:t>更新全零</w:t>
      </w:r>
      <w:proofErr w:type="gramEnd"/>
      <w:r w:rsidRPr="00747131">
        <w:rPr>
          <w:rFonts w:ascii="Times New Roman" w:hAnsi="Times New Roman" w:cs="Times New Roman" w:hint="eastAsia"/>
          <w:sz w:val="24"/>
          <w:szCs w:val="24"/>
        </w:rPr>
        <w:t>分数数组中目标指令对应工具的得分。</w:t>
      </w:r>
      <w:r w:rsidR="007E1D4B" w:rsidRPr="00747131">
        <w:rPr>
          <w:rFonts w:ascii="Times New Roman" w:hAnsi="Times New Roman" w:cs="Times New Roman" w:hint="eastAsia"/>
          <w:sz w:val="24"/>
          <w:szCs w:val="24"/>
        </w:rPr>
        <w:t>更新策略可以为：</w:t>
      </w:r>
    </w:p>
    <w:p w14:paraId="16A0E2D0" w14:textId="77777777" w:rsidR="007E1D4B" w:rsidRPr="00747131" w:rsidRDefault="007E1D4B" w:rsidP="007E1D4B">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sz w:val="24"/>
          <w:szCs w:val="24"/>
        </w:rPr>
        <w:t>semantic_tool_scores[tool_</w:t>
      </w:r>
      <w:proofErr w:type="gramStart"/>
      <w:r w:rsidRPr="00747131">
        <w:rPr>
          <w:rFonts w:ascii="Times New Roman" w:hAnsi="Times New Roman" w:cs="Times New Roman"/>
          <w:sz w:val="24"/>
          <w:szCs w:val="24"/>
        </w:rPr>
        <w:t>idx]=</w:t>
      </w:r>
      <w:proofErr w:type="gramEnd"/>
      <w:r w:rsidRPr="00747131">
        <w:rPr>
          <w:rFonts w:ascii="Times New Roman" w:hAnsi="Times New Roman" w:cs="Times New Roman"/>
          <w:sz w:val="24"/>
          <w:szCs w:val="24"/>
        </w:rPr>
        <w:t xml:space="preserve">max(semantic_tool_scores[tool_idx], </w:t>
      </w:r>
      <w:proofErr w:type="spellStart"/>
      <w:r w:rsidRPr="00747131">
        <w:rPr>
          <w:rFonts w:ascii="Times New Roman" w:hAnsi="Times New Roman" w:cs="Times New Roman"/>
          <w:sz w:val="24"/>
          <w:szCs w:val="24"/>
        </w:rPr>
        <w:t>current_instruction_similarity_score</w:t>
      </w:r>
      <w:proofErr w:type="spellEnd"/>
      <w:r w:rsidRPr="00747131">
        <w:rPr>
          <w:rFonts w:ascii="Times New Roman" w:hAnsi="Times New Roman" w:cs="Times New Roman"/>
          <w:sz w:val="24"/>
          <w:szCs w:val="24"/>
        </w:rPr>
        <w:t>)</w:t>
      </w:r>
    </w:p>
    <w:p w14:paraId="3529F5E4" w14:textId="7FBEE9BA" w:rsidR="007E1D4B" w:rsidRPr="00747131" w:rsidRDefault="007E1D4B" w:rsidP="007E1D4B">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lastRenderedPageBreak/>
        <w:t>其中，</w:t>
      </w:r>
      <w:proofErr w:type="spellStart"/>
      <w:r w:rsidRPr="00747131">
        <w:rPr>
          <w:rFonts w:ascii="Times New Roman" w:hAnsi="Times New Roman" w:cs="Times New Roman"/>
          <w:sz w:val="24"/>
          <w:szCs w:val="24"/>
        </w:rPr>
        <w:t>semantic_tool_scores</w:t>
      </w:r>
      <w:proofErr w:type="spellEnd"/>
      <w:r w:rsidRPr="00747131">
        <w:rPr>
          <w:rFonts w:ascii="Times New Roman" w:hAnsi="Times New Roman" w:cs="Times New Roman"/>
          <w:sz w:val="24"/>
          <w:szCs w:val="24"/>
        </w:rPr>
        <w:t>[</w:t>
      </w:r>
      <w:proofErr w:type="spellStart"/>
      <w:r w:rsidRPr="00747131">
        <w:rPr>
          <w:rFonts w:ascii="Times New Roman" w:hAnsi="Times New Roman" w:cs="Times New Roman"/>
          <w:sz w:val="24"/>
          <w:szCs w:val="24"/>
        </w:rPr>
        <w:t>tool_idx</w:t>
      </w:r>
      <w:proofErr w:type="spellEnd"/>
      <w:r w:rsidRPr="00747131">
        <w:rPr>
          <w:rFonts w:ascii="Times New Roman" w:hAnsi="Times New Roman" w:cs="Times New Roman"/>
          <w:sz w:val="24"/>
          <w:szCs w:val="24"/>
        </w:rPr>
        <w:t>]</w:t>
      </w:r>
      <w:r w:rsidRPr="00747131">
        <w:rPr>
          <w:rFonts w:ascii="Times New Roman" w:hAnsi="Times New Roman" w:cs="Times New Roman" w:hint="eastAsia"/>
          <w:sz w:val="24"/>
          <w:szCs w:val="24"/>
        </w:rPr>
        <w:t>可以表示工具索引</w:t>
      </w:r>
      <w:proofErr w:type="spellStart"/>
      <w:r w:rsidRPr="00747131">
        <w:rPr>
          <w:rFonts w:ascii="Times New Roman" w:hAnsi="Times New Roman" w:cs="Times New Roman"/>
          <w:sz w:val="24"/>
          <w:szCs w:val="24"/>
        </w:rPr>
        <w:t>tool_idx</w:t>
      </w:r>
      <w:proofErr w:type="spellEnd"/>
      <w:r w:rsidRPr="00747131">
        <w:rPr>
          <w:rFonts w:ascii="Times New Roman" w:hAnsi="Times New Roman" w:cs="Times New Roman" w:hint="eastAsia"/>
          <w:sz w:val="24"/>
          <w:szCs w:val="24"/>
        </w:rPr>
        <w:t>对应工具</w:t>
      </w:r>
      <w:proofErr w:type="gramStart"/>
      <w:r w:rsidRPr="00747131">
        <w:rPr>
          <w:rFonts w:ascii="Times New Roman" w:hAnsi="Times New Roman" w:cs="Times New Roman" w:hint="eastAsia"/>
          <w:sz w:val="24"/>
          <w:szCs w:val="24"/>
        </w:rPr>
        <w:t>在全零分数</w:t>
      </w:r>
      <w:proofErr w:type="gramEnd"/>
      <w:r w:rsidRPr="00747131">
        <w:rPr>
          <w:rFonts w:ascii="Times New Roman" w:hAnsi="Times New Roman" w:cs="Times New Roman" w:hint="eastAsia"/>
          <w:sz w:val="24"/>
          <w:szCs w:val="24"/>
        </w:rPr>
        <w:t>数组中的</w:t>
      </w:r>
      <w:r w:rsidR="008C36B0" w:rsidRPr="00747131">
        <w:rPr>
          <w:rFonts w:ascii="Times New Roman" w:hAnsi="Times New Roman" w:cs="Times New Roman" w:hint="eastAsia"/>
          <w:sz w:val="24"/>
          <w:szCs w:val="24"/>
        </w:rPr>
        <w:t>上一次更新后得分</w:t>
      </w:r>
      <w:r w:rsidRPr="00747131">
        <w:rPr>
          <w:rFonts w:ascii="Times New Roman" w:hAnsi="Times New Roman" w:cs="Times New Roman" w:hint="eastAsia"/>
          <w:sz w:val="24"/>
          <w:szCs w:val="24"/>
        </w:rPr>
        <w:t>。</w:t>
      </w:r>
      <w:proofErr w:type="spellStart"/>
      <w:r w:rsidRPr="00747131">
        <w:rPr>
          <w:rFonts w:ascii="Times New Roman" w:hAnsi="Times New Roman" w:cs="Times New Roman"/>
          <w:sz w:val="24"/>
          <w:szCs w:val="24"/>
        </w:rPr>
        <w:t>current_instruction_similarity_score</w:t>
      </w:r>
      <w:proofErr w:type="spellEnd"/>
      <w:r w:rsidRPr="00747131">
        <w:rPr>
          <w:rFonts w:ascii="Times New Roman" w:hAnsi="Times New Roman" w:cs="Times New Roman" w:hint="eastAsia"/>
          <w:sz w:val="24"/>
          <w:szCs w:val="24"/>
        </w:rPr>
        <w:t>可以表示当前指令的相似度分数。当前指令可以理解为正在遍历的指令，如目标指令。在更新策略中，工具索引</w:t>
      </w:r>
      <w:proofErr w:type="spellStart"/>
      <w:r w:rsidRPr="00747131">
        <w:rPr>
          <w:rFonts w:ascii="Times New Roman" w:hAnsi="Times New Roman" w:cs="Times New Roman"/>
          <w:sz w:val="24"/>
          <w:szCs w:val="24"/>
        </w:rPr>
        <w:t>tool_idx</w:t>
      </w:r>
      <w:proofErr w:type="spellEnd"/>
      <w:r w:rsidRPr="00747131">
        <w:rPr>
          <w:rFonts w:ascii="Times New Roman" w:hAnsi="Times New Roman" w:cs="Times New Roman" w:hint="eastAsia"/>
          <w:sz w:val="24"/>
          <w:szCs w:val="24"/>
        </w:rPr>
        <w:t>对应工具可以理解为正在遍历的指令对应的工具。</w:t>
      </w:r>
    </w:p>
    <w:p w14:paraId="0BC5B14B" w14:textId="1F9756A6" w:rsidR="0090570E" w:rsidRPr="00747131" w:rsidRDefault="007E1D4B" w:rsidP="007E1D4B">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根据更新策略，</w:t>
      </w:r>
      <w:proofErr w:type="gramStart"/>
      <w:r w:rsidR="00ED471B" w:rsidRPr="00747131">
        <w:rPr>
          <w:rFonts w:ascii="Times New Roman" w:hAnsi="Times New Roman" w:cs="Times New Roman" w:hint="eastAsia"/>
          <w:sz w:val="24"/>
          <w:szCs w:val="24"/>
        </w:rPr>
        <w:t>全零分数</w:t>
      </w:r>
      <w:proofErr w:type="gramEnd"/>
      <w:r w:rsidR="00ED471B" w:rsidRPr="00747131">
        <w:rPr>
          <w:rFonts w:ascii="Times New Roman" w:hAnsi="Times New Roman" w:cs="Times New Roman" w:hint="eastAsia"/>
          <w:sz w:val="24"/>
          <w:szCs w:val="24"/>
        </w:rPr>
        <w:t>数组中</w:t>
      </w:r>
      <w:r w:rsidRPr="00747131">
        <w:rPr>
          <w:rFonts w:ascii="Times New Roman" w:hAnsi="Times New Roman" w:cs="Times New Roman" w:hint="eastAsia"/>
          <w:sz w:val="24"/>
          <w:szCs w:val="24"/>
        </w:rPr>
        <w:t>目标指令对应工具</w:t>
      </w:r>
      <w:r w:rsidR="00ED471B" w:rsidRPr="00747131">
        <w:rPr>
          <w:rFonts w:ascii="Times New Roman" w:hAnsi="Times New Roman" w:cs="Times New Roman" w:hint="eastAsia"/>
          <w:sz w:val="24"/>
          <w:szCs w:val="24"/>
        </w:rPr>
        <w:t>的</w:t>
      </w:r>
      <w:r w:rsidR="0054238E" w:rsidRPr="00747131">
        <w:rPr>
          <w:rFonts w:ascii="Times New Roman" w:hAnsi="Times New Roman" w:cs="Times New Roman" w:hint="eastAsia"/>
          <w:sz w:val="24"/>
          <w:szCs w:val="24"/>
        </w:rPr>
        <w:t>更新后</w:t>
      </w:r>
      <w:r w:rsidR="00ED471B" w:rsidRPr="00747131">
        <w:rPr>
          <w:rFonts w:ascii="Times New Roman" w:hAnsi="Times New Roman" w:cs="Times New Roman" w:hint="eastAsia"/>
          <w:sz w:val="24"/>
          <w:szCs w:val="24"/>
        </w:rPr>
        <w:t>得分</w:t>
      </w:r>
      <w:r w:rsidRPr="00747131">
        <w:rPr>
          <w:rFonts w:ascii="Times New Roman" w:hAnsi="Times New Roman" w:cs="Times New Roman" w:hint="eastAsia"/>
          <w:sz w:val="24"/>
          <w:szCs w:val="24"/>
        </w:rPr>
        <w:t>可以</w:t>
      </w:r>
      <w:r w:rsidR="00571C95" w:rsidRPr="00747131">
        <w:rPr>
          <w:rFonts w:ascii="Times New Roman" w:hAnsi="Times New Roman" w:cs="Times New Roman" w:hint="eastAsia"/>
          <w:sz w:val="24"/>
          <w:szCs w:val="24"/>
        </w:rPr>
        <w:t>为</w:t>
      </w:r>
      <w:r w:rsidRPr="00747131">
        <w:rPr>
          <w:rFonts w:ascii="Times New Roman" w:hAnsi="Times New Roman" w:cs="Times New Roman" w:hint="eastAsia"/>
          <w:sz w:val="24"/>
          <w:szCs w:val="24"/>
        </w:rPr>
        <w:t>：</w:t>
      </w:r>
      <w:proofErr w:type="gramStart"/>
      <w:r w:rsidR="00571C95" w:rsidRPr="00747131">
        <w:rPr>
          <w:rFonts w:ascii="Times New Roman" w:hAnsi="Times New Roman" w:cs="Times New Roman" w:hint="eastAsia"/>
          <w:sz w:val="24"/>
          <w:szCs w:val="24"/>
        </w:rPr>
        <w:t>全零分数</w:t>
      </w:r>
      <w:proofErr w:type="gramEnd"/>
      <w:r w:rsidR="00571C95" w:rsidRPr="00747131">
        <w:rPr>
          <w:rFonts w:ascii="Times New Roman" w:hAnsi="Times New Roman" w:cs="Times New Roman" w:hint="eastAsia"/>
          <w:sz w:val="24"/>
          <w:szCs w:val="24"/>
        </w:rPr>
        <w:t>数组中</w:t>
      </w:r>
      <w:r w:rsidRPr="00747131">
        <w:rPr>
          <w:rFonts w:ascii="Times New Roman" w:hAnsi="Times New Roman" w:cs="Times New Roman" w:hint="eastAsia"/>
          <w:sz w:val="24"/>
          <w:szCs w:val="24"/>
        </w:rPr>
        <w:t>目标指令对应工具</w:t>
      </w:r>
      <w:r w:rsidR="008C36B0" w:rsidRPr="00747131">
        <w:rPr>
          <w:rFonts w:ascii="Times New Roman" w:hAnsi="Times New Roman" w:cs="Times New Roman" w:hint="eastAsia"/>
          <w:sz w:val="24"/>
          <w:szCs w:val="24"/>
        </w:rPr>
        <w:t>上一次更新后得分</w:t>
      </w:r>
      <w:r w:rsidR="00571C95" w:rsidRPr="00747131">
        <w:rPr>
          <w:rFonts w:ascii="Times New Roman" w:hAnsi="Times New Roman" w:cs="Times New Roman" w:hint="eastAsia"/>
          <w:sz w:val="24"/>
          <w:szCs w:val="24"/>
        </w:rPr>
        <w:t>与</w:t>
      </w:r>
      <w:r w:rsidRPr="00747131">
        <w:rPr>
          <w:rFonts w:ascii="Times New Roman" w:hAnsi="Times New Roman" w:cs="Times New Roman" w:hint="eastAsia"/>
          <w:sz w:val="24"/>
          <w:szCs w:val="24"/>
        </w:rPr>
        <w:t>目标指令</w:t>
      </w:r>
      <w:r w:rsidR="00571C95" w:rsidRPr="00747131">
        <w:rPr>
          <w:rFonts w:ascii="Times New Roman" w:hAnsi="Times New Roman" w:cs="Times New Roman" w:hint="eastAsia"/>
          <w:sz w:val="24"/>
          <w:szCs w:val="24"/>
        </w:rPr>
        <w:t>的相似度分数的最大值。</w:t>
      </w:r>
    </w:p>
    <w:p w14:paraId="2EDEB348" w14:textId="2701188A" w:rsidR="007435A2" w:rsidRPr="00747131" w:rsidRDefault="003C422A" w:rsidP="0090570E">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示例性地，以</w:t>
      </w:r>
      <w:r w:rsidRPr="00747131">
        <w:rPr>
          <w:rFonts w:ascii="Times New Roman" w:hAnsi="Times New Roman" w:cs="Times New Roman" w:hint="eastAsia"/>
          <w:sz w:val="24"/>
          <w:szCs w:val="24"/>
        </w:rPr>
        <w:t>K</w:t>
      </w:r>
      <w:proofErr w:type="gramStart"/>
      <w:r w:rsidRPr="00747131">
        <w:rPr>
          <w:rFonts w:ascii="Times New Roman" w:hAnsi="Times New Roman" w:cs="Times New Roman" w:hint="eastAsia"/>
          <w:sz w:val="24"/>
          <w:szCs w:val="24"/>
        </w:rPr>
        <w:t>个</w:t>
      </w:r>
      <w:proofErr w:type="gramEnd"/>
      <w:r w:rsidRPr="00747131">
        <w:rPr>
          <w:rFonts w:ascii="Times New Roman" w:hAnsi="Times New Roman" w:cs="Times New Roman" w:hint="eastAsia"/>
          <w:sz w:val="24"/>
          <w:szCs w:val="24"/>
        </w:rPr>
        <w:t>指令包括指令</w:t>
      </w:r>
      <w:r w:rsidRPr="00747131">
        <w:rPr>
          <w:rFonts w:ascii="Times New Roman" w:hAnsi="Times New Roman" w:cs="Times New Roman" w:hint="eastAsia"/>
          <w:sz w:val="24"/>
          <w:szCs w:val="24"/>
        </w:rPr>
        <w:t>1</w:t>
      </w:r>
      <w:r w:rsidR="00572A2C" w:rsidRPr="00747131">
        <w:rPr>
          <w:rFonts w:ascii="Times New Roman" w:hAnsi="Times New Roman" w:cs="Times New Roman" w:hint="eastAsia"/>
          <w:sz w:val="24"/>
          <w:szCs w:val="24"/>
        </w:rPr>
        <w:t>、</w:t>
      </w:r>
      <w:r w:rsidRPr="00747131">
        <w:rPr>
          <w:rFonts w:ascii="Times New Roman" w:hAnsi="Times New Roman" w:cs="Times New Roman" w:hint="eastAsia"/>
          <w:sz w:val="24"/>
          <w:szCs w:val="24"/>
        </w:rPr>
        <w:t>指令</w:t>
      </w:r>
      <w:r w:rsidRPr="00747131">
        <w:rPr>
          <w:rFonts w:ascii="Times New Roman" w:hAnsi="Times New Roman" w:cs="Times New Roman" w:hint="eastAsia"/>
          <w:sz w:val="24"/>
          <w:szCs w:val="24"/>
        </w:rPr>
        <w:t>2</w:t>
      </w:r>
      <w:r w:rsidR="00572A2C" w:rsidRPr="00747131">
        <w:rPr>
          <w:rFonts w:ascii="Times New Roman" w:hAnsi="Times New Roman" w:cs="Times New Roman" w:hint="eastAsia"/>
          <w:sz w:val="24"/>
          <w:szCs w:val="24"/>
        </w:rPr>
        <w:t>、指令</w:t>
      </w:r>
      <w:r w:rsidR="00572A2C" w:rsidRPr="00747131">
        <w:rPr>
          <w:rFonts w:ascii="Times New Roman" w:hAnsi="Times New Roman" w:cs="Times New Roman" w:hint="eastAsia"/>
          <w:sz w:val="24"/>
          <w:szCs w:val="24"/>
        </w:rPr>
        <w:t>3</w:t>
      </w:r>
      <w:r w:rsidR="00572A2C" w:rsidRPr="00747131">
        <w:rPr>
          <w:rFonts w:ascii="Times New Roman" w:hAnsi="Times New Roman" w:cs="Times New Roman" w:hint="eastAsia"/>
          <w:sz w:val="24"/>
          <w:szCs w:val="24"/>
        </w:rPr>
        <w:t>和指令</w:t>
      </w:r>
      <w:r w:rsidR="00572A2C" w:rsidRPr="00747131">
        <w:rPr>
          <w:rFonts w:ascii="Times New Roman" w:hAnsi="Times New Roman" w:cs="Times New Roman" w:hint="eastAsia"/>
          <w:sz w:val="24"/>
          <w:szCs w:val="24"/>
        </w:rPr>
        <w:t>4</w:t>
      </w:r>
      <w:r w:rsidRPr="00747131">
        <w:rPr>
          <w:rFonts w:ascii="Times New Roman" w:hAnsi="Times New Roman" w:cs="Times New Roman" w:hint="eastAsia"/>
          <w:sz w:val="24"/>
          <w:szCs w:val="24"/>
        </w:rPr>
        <w:t>，指令</w:t>
      </w:r>
      <w:r w:rsidRPr="00747131">
        <w:rPr>
          <w:rFonts w:ascii="Times New Roman" w:hAnsi="Times New Roman" w:cs="Times New Roman" w:hint="eastAsia"/>
          <w:sz w:val="24"/>
          <w:szCs w:val="24"/>
        </w:rPr>
        <w:t>1</w:t>
      </w:r>
      <w:r w:rsidRPr="00747131">
        <w:rPr>
          <w:rFonts w:ascii="Times New Roman" w:hAnsi="Times New Roman" w:cs="Times New Roman" w:hint="eastAsia"/>
          <w:sz w:val="24"/>
          <w:szCs w:val="24"/>
        </w:rPr>
        <w:t>和指令</w:t>
      </w:r>
      <w:r w:rsidRPr="00747131">
        <w:rPr>
          <w:rFonts w:ascii="Times New Roman" w:hAnsi="Times New Roman" w:cs="Times New Roman" w:hint="eastAsia"/>
          <w:sz w:val="24"/>
          <w:szCs w:val="24"/>
        </w:rPr>
        <w:t>2</w:t>
      </w:r>
      <w:r w:rsidRPr="00747131">
        <w:rPr>
          <w:rFonts w:ascii="Times New Roman" w:hAnsi="Times New Roman" w:cs="Times New Roman" w:hint="eastAsia"/>
          <w:sz w:val="24"/>
          <w:szCs w:val="24"/>
        </w:rPr>
        <w:t>对应工具均为工具</w:t>
      </w:r>
      <w:r w:rsidRPr="00747131">
        <w:rPr>
          <w:rFonts w:ascii="Times New Roman" w:hAnsi="Times New Roman" w:cs="Times New Roman"/>
          <w:sz w:val="24"/>
          <w:szCs w:val="24"/>
        </w:rPr>
        <w:t>1</w:t>
      </w:r>
      <w:r w:rsidRPr="00747131">
        <w:rPr>
          <w:rFonts w:ascii="Times New Roman" w:hAnsi="Times New Roman" w:cs="Times New Roman" w:hint="eastAsia"/>
          <w:sz w:val="24"/>
          <w:szCs w:val="24"/>
        </w:rPr>
        <w:t>，</w:t>
      </w:r>
      <w:r w:rsidR="00572A2C" w:rsidRPr="00747131">
        <w:rPr>
          <w:rFonts w:ascii="Times New Roman" w:hAnsi="Times New Roman" w:cs="Times New Roman" w:hint="eastAsia"/>
          <w:sz w:val="24"/>
          <w:szCs w:val="24"/>
        </w:rPr>
        <w:t>指令</w:t>
      </w:r>
      <w:r w:rsidR="00572A2C" w:rsidRPr="00747131">
        <w:rPr>
          <w:rFonts w:ascii="Times New Roman" w:hAnsi="Times New Roman" w:cs="Times New Roman" w:hint="eastAsia"/>
          <w:sz w:val="24"/>
          <w:szCs w:val="24"/>
        </w:rPr>
        <w:t>3</w:t>
      </w:r>
      <w:r w:rsidR="00572A2C" w:rsidRPr="00747131">
        <w:rPr>
          <w:rFonts w:ascii="Times New Roman" w:hAnsi="Times New Roman" w:cs="Times New Roman" w:hint="eastAsia"/>
          <w:sz w:val="24"/>
          <w:szCs w:val="24"/>
        </w:rPr>
        <w:t>对应工具为工具</w:t>
      </w:r>
      <w:r w:rsidR="00572A2C" w:rsidRPr="00747131">
        <w:rPr>
          <w:rFonts w:ascii="Times New Roman" w:hAnsi="Times New Roman" w:cs="Times New Roman" w:hint="eastAsia"/>
          <w:sz w:val="24"/>
          <w:szCs w:val="24"/>
        </w:rPr>
        <w:t>2</w:t>
      </w:r>
      <w:r w:rsidR="00572A2C" w:rsidRPr="00747131">
        <w:rPr>
          <w:rFonts w:ascii="Times New Roman" w:hAnsi="Times New Roman" w:cs="Times New Roman" w:hint="eastAsia"/>
          <w:sz w:val="24"/>
          <w:szCs w:val="24"/>
        </w:rPr>
        <w:t>，指令</w:t>
      </w:r>
      <w:r w:rsidR="00572A2C" w:rsidRPr="00747131">
        <w:rPr>
          <w:rFonts w:ascii="Times New Roman" w:hAnsi="Times New Roman" w:cs="Times New Roman" w:hint="eastAsia"/>
          <w:sz w:val="24"/>
          <w:szCs w:val="24"/>
        </w:rPr>
        <w:t>4</w:t>
      </w:r>
      <w:r w:rsidR="00572A2C" w:rsidRPr="00747131">
        <w:rPr>
          <w:rFonts w:ascii="Times New Roman" w:hAnsi="Times New Roman" w:cs="Times New Roman" w:hint="eastAsia"/>
          <w:sz w:val="24"/>
          <w:szCs w:val="24"/>
        </w:rPr>
        <w:t>对应工具为工具</w:t>
      </w:r>
      <w:r w:rsidR="00572A2C" w:rsidRPr="00747131">
        <w:rPr>
          <w:rFonts w:ascii="Times New Roman" w:hAnsi="Times New Roman" w:cs="Times New Roman" w:hint="eastAsia"/>
          <w:sz w:val="24"/>
          <w:szCs w:val="24"/>
        </w:rPr>
        <w:t>3</w:t>
      </w:r>
      <w:r w:rsidR="00572A2C" w:rsidRPr="00747131">
        <w:rPr>
          <w:rFonts w:ascii="Times New Roman" w:hAnsi="Times New Roman" w:cs="Times New Roman" w:hint="eastAsia"/>
          <w:sz w:val="24"/>
          <w:szCs w:val="24"/>
        </w:rPr>
        <w:t>，</w:t>
      </w:r>
      <w:proofErr w:type="gramStart"/>
      <w:r w:rsidRPr="00747131">
        <w:rPr>
          <w:rFonts w:ascii="Times New Roman" w:hAnsi="Times New Roman" w:cs="Times New Roman" w:hint="eastAsia"/>
          <w:sz w:val="24"/>
          <w:szCs w:val="24"/>
        </w:rPr>
        <w:t>全零分数</w:t>
      </w:r>
      <w:proofErr w:type="gramEnd"/>
      <w:r w:rsidRPr="00747131">
        <w:rPr>
          <w:rFonts w:ascii="Times New Roman" w:hAnsi="Times New Roman" w:cs="Times New Roman" w:hint="eastAsia"/>
          <w:sz w:val="24"/>
          <w:szCs w:val="24"/>
        </w:rPr>
        <w:t>数组为表</w:t>
      </w:r>
      <w:r w:rsidRPr="00747131">
        <w:rPr>
          <w:rFonts w:ascii="Times New Roman" w:hAnsi="Times New Roman" w:cs="Times New Roman" w:hint="eastAsia"/>
          <w:sz w:val="24"/>
          <w:szCs w:val="24"/>
        </w:rPr>
        <w:t>1</w:t>
      </w:r>
      <w:r w:rsidRPr="00747131">
        <w:rPr>
          <w:rFonts w:ascii="Times New Roman" w:hAnsi="Times New Roman" w:cs="Times New Roman" w:hint="eastAsia"/>
          <w:sz w:val="24"/>
          <w:szCs w:val="24"/>
        </w:rPr>
        <w:t>所示数组，相似度分数为内积值，指令</w:t>
      </w:r>
      <w:r w:rsidRPr="00747131">
        <w:rPr>
          <w:rFonts w:ascii="Times New Roman" w:hAnsi="Times New Roman" w:cs="Times New Roman" w:hint="eastAsia"/>
          <w:sz w:val="24"/>
          <w:szCs w:val="24"/>
        </w:rPr>
        <w:t>1</w:t>
      </w:r>
      <w:r w:rsidR="00572A2C" w:rsidRPr="00747131">
        <w:rPr>
          <w:rFonts w:ascii="Times New Roman" w:hAnsi="Times New Roman" w:cs="Times New Roman" w:hint="eastAsia"/>
          <w:sz w:val="24"/>
          <w:szCs w:val="24"/>
        </w:rPr>
        <w:t>的</w:t>
      </w:r>
      <w:r w:rsidRPr="00747131">
        <w:rPr>
          <w:rFonts w:ascii="Times New Roman" w:hAnsi="Times New Roman" w:cs="Times New Roman" w:hint="eastAsia"/>
          <w:sz w:val="24"/>
          <w:szCs w:val="24"/>
        </w:rPr>
        <w:t>内积值为</w:t>
      </w:r>
      <w:r w:rsidRPr="00747131">
        <w:rPr>
          <w:rFonts w:ascii="Times New Roman" w:hAnsi="Times New Roman" w:cs="Times New Roman" w:hint="eastAsia"/>
          <w:sz w:val="24"/>
          <w:szCs w:val="24"/>
        </w:rPr>
        <w:t>0</w:t>
      </w:r>
      <w:r w:rsidRPr="00747131">
        <w:rPr>
          <w:rFonts w:ascii="Times New Roman" w:hAnsi="Times New Roman" w:cs="Times New Roman"/>
          <w:sz w:val="24"/>
          <w:szCs w:val="24"/>
        </w:rPr>
        <w:t>.6</w:t>
      </w:r>
      <w:r w:rsidRPr="00747131">
        <w:rPr>
          <w:rFonts w:ascii="Times New Roman" w:hAnsi="Times New Roman" w:cs="Times New Roman" w:hint="eastAsia"/>
          <w:sz w:val="24"/>
          <w:szCs w:val="24"/>
        </w:rPr>
        <w:t>，指令</w:t>
      </w:r>
      <w:r w:rsidRPr="00747131">
        <w:rPr>
          <w:rFonts w:ascii="Times New Roman" w:hAnsi="Times New Roman" w:cs="Times New Roman" w:hint="eastAsia"/>
          <w:sz w:val="24"/>
          <w:szCs w:val="24"/>
        </w:rPr>
        <w:t>2</w:t>
      </w:r>
      <w:r w:rsidRPr="00747131">
        <w:rPr>
          <w:rFonts w:ascii="Times New Roman" w:hAnsi="Times New Roman" w:cs="Times New Roman" w:hint="eastAsia"/>
          <w:sz w:val="24"/>
          <w:szCs w:val="24"/>
        </w:rPr>
        <w:t>的</w:t>
      </w:r>
      <w:r w:rsidR="007435A2" w:rsidRPr="00747131">
        <w:rPr>
          <w:rFonts w:ascii="Times New Roman" w:hAnsi="Times New Roman" w:cs="Times New Roman" w:hint="eastAsia"/>
          <w:sz w:val="24"/>
          <w:szCs w:val="24"/>
        </w:rPr>
        <w:t>内积值</w:t>
      </w:r>
      <w:r w:rsidRPr="00747131">
        <w:rPr>
          <w:rFonts w:ascii="Times New Roman" w:hAnsi="Times New Roman" w:cs="Times New Roman" w:hint="eastAsia"/>
          <w:sz w:val="24"/>
          <w:szCs w:val="24"/>
        </w:rPr>
        <w:t>为</w:t>
      </w:r>
      <w:r w:rsidRPr="00747131">
        <w:rPr>
          <w:rFonts w:ascii="Times New Roman" w:hAnsi="Times New Roman" w:cs="Times New Roman" w:hint="eastAsia"/>
          <w:sz w:val="24"/>
          <w:szCs w:val="24"/>
        </w:rPr>
        <w:t>0</w:t>
      </w:r>
      <w:r w:rsidRPr="00747131">
        <w:rPr>
          <w:rFonts w:ascii="Times New Roman" w:hAnsi="Times New Roman" w:cs="Times New Roman"/>
          <w:sz w:val="24"/>
          <w:szCs w:val="24"/>
        </w:rPr>
        <w:t>.8</w:t>
      </w:r>
      <w:r w:rsidR="00EA1235" w:rsidRPr="00747131">
        <w:rPr>
          <w:rFonts w:ascii="Times New Roman" w:hAnsi="Times New Roman" w:cs="Times New Roman" w:hint="eastAsia"/>
          <w:sz w:val="24"/>
          <w:szCs w:val="24"/>
        </w:rPr>
        <w:t>，指令</w:t>
      </w:r>
      <w:r w:rsidR="00EA1235" w:rsidRPr="00747131">
        <w:rPr>
          <w:rFonts w:ascii="Times New Roman" w:hAnsi="Times New Roman" w:cs="Times New Roman" w:hint="eastAsia"/>
          <w:sz w:val="24"/>
          <w:szCs w:val="24"/>
        </w:rPr>
        <w:t>3</w:t>
      </w:r>
      <w:r w:rsidR="00EA1235" w:rsidRPr="00747131">
        <w:rPr>
          <w:rFonts w:ascii="Times New Roman" w:hAnsi="Times New Roman" w:cs="Times New Roman" w:hint="eastAsia"/>
          <w:sz w:val="24"/>
          <w:szCs w:val="24"/>
        </w:rPr>
        <w:t>的内积值为</w:t>
      </w:r>
      <w:r w:rsidR="00EA1235" w:rsidRPr="00747131">
        <w:rPr>
          <w:rFonts w:ascii="Times New Roman" w:hAnsi="Times New Roman" w:cs="Times New Roman" w:hint="eastAsia"/>
          <w:sz w:val="24"/>
          <w:szCs w:val="24"/>
        </w:rPr>
        <w:t>0</w:t>
      </w:r>
      <w:r w:rsidR="00EA1235" w:rsidRPr="00747131">
        <w:rPr>
          <w:rFonts w:ascii="Times New Roman" w:hAnsi="Times New Roman" w:cs="Times New Roman"/>
          <w:sz w:val="24"/>
          <w:szCs w:val="24"/>
        </w:rPr>
        <w:t>.8</w:t>
      </w:r>
      <w:r w:rsidR="00EA1235" w:rsidRPr="00747131">
        <w:rPr>
          <w:rFonts w:ascii="Times New Roman" w:hAnsi="Times New Roman" w:cs="Times New Roman" w:hint="eastAsia"/>
          <w:sz w:val="24"/>
          <w:szCs w:val="24"/>
        </w:rPr>
        <w:t>，指令</w:t>
      </w:r>
      <w:r w:rsidR="00EA1235" w:rsidRPr="00747131">
        <w:rPr>
          <w:rFonts w:ascii="Times New Roman" w:hAnsi="Times New Roman" w:cs="Times New Roman" w:hint="eastAsia"/>
          <w:sz w:val="24"/>
          <w:szCs w:val="24"/>
        </w:rPr>
        <w:t>4</w:t>
      </w:r>
      <w:r w:rsidR="00EA1235" w:rsidRPr="00747131">
        <w:rPr>
          <w:rFonts w:ascii="Times New Roman" w:hAnsi="Times New Roman" w:cs="Times New Roman" w:hint="eastAsia"/>
          <w:sz w:val="24"/>
          <w:szCs w:val="24"/>
        </w:rPr>
        <w:t>的内积值为</w:t>
      </w:r>
      <w:r w:rsidR="00EA1235" w:rsidRPr="00747131">
        <w:rPr>
          <w:rFonts w:ascii="Times New Roman" w:hAnsi="Times New Roman" w:cs="Times New Roman" w:hint="eastAsia"/>
          <w:sz w:val="24"/>
          <w:szCs w:val="24"/>
        </w:rPr>
        <w:t>0</w:t>
      </w:r>
      <w:r w:rsidR="00EA1235" w:rsidRPr="00747131">
        <w:rPr>
          <w:rFonts w:ascii="Times New Roman" w:hAnsi="Times New Roman" w:cs="Times New Roman"/>
          <w:sz w:val="24"/>
          <w:szCs w:val="24"/>
        </w:rPr>
        <w:t>.7</w:t>
      </w:r>
      <w:r w:rsidRPr="00747131">
        <w:rPr>
          <w:rFonts w:ascii="Times New Roman" w:hAnsi="Times New Roman" w:cs="Times New Roman" w:hint="eastAsia"/>
          <w:sz w:val="24"/>
          <w:szCs w:val="24"/>
        </w:rPr>
        <w:t>为例，电子设备可以遍历</w:t>
      </w:r>
      <w:r w:rsidRPr="00747131">
        <w:rPr>
          <w:rFonts w:ascii="Times New Roman" w:hAnsi="Times New Roman" w:cs="Times New Roman" w:hint="eastAsia"/>
          <w:sz w:val="24"/>
          <w:szCs w:val="24"/>
        </w:rPr>
        <w:t>K</w:t>
      </w:r>
      <w:proofErr w:type="gramStart"/>
      <w:r w:rsidRPr="00747131">
        <w:rPr>
          <w:rFonts w:ascii="Times New Roman" w:hAnsi="Times New Roman" w:cs="Times New Roman" w:hint="eastAsia"/>
          <w:sz w:val="24"/>
          <w:szCs w:val="24"/>
        </w:rPr>
        <w:t>个</w:t>
      </w:r>
      <w:proofErr w:type="gramEnd"/>
      <w:r w:rsidRPr="00747131">
        <w:rPr>
          <w:rFonts w:ascii="Times New Roman" w:hAnsi="Times New Roman" w:cs="Times New Roman" w:hint="eastAsia"/>
          <w:sz w:val="24"/>
          <w:szCs w:val="24"/>
        </w:rPr>
        <w:t>指令</w:t>
      </w:r>
      <w:r w:rsidR="007435A2" w:rsidRPr="00747131">
        <w:rPr>
          <w:rFonts w:ascii="Times New Roman" w:hAnsi="Times New Roman" w:cs="Times New Roman" w:hint="eastAsia"/>
          <w:sz w:val="24"/>
          <w:szCs w:val="24"/>
        </w:rPr>
        <w:t>对应的</w:t>
      </w:r>
      <w:r w:rsidR="007435A2" w:rsidRPr="00747131">
        <w:rPr>
          <w:rFonts w:ascii="Times New Roman" w:hAnsi="Times New Roman" w:cs="Times New Roman" w:hint="eastAsia"/>
          <w:sz w:val="24"/>
          <w:szCs w:val="24"/>
        </w:rPr>
        <w:t>K</w:t>
      </w:r>
      <w:proofErr w:type="gramStart"/>
      <w:r w:rsidR="007435A2" w:rsidRPr="00747131">
        <w:rPr>
          <w:rFonts w:ascii="Times New Roman" w:hAnsi="Times New Roman" w:cs="Times New Roman" w:hint="eastAsia"/>
          <w:sz w:val="24"/>
          <w:szCs w:val="24"/>
        </w:rPr>
        <w:t>个</w:t>
      </w:r>
      <w:proofErr w:type="gramEnd"/>
      <w:r w:rsidR="007435A2" w:rsidRPr="00747131">
        <w:rPr>
          <w:rFonts w:ascii="Times New Roman" w:hAnsi="Times New Roman" w:cs="Times New Roman" w:hint="eastAsia"/>
          <w:sz w:val="24"/>
          <w:szCs w:val="24"/>
        </w:rPr>
        <w:t>归一化指令向量。</w:t>
      </w:r>
    </w:p>
    <w:p w14:paraId="0A30648A" w14:textId="26EE4FA4" w:rsidR="003C422A" w:rsidRPr="00747131" w:rsidRDefault="003C422A" w:rsidP="0090570E">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在遍历到指令</w:t>
      </w:r>
      <w:r w:rsidRPr="00747131">
        <w:rPr>
          <w:rFonts w:ascii="Times New Roman" w:hAnsi="Times New Roman" w:cs="Times New Roman" w:hint="eastAsia"/>
          <w:sz w:val="24"/>
          <w:szCs w:val="24"/>
        </w:rPr>
        <w:t>1</w:t>
      </w:r>
      <w:r w:rsidR="007435A2" w:rsidRPr="00747131">
        <w:rPr>
          <w:rFonts w:ascii="Times New Roman" w:hAnsi="Times New Roman" w:cs="Times New Roman" w:hint="eastAsia"/>
          <w:sz w:val="24"/>
          <w:szCs w:val="24"/>
        </w:rPr>
        <w:t>的归一化指令向量</w:t>
      </w:r>
      <w:r w:rsidRPr="00747131">
        <w:rPr>
          <w:rFonts w:ascii="Times New Roman" w:hAnsi="Times New Roman" w:cs="Times New Roman" w:hint="eastAsia"/>
          <w:sz w:val="24"/>
          <w:szCs w:val="24"/>
        </w:rPr>
        <w:t>时，</w:t>
      </w:r>
      <w:r w:rsidR="007435A2" w:rsidRPr="00747131">
        <w:rPr>
          <w:rFonts w:ascii="Times New Roman" w:hAnsi="Times New Roman" w:cs="Times New Roman" w:hint="eastAsia"/>
          <w:sz w:val="24"/>
          <w:szCs w:val="24"/>
        </w:rPr>
        <w:t>电子设备可以基于预先构建的指令向量到工具的映射图谱和指令</w:t>
      </w:r>
      <w:r w:rsidR="007435A2" w:rsidRPr="00747131">
        <w:rPr>
          <w:rFonts w:ascii="Times New Roman" w:hAnsi="Times New Roman" w:cs="Times New Roman" w:hint="eastAsia"/>
          <w:sz w:val="24"/>
          <w:szCs w:val="24"/>
        </w:rPr>
        <w:t>1</w:t>
      </w:r>
      <w:r w:rsidR="007435A2" w:rsidRPr="00747131">
        <w:rPr>
          <w:rFonts w:ascii="Times New Roman" w:hAnsi="Times New Roman" w:cs="Times New Roman" w:hint="eastAsia"/>
          <w:sz w:val="24"/>
          <w:szCs w:val="24"/>
        </w:rPr>
        <w:t>的归一化指令向量，查找到工具</w:t>
      </w:r>
      <w:r w:rsidR="007435A2" w:rsidRPr="00747131">
        <w:rPr>
          <w:rFonts w:ascii="Times New Roman" w:hAnsi="Times New Roman" w:cs="Times New Roman" w:hint="eastAsia"/>
          <w:sz w:val="24"/>
          <w:szCs w:val="24"/>
        </w:rPr>
        <w:t>1</w:t>
      </w:r>
      <w:r w:rsidR="007435A2" w:rsidRPr="00747131">
        <w:rPr>
          <w:rFonts w:ascii="Times New Roman" w:hAnsi="Times New Roman" w:cs="Times New Roman" w:hint="eastAsia"/>
          <w:sz w:val="24"/>
          <w:szCs w:val="24"/>
        </w:rPr>
        <w:t>。</w:t>
      </w:r>
    </w:p>
    <w:p w14:paraId="1F721E8C" w14:textId="2DE7D0BE" w:rsidR="007435A2" w:rsidRPr="00747131" w:rsidRDefault="007435A2" w:rsidP="0090570E">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电子设备可以从</w:t>
      </w:r>
      <w:r w:rsidR="00056E43" w:rsidRPr="00747131">
        <w:rPr>
          <w:rFonts w:ascii="Times New Roman" w:hAnsi="Times New Roman" w:cs="Times New Roman" w:hint="eastAsia"/>
          <w:sz w:val="24"/>
          <w:szCs w:val="24"/>
        </w:rPr>
        <w:t>工具与得分的对应关系（如表</w:t>
      </w:r>
      <w:r w:rsidR="00056E43" w:rsidRPr="00747131">
        <w:rPr>
          <w:rFonts w:ascii="Times New Roman" w:hAnsi="Times New Roman" w:cs="Times New Roman" w:hint="eastAsia"/>
          <w:sz w:val="24"/>
          <w:szCs w:val="24"/>
        </w:rPr>
        <w:t>1</w:t>
      </w:r>
      <w:r w:rsidR="00056E43" w:rsidRPr="00747131">
        <w:rPr>
          <w:rFonts w:ascii="Times New Roman" w:hAnsi="Times New Roman" w:cs="Times New Roman" w:hint="eastAsia"/>
          <w:sz w:val="24"/>
          <w:szCs w:val="24"/>
        </w:rPr>
        <w:t>）中</w:t>
      </w:r>
      <w:r w:rsidRPr="00747131">
        <w:rPr>
          <w:rFonts w:ascii="Times New Roman" w:hAnsi="Times New Roman" w:cs="Times New Roman" w:hint="eastAsia"/>
          <w:sz w:val="24"/>
          <w:szCs w:val="24"/>
        </w:rPr>
        <w:t>获取到工具</w:t>
      </w:r>
      <w:r w:rsidRPr="00747131">
        <w:rPr>
          <w:rFonts w:ascii="Times New Roman" w:hAnsi="Times New Roman" w:cs="Times New Roman" w:hint="eastAsia"/>
          <w:sz w:val="24"/>
          <w:szCs w:val="24"/>
        </w:rPr>
        <w:t>1</w:t>
      </w:r>
      <w:r w:rsidRPr="00747131">
        <w:rPr>
          <w:rFonts w:ascii="Times New Roman" w:hAnsi="Times New Roman" w:cs="Times New Roman" w:hint="eastAsia"/>
          <w:sz w:val="24"/>
          <w:szCs w:val="24"/>
        </w:rPr>
        <w:t>的工具索引</w:t>
      </w:r>
      <w:r w:rsidR="007E1D4B" w:rsidRPr="00747131">
        <w:rPr>
          <w:rFonts w:ascii="Times New Roman" w:hAnsi="Times New Roman" w:cs="Times New Roman" w:hint="eastAsia"/>
          <w:sz w:val="24"/>
          <w:szCs w:val="24"/>
        </w:rPr>
        <w:t>，</w:t>
      </w:r>
      <w:proofErr w:type="gramStart"/>
      <w:r w:rsidR="007E1D4B" w:rsidRPr="00747131">
        <w:rPr>
          <w:rFonts w:ascii="Times New Roman" w:hAnsi="Times New Roman" w:cs="Times New Roman" w:hint="eastAsia"/>
          <w:sz w:val="24"/>
          <w:szCs w:val="24"/>
        </w:rPr>
        <w:t>即</w:t>
      </w:r>
      <w:r w:rsidRPr="00747131">
        <w:rPr>
          <w:rFonts w:ascii="Times New Roman" w:hAnsi="Times New Roman" w:cs="Times New Roman" w:hint="eastAsia"/>
          <w:sz w:val="24"/>
          <w:szCs w:val="24"/>
        </w:rPr>
        <w:t>工具</w:t>
      </w:r>
      <w:proofErr w:type="gramEnd"/>
      <w:r w:rsidRPr="00747131">
        <w:rPr>
          <w:rFonts w:ascii="Times New Roman" w:hAnsi="Times New Roman" w:cs="Times New Roman" w:hint="eastAsia"/>
          <w:sz w:val="24"/>
          <w:szCs w:val="24"/>
        </w:rPr>
        <w:t>序号</w:t>
      </w:r>
      <w:r w:rsidRPr="00747131">
        <w:rPr>
          <w:rFonts w:ascii="Times New Roman" w:hAnsi="Times New Roman" w:cs="Times New Roman" w:hint="eastAsia"/>
          <w:sz w:val="24"/>
          <w:szCs w:val="24"/>
        </w:rPr>
        <w:t>1</w:t>
      </w:r>
      <w:r w:rsidRPr="00747131">
        <w:rPr>
          <w:rFonts w:ascii="Times New Roman" w:hAnsi="Times New Roman" w:cs="Times New Roman" w:hint="eastAsia"/>
          <w:sz w:val="24"/>
          <w:szCs w:val="24"/>
        </w:rPr>
        <w:t>。</w:t>
      </w:r>
    </w:p>
    <w:p w14:paraId="3C567B79" w14:textId="196C97C0" w:rsidR="007435A2" w:rsidRPr="00747131" w:rsidRDefault="007435A2" w:rsidP="0090570E">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电子设备可以根据更新策略，将</w:t>
      </w:r>
      <w:r w:rsidR="007E1D4B" w:rsidRPr="00747131">
        <w:rPr>
          <w:rFonts w:ascii="Times New Roman" w:hAnsi="Times New Roman" w:cs="Times New Roman" w:hint="eastAsia"/>
          <w:sz w:val="24"/>
          <w:szCs w:val="24"/>
        </w:rPr>
        <w:t>表</w:t>
      </w:r>
      <w:r w:rsidR="007E1D4B" w:rsidRPr="00747131">
        <w:rPr>
          <w:rFonts w:ascii="Times New Roman" w:hAnsi="Times New Roman" w:cs="Times New Roman" w:hint="eastAsia"/>
          <w:sz w:val="24"/>
          <w:szCs w:val="24"/>
        </w:rPr>
        <w:t>1</w:t>
      </w:r>
      <w:r w:rsidR="007E1D4B" w:rsidRPr="00747131">
        <w:rPr>
          <w:rFonts w:ascii="Times New Roman" w:hAnsi="Times New Roman" w:cs="Times New Roman" w:hint="eastAsia"/>
          <w:sz w:val="24"/>
          <w:szCs w:val="24"/>
        </w:rPr>
        <w:t>中工具序号</w:t>
      </w:r>
      <w:r w:rsidR="007E1D4B" w:rsidRPr="00747131">
        <w:rPr>
          <w:rFonts w:ascii="Times New Roman" w:hAnsi="Times New Roman" w:cs="Times New Roman" w:hint="eastAsia"/>
          <w:sz w:val="24"/>
          <w:szCs w:val="24"/>
        </w:rPr>
        <w:t>1</w:t>
      </w:r>
      <w:r w:rsidR="007E1D4B" w:rsidRPr="00747131">
        <w:rPr>
          <w:rFonts w:ascii="Times New Roman" w:hAnsi="Times New Roman" w:cs="Times New Roman" w:hint="eastAsia"/>
          <w:sz w:val="24"/>
          <w:szCs w:val="24"/>
        </w:rPr>
        <w:t>对应的得分进行更新，得到如表</w:t>
      </w:r>
      <w:r w:rsidR="007E1D4B" w:rsidRPr="00747131">
        <w:rPr>
          <w:rFonts w:ascii="Times New Roman" w:hAnsi="Times New Roman" w:cs="Times New Roman" w:hint="eastAsia"/>
          <w:sz w:val="24"/>
          <w:szCs w:val="24"/>
        </w:rPr>
        <w:t>3</w:t>
      </w:r>
      <w:r w:rsidR="007E1D4B" w:rsidRPr="00747131">
        <w:rPr>
          <w:rFonts w:ascii="Times New Roman" w:hAnsi="Times New Roman" w:cs="Times New Roman" w:hint="eastAsia"/>
          <w:sz w:val="24"/>
          <w:szCs w:val="24"/>
        </w:rPr>
        <w:t>所示的数组。</w:t>
      </w:r>
    </w:p>
    <w:p w14:paraId="6F8BBC31" w14:textId="166BA736" w:rsidR="007E1D4B" w:rsidRPr="00747131" w:rsidRDefault="007E1D4B" w:rsidP="007E1D4B">
      <w:pPr>
        <w:spacing w:line="360" w:lineRule="exact"/>
        <w:ind w:firstLineChars="200" w:firstLine="480"/>
        <w:jc w:val="center"/>
        <w:rPr>
          <w:rFonts w:ascii="Times New Roman" w:hAnsi="Times New Roman" w:cs="Times New Roman"/>
          <w:sz w:val="24"/>
          <w:szCs w:val="24"/>
        </w:rPr>
      </w:pPr>
      <w:r w:rsidRPr="00747131">
        <w:rPr>
          <w:rFonts w:ascii="Times New Roman" w:hAnsi="Times New Roman" w:cs="Times New Roman" w:hint="eastAsia"/>
          <w:sz w:val="24"/>
          <w:szCs w:val="24"/>
        </w:rPr>
        <w:t>表</w:t>
      </w:r>
      <w:r w:rsidRPr="00747131">
        <w:rPr>
          <w:rFonts w:ascii="Times New Roman" w:hAnsi="Times New Roman" w:cs="Times New Roman"/>
          <w:sz w:val="24"/>
          <w:szCs w:val="24"/>
        </w:rPr>
        <w:t>3</w:t>
      </w:r>
      <w:r w:rsidR="00D32016" w:rsidRPr="00747131">
        <w:rPr>
          <w:rFonts w:ascii="Times New Roman" w:hAnsi="Times New Roman" w:cs="Times New Roman"/>
          <w:sz w:val="24"/>
          <w:szCs w:val="24"/>
        </w:rPr>
        <w:t xml:space="preserve"> </w:t>
      </w:r>
      <w:proofErr w:type="gramStart"/>
      <w:r w:rsidRPr="00747131">
        <w:rPr>
          <w:rFonts w:ascii="Times New Roman" w:hAnsi="Times New Roman" w:cs="Times New Roman" w:hint="eastAsia"/>
          <w:sz w:val="24"/>
          <w:szCs w:val="24"/>
        </w:rPr>
        <w:t>全零分数</w:t>
      </w:r>
      <w:proofErr w:type="gramEnd"/>
      <w:r w:rsidRPr="00747131">
        <w:rPr>
          <w:rFonts w:ascii="Times New Roman" w:hAnsi="Times New Roman" w:cs="Times New Roman" w:hint="eastAsia"/>
          <w:sz w:val="24"/>
          <w:szCs w:val="24"/>
        </w:rPr>
        <w:t>数组更新后的一种示意</w:t>
      </w:r>
    </w:p>
    <w:tbl>
      <w:tblPr>
        <w:tblStyle w:val="a9"/>
        <w:tblW w:w="0" w:type="auto"/>
        <w:jc w:val="center"/>
        <w:tblLook w:val="04A0" w:firstRow="1" w:lastRow="0" w:firstColumn="1" w:lastColumn="0" w:noHBand="0" w:noVBand="1"/>
      </w:tblPr>
      <w:tblGrid>
        <w:gridCol w:w="1504"/>
        <w:gridCol w:w="1517"/>
        <w:gridCol w:w="1479"/>
        <w:gridCol w:w="1479"/>
        <w:gridCol w:w="1456"/>
        <w:gridCol w:w="1456"/>
      </w:tblGrid>
      <w:tr w:rsidR="00893CBD" w:rsidRPr="00747131" w14:paraId="08A03C0B" w14:textId="7F29AA48" w:rsidTr="00893CBD">
        <w:trPr>
          <w:jc w:val="center"/>
        </w:trPr>
        <w:tc>
          <w:tcPr>
            <w:tcW w:w="1504" w:type="dxa"/>
          </w:tcPr>
          <w:p w14:paraId="5EBF9684" w14:textId="77777777"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工具序号</w:t>
            </w:r>
          </w:p>
        </w:tc>
        <w:tc>
          <w:tcPr>
            <w:tcW w:w="1517" w:type="dxa"/>
          </w:tcPr>
          <w:p w14:paraId="76FE2363" w14:textId="77777777"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1</w:t>
            </w:r>
          </w:p>
        </w:tc>
        <w:tc>
          <w:tcPr>
            <w:tcW w:w="1479" w:type="dxa"/>
          </w:tcPr>
          <w:p w14:paraId="0EA07A37" w14:textId="77777777"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2</w:t>
            </w:r>
          </w:p>
        </w:tc>
        <w:tc>
          <w:tcPr>
            <w:tcW w:w="1479" w:type="dxa"/>
          </w:tcPr>
          <w:p w14:paraId="3D7D3D2A" w14:textId="77777777"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3</w:t>
            </w:r>
          </w:p>
        </w:tc>
        <w:tc>
          <w:tcPr>
            <w:tcW w:w="1456" w:type="dxa"/>
          </w:tcPr>
          <w:p w14:paraId="585F3992" w14:textId="59F1BF5C"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4</w:t>
            </w:r>
          </w:p>
        </w:tc>
        <w:tc>
          <w:tcPr>
            <w:tcW w:w="1456" w:type="dxa"/>
          </w:tcPr>
          <w:p w14:paraId="7C768BAE" w14:textId="2A4705D0"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5</w:t>
            </w:r>
          </w:p>
        </w:tc>
      </w:tr>
      <w:tr w:rsidR="00893CBD" w:rsidRPr="00747131" w14:paraId="58D7A1B2" w14:textId="6AD99868" w:rsidTr="00893CBD">
        <w:trPr>
          <w:jc w:val="center"/>
        </w:trPr>
        <w:tc>
          <w:tcPr>
            <w:tcW w:w="1504" w:type="dxa"/>
          </w:tcPr>
          <w:p w14:paraId="062C25ED" w14:textId="77777777"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得分</w:t>
            </w:r>
          </w:p>
        </w:tc>
        <w:tc>
          <w:tcPr>
            <w:tcW w:w="1517" w:type="dxa"/>
          </w:tcPr>
          <w:p w14:paraId="66B7A3DA" w14:textId="6FD5B57D"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sz w:val="24"/>
                <w:szCs w:val="24"/>
              </w:rPr>
              <w:t>0.6</w:t>
            </w:r>
          </w:p>
        </w:tc>
        <w:tc>
          <w:tcPr>
            <w:tcW w:w="1479" w:type="dxa"/>
          </w:tcPr>
          <w:p w14:paraId="2E15C939" w14:textId="77777777"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0</w:t>
            </w:r>
          </w:p>
        </w:tc>
        <w:tc>
          <w:tcPr>
            <w:tcW w:w="1479" w:type="dxa"/>
          </w:tcPr>
          <w:p w14:paraId="14D5602F" w14:textId="77777777"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0</w:t>
            </w:r>
          </w:p>
        </w:tc>
        <w:tc>
          <w:tcPr>
            <w:tcW w:w="1456" w:type="dxa"/>
          </w:tcPr>
          <w:p w14:paraId="549FE3A7" w14:textId="01B6CACB"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0</w:t>
            </w:r>
          </w:p>
        </w:tc>
        <w:tc>
          <w:tcPr>
            <w:tcW w:w="1456" w:type="dxa"/>
          </w:tcPr>
          <w:p w14:paraId="38B8B3E9" w14:textId="5C8E7322"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0</w:t>
            </w:r>
          </w:p>
        </w:tc>
      </w:tr>
    </w:tbl>
    <w:p w14:paraId="76066CE0" w14:textId="0BE3D89A" w:rsidR="007E1D4B" w:rsidRPr="00747131" w:rsidRDefault="007E1D4B" w:rsidP="0090570E">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根据更新策略，在遍历到指令</w:t>
      </w:r>
      <w:r w:rsidRPr="00747131">
        <w:rPr>
          <w:rFonts w:ascii="Times New Roman" w:hAnsi="Times New Roman" w:cs="Times New Roman" w:hint="eastAsia"/>
          <w:sz w:val="24"/>
          <w:szCs w:val="24"/>
        </w:rPr>
        <w:t>1</w:t>
      </w:r>
      <w:r w:rsidRPr="00747131">
        <w:rPr>
          <w:rFonts w:ascii="Times New Roman" w:hAnsi="Times New Roman" w:cs="Times New Roman" w:hint="eastAsia"/>
          <w:sz w:val="24"/>
          <w:szCs w:val="24"/>
        </w:rPr>
        <w:t>的归一化指令向量的情况下，</w:t>
      </w:r>
      <w:r w:rsidR="00D32016" w:rsidRPr="00747131">
        <w:rPr>
          <w:rFonts w:ascii="Times New Roman" w:hAnsi="Times New Roman" w:cs="Times New Roman" w:hint="eastAsia"/>
          <w:sz w:val="24"/>
          <w:szCs w:val="24"/>
        </w:rPr>
        <w:t>如表</w:t>
      </w:r>
      <w:r w:rsidR="00D32016" w:rsidRPr="00747131">
        <w:rPr>
          <w:rFonts w:ascii="Times New Roman" w:hAnsi="Times New Roman" w:cs="Times New Roman" w:hint="eastAsia"/>
          <w:sz w:val="24"/>
          <w:szCs w:val="24"/>
        </w:rPr>
        <w:t>3</w:t>
      </w:r>
      <w:r w:rsidR="00D32016" w:rsidRPr="00747131">
        <w:rPr>
          <w:rFonts w:ascii="Times New Roman" w:hAnsi="Times New Roman" w:cs="Times New Roman" w:hint="eastAsia"/>
          <w:sz w:val="24"/>
          <w:szCs w:val="24"/>
        </w:rPr>
        <w:t>所</w:t>
      </w:r>
      <w:proofErr w:type="gramStart"/>
      <w:r w:rsidR="00D32016" w:rsidRPr="00747131">
        <w:rPr>
          <w:rFonts w:ascii="Times New Roman" w:hAnsi="Times New Roman" w:cs="Times New Roman" w:hint="eastAsia"/>
          <w:sz w:val="24"/>
          <w:szCs w:val="24"/>
        </w:rPr>
        <w:t>示</w:t>
      </w:r>
      <w:r w:rsidRPr="00747131">
        <w:rPr>
          <w:rFonts w:ascii="Times New Roman" w:hAnsi="Times New Roman" w:cs="Times New Roman" w:hint="eastAsia"/>
          <w:sz w:val="24"/>
          <w:szCs w:val="24"/>
        </w:rPr>
        <w:t>全零分数</w:t>
      </w:r>
      <w:proofErr w:type="gramEnd"/>
      <w:r w:rsidRPr="00747131">
        <w:rPr>
          <w:rFonts w:ascii="Times New Roman" w:hAnsi="Times New Roman" w:cs="Times New Roman" w:hint="eastAsia"/>
          <w:sz w:val="24"/>
          <w:szCs w:val="24"/>
        </w:rPr>
        <w:t>数组中指令</w:t>
      </w:r>
      <w:r w:rsidRPr="00747131">
        <w:rPr>
          <w:rFonts w:ascii="Times New Roman" w:hAnsi="Times New Roman" w:cs="Times New Roman" w:hint="eastAsia"/>
          <w:sz w:val="24"/>
          <w:szCs w:val="24"/>
        </w:rPr>
        <w:t>1</w:t>
      </w:r>
      <w:r w:rsidRPr="00747131">
        <w:rPr>
          <w:rFonts w:ascii="Times New Roman" w:hAnsi="Times New Roman" w:cs="Times New Roman" w:hint="eastAsia"/>
          <w:sz w:val="24"/>
          <w:szCs w:val="24"/>
        </w:rPr>
        <w:t>对应工具</w:t>
      </w:r>
      <w:r w:rsidR="00D32016" w:rsidRPr="00747131">
        <w:rPr>
          <w:rFonts w:ascii="Times New Roman" w:hAnsi="Times New Roman" w:cs="Times New Roman" w:hint="eastAsia"/>
          <w:sz w:val="24"/>
          <w:szCs w:val="24"/>
        </w:rPr>
        <w:t>1</w:t>
      </w:r>
      <w:r w:rsidRPr="00747131">
        <w:rPr>
          <w:rFonts w:ascii="Times New Roman" w:hAnsi="Times New Roman" w:cs="Times New Roman" w:hint="eastAsia"/>
          <w:sz w:val="24"/>
          <w:szCs w:val="24"/>
        </w:rPr>
        <w:t>的更新后得分</w:t>
      </w:r>
      <w:r w:rsidRPr="00747131">
        <w:rPr>
          <w:rFonts w:ascii="Times New Roman" w:hAnsi="Times New Roman" w:cs="Times New Roman" w:hint="eastAsia"/>
          <w:sz w:val="24"/>
          <w:szCs w:val="24"/>
        </w:rPr>
        <w:t>0</w:t>
      </w:r>
      <w:r w:rsidRPr="00747131">
        <w:rPr>
          <w:rFonts w:ascii="Times New Roman" w:hAnsi="Times New Roman" w:cs="Times New Roman"/>
          <w:sz w:val="24"/>
          <w:szCs w:val="24"/>
        </w:rPr>
        <w:t>.6=</w:t>
      </w:r>
      <w:r w:rsidRPr="00747131">
        <w:rPr>
          <w:rFonts w:ascii="Times New Roman" w:hAnsi="Times New Roman" w:cs="Times New Roman" w:hint="eastAsia"/>
          <w:sz w:val="24"/>
          <w:szCs w:val="24"/>
        </w:rPr>
        <w:t>max</w:t>
      </w:r>
      <w:r w:rsidRPr="00747131">
        <w:rPr>
          <w:rFonts w:ascii="Times New Roman" w:hAnsi="Times New Roman" w:cs="Times New Roman" w:hint="eastAsia"/>
          <w:sz w:val="24"/>
          <w:szCs w:val="24"/>
        </w:rPr>
        <w:t>（</w:t>
      </w:r>
      <w:proofErr w:type="gramStart"/>
      <w:r w:rsidRPr="00747131">
        <w:rPr>
          <w:rFonts w:ascii="Times New Roman" w:hAnsi="Times New Roman" w:cs="Times New Roman" w:hint="eastAsia"/>
          <w:sz w:val="24"/>
          <w:szCs w:val="24"/>
        </w:rPr>
        <w:t>全零分数</w:t>
      </w:r>
      <w:proofErr w:type="gramEnd"/>
      <w:r w:rsidRPr="00747131">
        <w:rPr>
          <w:rFonts w:ascii="Times New Roman" w:hAnsi="Times New Roman" w:cs="Times New Roman" w:hint="eastAsia"/>
          <w:sz w:val="24"/>
          <w:szCs w:val="24"/>
        </w:rPr>
        <w:t>数组中</w:t>
      </w:r>
      <w:r w:rsidR="00D32016" w:rsidRPr="00747131">
        <w:rPr>
          <w:rFonts w:ascii="Times New Roman" w:hAnsi="Times New Roman" w:cs="Times New Roman" w:hint="eastAsia"/>
          <w:sz w:val="24"/>
          <w:szCs w:val="24"/>
        </w:rPr>
        <w:t>工具</w:t>
      </w:r>
      <w:r w:rsidR="00D32016" w:rsidRPr="00747131">
        <w:rPr>
          <w:rFonts w:ascii="Times New Roman" w:hAnsi="Times New Roman" w:cs="Times New Roman" w:hint="eastAsia"/>
          <w:sz w:val="24"/>
          <w:szCs w:val="24"/>
        </w:rPr>
        <w:t>1</w:t>
      </w:r>
      <w:r w:rsidR="00D32016" w:rsidRPr="00747131">
        <w:rPr>
          <w:rFonts w:ascii="Times New Roman" w:hAnsi="Times New Roman" w:cs="Times New Roman" w:hint="eastAsia"/>
          <w:sz w:val="24"/>
          <w:szCs w:val="24"/>
        </w:rPr>
        <w:t>的</w:t>
      </w:r>
      <w:r w:rsidR="008C36B0" w:rsidRPr="00747131">
        <w:rPr>
          <w:rFonts w:ascii="Times New Roman" w:hAnsi="Times New Roman" w:cs="Times New Roman" w:hint="eastAsia"/>
          <w:sz w:val="24"/>
          <w:szCs w:val="24"/>
        </w:rPr>
        <w:t>上一次更新后得分</w:t>
      </w:r>
      <w:r w:rsidR="00D32016" w:rsidRPr="00747131">
        <w:rPr>
          <w:rFonts w:ascii="Times New Roman" w:hAnsi="Times New Roman" w:cs="Times New Roman" w:hint="eastAsia"/>
          <w:sz w:val="24"/>
          <w:szCs w:val="24"/>
        </w:rPr>
        <w:t>0</w:t>
      </w:r>
      <w:r w:rsidR="00D32016" w:rsidRPr="00747131">
        <w:rPr>
          <w:rFonts w:ascii="Times New Roman" w:hAnsi="Times New Roman" w:cs="Times New Roman" w:hint="eastAsia"/>
          <w:sz w:val="24"/>
          <w:szCs w:val="24"/>
        </w:rPr>
        <w:t>，指令</w:t>
      </w:r>
      <w:r w:rsidR="00D32016" w:rsidRPr="00747131">
        <w:rPr>
          <w:rFonts w:ascii="Times New Roman" w:hAnsi="Times New Roman" w:cs="Times New Roman" w:hint="eastAsia"/>
          <w:sz w:val="24"/>
          <w:szCs w:val="24"/>
        </w:rPr>
        <w:t>1</w:t>
      </w:r>
      <w:r w:rsidR="00D32016" w:rsidRPr="00747131">
        <w:rPr>
          <w:rFonts w:ascii="Times New Roman" w:hAnsi="Times New Roman" w:cs="Times New Roman" w:hint="eastAsia"/>
          <w:sz w:val="24"/>
          <w:szCs w:val="24"/>
        </w:rPr>
        <w:t>的</w:t>
      </w:r>
      <w:r w:rsidR="00521B47" w:rsidRPr="00747131">
        <w:rPr>
          <w:rFonts w:ascii="Times New Roman" w:hAnsi="Times New Roman" w:cs="Times New Roman" w:hint="eastAsia"/>
          <w:sz w:val="24"/>
          <w:szCs w:val="24"/>
        </w:rPr>
        <w:t>内积值</w:t>
      </w:r>
      <w:r w:rsidR="00D32016" w:rsidRPr="00747131">
        <w:rPr>
          <w:rFonts w:ascii="Times New Roman" w:hAnsi="Times New Roman" w:cs="Times New Roman" w:hint="eastAsia"/>
          <w:sz w:val="24"/>
          <w:szCs w:val="24"/>
        </w:rPr>
        <w:t>0</w:t>
      </w:r>
      <w:r w:rsidR="00D32016" w:rsidRPr="00747131">
        <w:rPr>
          <w:rFonts w:ascii="Times New Roman" w:hAnsi="Times New Roman" w:cs="Times New Roman"/>
          <w:sz w:val="24"/>
          <w:szCs w:val="24"/>
        </w:rPr>
        <w:t>.6</w:t>
      </w:r>
      <w:r w:rsidRPr="00747131">
        <w:rPr>
          <w:rFonts w:ascii="Times New Roman" w:hAnsi="Times New Roman" w:cs="Times New Roman" w:hint="eastAsia"/>
          <w:sz w:val="24"/>
          <w:szCs w:val="24"/>
        </w:rPr>
        <w:t>）。</w:t>
      </w:r>
    </w:p>
    <w:p w14:paraId="0662E248" w14:textId="351E7FEA" w:rsidR="00D32016" w:rsidRPr="00747131" w:rsidRDefault="00D32016" w:rsidP="00D32016">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电子设备可以继续遍历下一个指令。在遍历到指令</w:t>
      </w:r>
      <w:r w:rsidRPr="00747131">
        <w:rPr>
          <w:rFonts w:ascii="Times New Roman" w:hAnsi="Times New Roman" w:cs="Times New Roman"/>
          <w:sz w:val="24"/>
          <w:szCs w:val="24"/>
        </w:rPr>
        <w:t>2</w:t>
      </w:r>
      <w:r w:rsidRPr="00747131">
        <w:rPr>
          <w:rFonts w:ascii="Times New Roman" w:hAnsi="Times New Roman" w:cs="Times New Roman" w:hint="eastAsia"/>
          <w:sz w:val="24"/>
          <w:szCs w:val="24"/>
        </w:rPr>
        <w:t>的归一化指令向量时，电子设备可以基于预先构建的指令向量到工具的映射图谱和指令</w:t>
      </w:r>
      <w:r w:rsidRPr="00747131">
        <w:rPr>
          <w:rFonts w:ascii="Times New Roman" w:hAnsi="Times New Roman" w:cs="Times New Roman" w:hint="eastAsia"/>
          <w:sz w:val="24"/>
          <w:szCs w:val="24"/>
        </w:rPr>
        <w:t>2</w:t>
      </w:r>
      <w:r w:rsidRPr="00747131">
        <w:rPr>
          <w:rFonts w:ascii="Times New Roman" w:hAnsi="Times New Roman" w:cs="Times New Roman" w:hint="eastAsia"/>
          <w:sz w:val="24"/>
          <w:szCs w:val="24"/>
        </w:rPr>
        <w:t>的归一化指令向量，查找到工具</w:t>
      </w:r>
      <w:r w:rsidRPr="00747131">
        <w:rPr>
          <w:rFonts w:ascii="Times New Roman" w:hAnsi="Times New Roman" w:cs="Times New Roman" w:hint="eastAsia"/>
          <w:sz w:val="24"/>
          <w:szCs w:val="24"/>
        </w:rPr>
        <w:t>1</w:t>
      </w:r>
      <w:r w:rsidRPr="00747131">
        <w:rPr>
          <w:rFonts w:ascii="Times New Roman" w:hAnsi="Times New Roman" w:cs="Times New Roman" w:hint="eastAsia"/>
          <w:sz w:val="24"/>
          <w:szCs w:val="24"/>
        </w:rPr>
        <w:t>。</w:t>
      </w:r>
    </w:p>
    <w:p w14:paraId="1A8FA13A" w14:textId="20CE91EA" w:rsidR="00D32016" w:rsidRPr="00747131" w:rsidRDefault="00D32016" w:rsidP="00D32016">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电子设备可以从</w:t>
      </w:r>
      <w:r w:rsidR="00056E43" w:rsidRPr="00747131">
        <w:rPr>
          <w:rFonts w:ascii="Times New Roman" w:hAnsi="Times New Roman" w:cs="Times New Roman" w:hint="eastAsia"/>
          <w:sz w:val="24"/>
          <w:szCs w:val="24"/>
        </w:rPr>
        <w:t>表</w:t>
      </w:r>
      <w:r w:rsidR="00056E43" w:rsidRPr="00747131">
        <w:rPr>
          <w:rFonts w:ascii="Times New Roman" w:hAnsi="Times New Roman" w:cs="Times New Roman" w:hint="eastAsia"/>
          <w:sz w:val="24"/>
          <w:szCs w:val="24"/>
        </w:rPr>
        <w:t>1</w:t>
      </w:r>
      <w:r w:rsidRPr="00747131">
        <w:rPr>
          <w:rFonts w:ascii="Times New Roman" w:hAnsi="Times New Roman" w:cs="Times New Roman" w:hint="eastAsia"/>
          <w:sz w:val="24"/>
          <w:szCs w:val="24"/>
        </w:rPr>
        <w:t>中获取到工具</w:t>
      </w:r>
      <w:r w:rsidRPr="00747131">
        <w:rPr>
          <w:rFonts w:ascii="Times New Roman" w:hAnsi="Times New Roman" w:cs="Times New Roman"/>
          <w:sz w:val="24"/>
          <w:szCs w:val="24"/>
        </w:rPr>
        <w:t>1</w:t>
      </w:r>
      <w:r w:rsidRPr="00747131">
        <w:rPr>
          <w:rFonts w:ascii="Times New Roman" w:hAnsi="Times New Roman" w:cs="Times New Roman" w:hint="eastAsia"/>
          <w:sz w:val="24"/>
          <w:szCs w:val="24"/>
        </w:rPr>
        <w:t>的工具索引，</w:t>
      </w:r>
      <w:proofErr w:type="gramStart"/>
      <w:r w:rsidRPr="00747131">
        <w:rPr>
          <w:rFonts w:ascii="Times New Roman" w:hAnsi="Times New Roman" w:cs="Times New Roman" w:hint="eastAsia"/>
          <w:sz w:val="24"/>
          <w:szCs w:val="24"/>
        </w:rPr>
        <w:t>即工具</w:t>
      </w:r>
      <w:proofErr w:type="gramEnd"/>
      <w:r w:rsidRPr="00747131">
        <w:rPr>
          <w:rFonts w:ascii="Times New Roman" w:hAnsi="Times New Roman" w:cs="Times New Roman" w:hint="eastAsia"/>
          <w:sz w:val="24"/>
          <w:szCs w:val="24"/>
        </w:rPr>
        <w:t>序号</w:t>
      </w:r>
      <w:r w:rsidRPr="00747131">
        <w:rPr>
          <w:rFonts w:ascii="Times New Roman" w:hAnsi="Times New Roman" w:cs="Times New Roman"/>
          <w:sz w:val="24"/>
          <w:szCs w:val="24"/>
        </w:rPr>
        <w:t>1</w:t>
      </w:r>
      <w:r w:rsidRPr="00747131">
        <w:rPr>
          <w:rFonts w:ascii="Times New Roman" w:hAnsi="Times New Roman" w:cs="Times New Roman" w:hint="eastAsia"/>
          <w:sz w:val="24"/>
          <w:szCs w:val="24"/>
        </w:rPr>
        <w:t>。</w:t>
      </w:r>
    </w:p>
    <w:p w14:paraId="28F182DE" w14:textId="5D3F3894" w:rsidR="00D32016" w:rsidRPr="00747131" w:rsidRDefault="00D32016" w:rsidP="00D32016">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电子设备可以根据更新策略，将表</w:t>
      </w:r>
      <w:r w:rsidRPr="00747131">
        <w:rPr>
          <w:rFonts w:ascii="Times New Roman" w:hAnsi="Times New Roman" w:cs="Times New Roman"/>
          <w:sz w:val="24"/>
          <w:szCs w:val="24"/>
        </w:rPr>
        <w:t>3</w:t>
      </w:r>
      <w:r w:rsidRPr="00747131">
        <w:rPr>
          <w:rFonts w:ascii="Times New Roman" w:hAnsi="Times New Roman" w:cs="Times New Roman" w:hint="eastAsia"/>
          <w:sz w:val="24"/>
          <w:szCs w:val="24"/>
        </w:rPr>
        <w:t>中工具序号</w:t>
      </w:r>
      <w:r w:rsidRPr="00747131">
        <w:rPr>
          <w:rFonts w:ascii="Times New Roman" w:hAnsi="Times New Roman" w:cs="Times New Roman" w:hint="eastAsia"/>
          <w:sz w:val="24"/>
          <w:szCs w:val="24"/>
        </w:rPr>
        <w:t>1</w:t>
      </w:r>
      <w:r w:rsidRPr="00747131">
        <w:rPr>
          <w:rFonts w:ascii="Times New Roman" w:hAnsi="Times New Roman" w:cs="Times New Roman" w:hint="eastAsia"/>
          <w:sz w:val="24"/>
          <w:szCs w:val="24"/>
        </w:rPr>
        <w:t>对应的得分进行更新，得到如表</w:t>
      </w:r>
      <w:r w:rsidRPr="00747131">
        <w:rPr>
          <w:rFonts w:ascii="Times New Roman" w:hAnsi="Times New Roman" w:cs="Times New Roman"/>
          <w:sz w:val="24"/>
          <w:szCs w:val="24"/>
        </w:rPr>
        <w:t>4</w:t>
      </w:r>
      <w:r w:rsidRPr="00747131">
        <w:rPr>
          <w:rFonts w:ascii="Times New Roman" w:hAnsi="Times New Roman" w:cs="Times New Roman" w:hint="eastAsia"/>
          <w:sz w:val="24"/>
          <w:szCs w:val="24"/>
        </w:rPr>
        <w:t>所示的数组。</w:t>
      </w:r>
    </w:p>
    <w:p w14:paraId="6845F78B" w14:textId="08FF598D" w:rsidR="00D32016" w:rsidRPr="00747131" w:rsidRDefault="00D32016" w:rsidP="00D32016">
      <w:pPr>
        <w:spacing w:line="360" w:lineRule="exact"/>
        <w:ind w:firstLineChars="200" w:firstLine="480"/>
        <w:jc w:val="center"/>
        <w:rPr>
          <w:rFonts w:ascii="Times New Roman" w:hAnsi="Times New Roman" w:cs="Times New Roman"/>
          <w:sz w:val="24"/>
          <w:szCs w:val="24"/>
        </w:rPr>
      </w:pPr>
      <w:r w:rsidRPr="00747131">
        <w:rPr>
          <w:rFonts w:ascii="Times New Roman" w:hAnsi="Times New Roman" w:cs="Times New Roman" w:hint="eastAsia"/>
          <w:sz w:val="24"/>
          <w:szCs w:val="24"/>
        </w:rPr>
        <w:t>表</w:t>
      </w:r>
      <w:r w:rsidRPr="00747131">
        <w:rPr>
          <w:rFonts w:ascii="Times New Roman" w:hAnsi="Times New Roman" w:cs="Times New Roman"/>
          <w:sz w:val="24"/>
          <w:szCs w:val="24"/>
        </w:rPr>
        <w:t xml:space="preserve">4 </w:t>
      </w:r>
      <w:proofErr w:type="gramStart"/>
      <w:r w:rsidRPr="00747131">
        <w:rPr>
          <w:rFonts w:ascii="Times New Roman" w:hAnsi="Times New Roman" w:cs="Times New Roman" w:hint="eastAsia"/>
          <w:sz w:val="24"/>
          <w:szCs w:val="24"/>
        </w:rPr>
        <w:t>全零分数</w:t>
      </w:r>
      <w:proofErr w:type="gramEnd"/>
      <w:r w:rsidRPr="00747131">
        <w:rPr>
          <w:rFonts w:ascii="Times New Roman" w:hAnsi="Times New Roman" w:cs="Times New Roman" w:hint="eastAsia"/>
          <w:sz w:val="24"/>
          <w:szCs w:val="24"/>
        </w:rPr>
        <w:t>数组更新后的另一种示意</w:t>
      </w:r>
    </w:p>
    <w:tbl>
      <w:tblPr>
        <w:tblStyle w:val="a9"/>
        <w:tblW w:w="0" w:type="auto"/>
        <w:jc w:val="center"/>
        <w:tblLook w:val="04A0" w:firstRow="1" w:lastRow="0" w:firstColumn="1" w:lastColumn="0" w:noHBand="0" w:noVBand="1"/>
      </w:tblPr>
      <w:tblGrid>
        <w:gridCol w:w="1504"/>
        <w:gridCol w:w="1517"/>
        <w:gridCol w:w="1479"/>
        <w:gridCol w:w="1479"/>
        <w:gridCol w:w="1456"/>
        <w:gridCol w:w="1456"/>
      </w:tblGrid>
      <w:tr w:rsidR="00893CBD" w:rsidRPr="00747131" w14:paraId="19F29B61" w14:textId="37AB2FA6" w:rsidTr="00893CBD">
        <w:trPr>
          <w:jc w:val="center"/>
        </w:trPr>
        <w:tc>
          <w:tcPr>
            <w:tcW w:w="1504" w:type="dxa"/>
          </w:tcPr>
          <w:p w14:paraId="5F367639" w14:textId="77777777"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工具序号</w:t>
            </w:r>
          </w:p>
        </w:tc>
        <w:tc>
          <w:tcPr>
            <w:tcW w:w="1517" w:type="dxa"/>
          </w:tcPr>
          <w:p w14:paraId="476243AB" w14:textId="77777777"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1</w:t>
            </w:r>
          </w:p>
        </w:tc>
        <w:tc>
          <w:tcPr>
            <w:tcW w:w="1479" w:type="dxa"/>
          </w:tcPr>
          <w:p w14:paraId="1FCAE498" w14:textId="77777777"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2</w:t>
            </w:r>
          </w:p>
        </w:tc>
        <w:tc>
          <w:tcPr>
            <w:tcW w:w="1479" w:type="dxa"/>
          </w:tcPr>
          <w:p w14:paraId="45B05D28" w14:textId="77777777"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3</w:t>
            </w:r>
          </w:p>
        </w:tc>
        <w:tc>
          <w:tcPr>
            <w:tcW w:w="1456" w:type="dxa"/>
          </w:tcPr>
          <w:p w14:paraId="72CDCB3E" w14:textId="107F5E35"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4</w:t>
            </w:r>
          </w:p>
        </w:tc>
        <w:tc>
          <w:tcPr>
            <w:tcW w:w="1456" w:type="dxa"/>
          </w:tcPr>
          <w:p w14:paraId="3D4FC966" w14:textId="014DD274"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5</w:t>
            </w:r>
          </w:p>
        </w:tc>
      </w:tr>
      <w:tr w:rsidR="00893CBD" w:rsidRPr="00747131" w14:paraId="3F1A3570" w14:textId="38EE1C95" w:rsidTr="00893CBD">
        <w:trPr>
          <w:jc w:val="center"/>
        </w:trPr>
        <w:tc>
          <w:tcPr>
            <w:tcW w:w="1504" w:type="dxa"/>
          </w:tcPr>
          <w:p w14:paraId="0B3F9588" w14:textId="77777777"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得分</w:t>
            </w:r>
          </w:p>
        </w:tc>
        <w:tc>
          <w:tcPr>
            <w:tcW w:w="1517" w:type="dxa"/>
          </w:tcPr>
          <w:p w14:paraId="21584C36" w14:textId="1B923F43"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sz w:val="24"/>
                <w:szCs w:val="24"/>
              </w:rPr>
              <w:t>0.8</w:t>
            </w:r>
          </w:p>
        </w:tc>
        <w:tc>
          <w:tcPr>
            <w:tcW w:w="1479" w:type="dxa"/>
          </w:tcPr>
          <w:p w14:paraId="53708A3C" w14:textId="77777777"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0</w:t>
            </w:r>
          </w:p>
        </w:tc>
        <w:tc>
          <w:tcPr>
            <w:tcW w:w="1479" w:type="dxa"/>
          </w:tcPr>
          <w:p w14:paraId="1F73F8BD" w14:textId="77777777"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0</w:t>
            </w:r>
          </w:p>
        </w:tc>
        <w:tc>
          <w:tcPr>
            <w:tcW w:w="1456" w:type="dxa"/>
          </w:tcPr>
          <w:p w14:paraId="44DCC27E" w14:textId="218F4C49"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0</w:t>
            </w:r>
          </w:p>
        </w:tc>
        <w:tc>
          <w:tcPr>
            <w:tcW w:w="1456" w:type="dxa"/>
          </w:tcPr>
          <w:p w14:paraId="21CB4165" w14:textId="116E6371"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0</w:t>
            </w:r>
          </w:p>
        </w:tc>
      </w:tr>
    </w:tbl>
    <w:p w14:paraId="6B80EE2A" w14:textId="3EF94B8F" w:rsidR="00D32016" w:rsidRPr="00747131" w:rsidRDefault="00D32016" w:rsidP="00D32016">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根据更新策略，在遍历到指令</w:t>
      </w:r>
      <w:r w:rsidRPr="00747131">
        <w:rPr>
          <w:rFonts w:ascii="Times New Roman" w:hAnsi="Times New Roman" w:cs="Times New Roman"/>
          <w:sz w:val="24"/>
          <w:szCs w:val="24"/>
        </w:rPr>
        <w:t>2</w:t>
      </w:r>
      <w:r w:rsidRPr="00747131">
        <w:rPr>
          <w:rFonts w:ascii="Times New Roman" w:hAnsi="Times New Roman" w:cs="Times New Roman" w:hint="eastAsia"/>
          <w:sz w:val="24"/>
          <w:szCs w:val="24"/>
        </w:rPr>
        <w:t>的归一化指令向量的情况下，如表</w:t>
      </w:r>
      <w:r w:rsidRPr="00747131">
        <w:rPr>
          <w:rFonts w:ascii="Times New Roman" w:hAnsi="Times New Roman" w:cs="Times New Roman"/>
          <w:sz w:val="24"/>
          <w:szCs w:val="24"/>
        </w:rPr>
        <w:t>4</w:t>
      </w:r>
      <w:r w:rsidRPr="00747131">
        <w:rPr>
          <w:rFonts w:ascii="Times New Roman" w:hAnsi="Times New Roman" w:cs="Times New Roman" w:hint="eastAsia"/>
          <w:sz w:val="24"/>
          <w:szCs w:val="24"/>
        </w:rPr>
        <w:t>所</w:t>
      </w:r>
      <w:proofErr w:type="gramStart"/>
      <w:r w:rsidRPr="00747131">
        <w:rPr>
          <w:rFonts w:ascii="Times New Roman" w:hAnsi="Times New Roman" w:cs="Times New Roman" w:hint="eastAsia"/>
          <w:sz w:val="24"/>
          <w:szCs w:val="24"/>
        </w:rPr>
        <w:t>示全零分数</w:t>
      </w:r>
      <w:proofErr w:type="gramEnd"/>
      <w:r w:rsidRPr="00747131">
        <w:rPr>
          <w:rFonts w:ascii="Times New Roman" w:hAnsi="Times New Roman" w:cs="Times New Roman" w:hint="eastAsia"/>
          <w:sz w:val="24"/>
          <w:szCs w:val="24"/>
        </w:rPr>
        <w:t>数组中指令</w:t>
      </w:r>
      <w:r w:rsidRPr="00747131">
        <w:rPr>
          <w:rFonts w:ascii="Times New Roman" w:hAnsi="Times New Roman" w:cs="Times New Roman"/>
          <w:sz w:val="24"/>
          <w:szCs w:val="24"/>
        </w:rPr>
        <w:t>2</w:t>
      </w:r>
      <w:r w:rsidRPr="00747131">
        <w:rPr>
          <w:rFonts w:ascii="Times New Roman" w:hAnsi="Times New Roman" w:cs="Times New Roman" w:hint="eastAsia"/>
          <w:sz w:val="24"/>
          <w:szCs w:val="24"/>
        </w:rPr>
        <w:t>对应工具</w:t>
      </w:r>
      <w:r w:rsidRPr="00747131">
        <w:rPr>
          <w:rFonts w:ascii="Times New Roman" w:hAnsi="Times New Roman" w:cs="Times New Roman" w:hint="eastAsia"/>
          <w:sz w:val="24"/>
          <w:szCs w:val="24"/>
        </w:rPr>
        <w:t>1</w:t>
      </w:r>
      <w:r w:rsidRPr="00747131">
        <w:rPr>
          <w:rFonts w:ascii="Times New Roman" w:hAnsi="Times New Roman" w:cs="Times New Roman" w:hint="eastAsia"/>
          <w:sz w:val="24"/>
          <w:szCs w:val="24"/>
        </w:rPr>
        <w:t>的更新后得分</w:t>
      </w:r>
      <w:r w:rsidRPr="00747131">
        <w:rPr>
          <w:rFonts w:ascii="Times New Roman" w:hAnsi="Times New Roman" w:cs="Times New Roman"/>
          <w:sz w:val="24"/>
          <w:szCs w:val="24"/>
        </w:rPr>
        <w:t>0.8=</w:t>
      </w:r>
      <w:r w:rsidRPr="00747131">
        <w:rPr>
          <w:rFonts w:ascii="Times New Roman" w:hAnsi="Times New Roman" w:cs="Times New Roman" w:hint="eastAsia"/>
          <w:sz w:val="24"/>
          <w:szCs w:val="24"/>
        </w:rPr>
        <w:t>max</w:t>
      </w:r>
      <w:r w:rsidRPr="00747131">
        <w:rPr>
          <w:rFonts w:ascii="Times New Roman" w:hAnsi="Times New Roman" w:cs="Times New Roman" w:hint="eastAsia"/>
          <w:sz w:val="24"/>
          <w:szCs w:val="24"/>
        </w:rPr>
        <w:t>（</w:t>
      </w:r>
      <w:proofErr w:type="gramStart"/>
      <w:r w:rsidRPr="00747131">
        <w:rPr>
          <w:rFonts w:ascii="Times New Roman" w:hAnsi="Times New Roman" w:cs="Times New Roman" w:hint="eastAsia"/>
          <w:sz w:val="24"/>
          <w:szCs w:val="24"/>
        </w:rPr>
        <w:t>全零分数</w:t>
      </w:r>
      <w:proofErr w:type="gramEnd"/>
      <w:r w:rsidRPr="00747131">
        <w:rPr>
          <w:rFonts w:ascii="Times New Roman" w:hAnsi="Times New Roman" w:cs="Times New Roman" w:hint="eastAsia"/>
          <w:sz w:val="24"/>
          <w:szCs w:val="24"/>
        </w:rPr>
        <w:t>数组中工具</w:t>
      </w:r>
      <w:r w:rsidRPr="00747131">
        <w:rPr>
          <w:rFonts w:ascii="Times New Roman" w:hAnsi="Times New Roman" w:cs="Times New Roman" w:hint="eastAsia"/>
          <w:sz w:val="24"/>
          <w:szCs w:val="24"/>
        </w:rPr>
        <w:t>1</w:t>
      </w:r>
      <w:r w:rsidRPr="00747131">
        <w:rPr>
          <w:rFonts w:ascii="Times New Roman" w:hAnsi="Times New Roman" w:cs="Times New Roman" w:hint="eastAsia"/>
          <w:sz w:val="24"/>
          <w:szCs w:val="24"/>
        </w:rPr>
        <w:t>的</w:t>
      </w:r>
      <w:r w:rsidR="008C36B0" w:rsidRPr="00747131">
        <w:rPr>
          <w:rFonts w:ascii="Times New Roman" w:hAnsi="Times New Roman" w:cs="Times New Roman" w:hint="eastAsia"/>
          <w:sz w:val="24"/>
          <w:szCs w:val="24"/>
        </w:rPr>
        <w:t>上一次更新后得分</w:t>
      </w:r>
      <w:r w:rsidRPr="00747131">
        <w:rPr>
          <w:rFonts w:ascii="Times New Roman" w:hAnsi="Times New Roman" w:cs="Times New Roman"/>
          <w:sz w:val="24"/>
          <w:szCs w:val="24"/>
        </w:rPr>
        <w:t>0.6</w:t>
      </w:r>
      <w:r w:rsidRPr="00747131">
        <w:rPr>
          <w:rFonts w:ascii="Times New Roman" w:hAnsi="Times New Roman" w:cs="Times New Roman" w:hint="eastAsia"/>
          <w:sz w:val="24"/>
          <w:szCs w:val="24"/>
        </w:rPr>
        <w:t>，指令</w:t>
      </w:r>
      <w:r w:rsidRPr="00747131">
        <w:rPr>
          <w:rFonts w:ascii="Times New Roman" w:hAnsi="Times New Roman" w:cs="Times New Roman"/>
          <w:sz w:val="24"/>
          <w:szCs w:val="24"/>
        </w:rPr>
        <w:t>2</w:t>
      </w:r>
      <w:r w:rsidRPr="00747131">
        <w:rPr>
          <w:rFonts w:ascii="Times New Roman" w:hAnsi="Times New Roman" w:cs="Times New Roman" w:hint="eastAsia"/>
          <w:sz w:val="24"/>
          <w:szCs w:val="24"/>
        </w:rPr>
        <w:t>的</w:t>
      </w:r>
      <w:r w:rsidR="00521B47" w:rsidRPr="00747131">
        <w:rPr>
          <w:rFonts w:ascii="Times New Roman" w:hAnsi="Times New Roman" w:cs="Times New Roman" w:hint="eastAsia"/>
          <w:sz w:val="24"/>
          <w:szCs w:val="24"/>
        </w:rPr>
        <w:t>内积值</w:t>
      </w:r>
      <w:r w:rsidRPr="00747131">
        <w:rPr>
          <w:rFonts w:ascii="Times New Roman" w:hAnsi="Times New Roman" w:cs="Times New Roman"/>
          <w:sz w:val="24"/>
          <w:szCs w:val="24"/>
        </w:rPr>
        <w:t>0.8</w:t>
      </w:r>
      <w:r w:rsidRPr="00747131">
        <w:rPr>
          <w:rFonts w:ascii="Times New Roman" w:hAnsi="Times New Roman" w:cs="Times New Roman" w:hint="eastAsia"/>
          <w:sz w:val="24"/>
          <w:szCs w:val="24"/>
        </w:rPr>
        <w:t>）。</w:t>
      </w:r>
    </w:p>
    <w:p w14:paraId="14446397" w14:textId="19699E1B" w:rsidR="00D32016" w:rsidRPr="00747131" w:rsidRDefault="00D32016" w:rsidP="00D32016">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电子设备可以继续遍历下一个指令。在遍历到指令</w:t>
      </w:r>
      <w:r w:rsidRPr="00747131">
        <w:rPr>
          <w:rFonts w:ascii="Times New Roman" w:hAnsi="Times New Roman" w:cs="Times New Roman"/>
          <w:sz w:val="24"/>
          <w:szCs w:val="24"/>
        </w:rPr>
        <w:t>3</w:t>
      </w:r>
      <w:r w:rsidRPr="00747131">
        <w:rPr>
          <w:rFonts w:ascii="Times New Roman" w:hAnsi="Times New Roman" w:cs="Times New Roman" w:hint="eastAsia"/>
          <w:sz w:val="24"/>
          <w:szCs w:val="24"/>
        </w:rPr>
        <w:t>的归一化指令向量时，电子设备可以基于预先构建的指令向量到工具的映射图谱和指令</w:t>
      </w:r>
      <w:r w:rsidRPr="00747131">
        <w:rPr>
          <w:rFonts w:ascii="Times New Roman" w:hAnsi="Times New Roman" w:cs="Times New Roman"/>
          <w:sz w:val="24"/>
          <w:szCs w:val="24"/>
        </w:rPr>
        <w:t>3</w:t>
      </w:r>
      <w:r w:rsidRPr="00747131">
        <w:rPr>
          <w:rFonts w:ascii="Times New Roman" w:hAnsi="Times New Roman" w:cs="Times New Roman" w:hint="eastAsia"/>
          <w:sz w:val="24"/>
          <w:szCs w:val="24"/>
        </w:rPr>
        <w:t>的归一化指令向量，查找到工具</w:t>
      </w:r>
      <w:r w:rsidRPr="00747131">
        <w:rPr>
          <w:rFonts w:ascii="Times New Roman" w:hAnsi="Times New Roman" w:cs="Times New Roman"/>
          <w:sz w:val="24"/>
          <w:szCs w:val="24"/>
        </w:rPr>
        <w:t>2</w:t>
      </w:r>
      <w:r w:rsidRPr="00747131">
        <w:rPr>
          <w:rFonts w:ascii="Times New Roman" w:hAnsi="Times New Roman" w:cs="Times New Roman" w:hint="eastAsia"/>
          <w:sz w:val="24"/>
          <w:szCs w:val="24"/>
        </w:rPr>
        <w:t>。</w:t>
      </w:r>
    </w:p>
    <w:p w14:paraId="1EAD597F" w14:textId="499C9F83" w:rsidR="00D32016" w:rsidRPr="00747131" w:rsidRDefault="00D32016" w:rsidP="00D32016">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lastRenderedPageBreak/>
        <w:t>电子设备可以从</w:t>
      </w:r>
      <w:r w:rsidR="00056E43" w:rsidRPr="00747131">
        <w:rPr>
          <w:rFonts w:ascii="Times New Roman" w:hAnsi="Times New Roman" w:cs="Times New Roman" w:hint="eastAsia"/>
          <w:sz w:val="24"/>
          <w:szCs w:val="24"/>
        </w:rPr>
        <w:t>表</w:t>
      </w:r>
      <w:r w:rsidR="00056E43" w:rsidRPr="00747131">
        <w:rPr>
          <w:rFonts w:ascii="Times New Roman" w:hAnsi="Times New Roman" w:cs="Times New Roman" w:hint="eastAsia"/>
          <w:sz w:val="24"/>
          <w:szCs w:val="24"/>
        </w:rPr>
        <w:t>1</w:t>
      </w:r>
      <w:r w:rsidRPr="00747131">
        <w:rPr>
          <w:rFonts w:ascii="Times New Roman" w:hAnsi="Times New Roman" w:cs="Times New Roman" w:hint="eastAsia"/>
          <w:sz w:val="24"/>
          <w:szCs w:val="24"/>
        </w:rPr>
        <w:t>中获取到工具</w:t>
      </w:r>
      <w:r w:rsidRPr="00747131">
        <w:rPr>
          <w:rFonts w:ascii="Times New Roman" w:hAnsi="Times New Roman" w:cs="Times New Roman"/>
          <w:sz w:val="24"/>
          <w:szCs w:val="24"/>
        </w:rPr>
        <w:t>2</w:t>
      </w:r>
      <w:r w:rsidRPr="00747131">
        <w:rPr>
          <w:rFonts w:ascii="Times New Roman" w:hAnsi="Times New Roman" w:cs="Times New Roman" w:hint="eastAsia"/>
          <w:sz w:val="24"/>
          <w:szCs w:val="24"/>
        </w:rPr>
        <w:t>的工具索引，</w:t>
      </w:r>
      <w:proofErr w:type="gramStart"/>
      <w:r w:rsidRPr="00747131">
        <w:rPr>
          <w:rFonts w:ascii="Times New Roman" w:hAnsi="Times New Roman" w:cs="Times New Roman" w:hint="eastAsia"/>
          <w:sz w:val="24"/>
          <w:szCs w:val="24"/>
        </w:rPr>
        <w:t>即工具</w:t>
      </w:r>
      <w:proofErr w:type="gramEnd"/>
      <w:r w:rsidRPr="00747131">
        <w:rPr>
          <w:rFonts w:ascii="Times New Roman" w:hAnsi="Times New Roman" w:cs="Times New Roman" w:hint="eastAsia"/>
          <w:sz w:val="24"/>
          <w:szCs w:val="24"/>
        </w:rPr>
        <w:t>序号</w:t>
      </w:r>
      <w:r w:rsidRPr="00747131">
        <w:rPr>
          <w:rFonts w:ascii="Times New Roman" w:hAnsi="Times New Roman" w:cs="Times New Roman"/>
          <w:sz w:val="24"/>
          <w:szCs w:val="24"/>
        </w:rPr>
        <w:t>2</w:t>
      </w:r>
      <w:r w:rsidRPr="00747131">
        <w:rPr>
          <w:rFonts w:ascii="Times New Roman" w:hAnsi="Times New Roman" w:cs="Times New Roman" w:hint="eastAsia"/>
          <w:sz w:val="24"/>
          <w:szCs w:val="24"/>
        </w:rPr>
        <w:t>。</w:t>
      </w:r>
    </w:p>
    <w:p w14:paraId="7B4F151B" w14:textId="2670CFB8" w:rsidR="00D32016" w:rsidRPr="00747131" w:rsidRDefault="00D32016" w:rsidP="00D32016">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电子设备可以根据更新策略，将表</w:t>
      </w:r>
      <w:r w:rsidRPr="00747131">
        <w:rPr>
          <w:rFonts w:ascii="Times New Roman" w:hAnsi="Times New Roman" w:cs="Times New Roman"/>
          <w:sz w:val="24"/>
          <w:szCs w:val="24"/>
        </w:rPr>
        <w:t>4</w:t>
      </w:r>
      <w:r w:rsidRPr="00747131">
        <w:rPr>
          <w:rFonts w:ascii="Times New Roman" w:hAnsi="Times New Roman" w:cs="Times New Roman" w:hint="eastAsia"/>
          <w:sz w:val="24"/>
          <w:szCs w:val="24"/>
        </w:rPr>
        <w:t>中工具序号</w:t>
      </w:r>
      <w:r w:rsidRPr="00747131">
        <w:rPr>
          <w:rFonts w:ascii="Times New Roman" w:hAnsi="Times New Roman" w:cs="Times New Roman"/>
          <w:sz w:val="24"/>
          <w:szCs w:val="24"/>
        </w:rPr>
        <w:t>2</w:t>
      </w:r>
      <w:r w:rsidRPr="00747131">
        <w:rPr>
          <w:rFonts w:ascii="Times New Roman" w:hAnsi="Times New Roman" w:cs="Times New Roman" w:hint="eastAsia"/>
          <w:sz w:val="24"/>
          <w:szCs w:val="24"/>
        </w:rPr>
        <w:t>对应的得分进行更新，得到如表</w:t>
      </w:r>
      <w:r w:rsidRPr="00747131">
        <w:rPr>
          <w:rFonts w:ascii="Times New Roman" w:hAnsi="Times New Roman" w:cs="Times New Roman"/>
          <w:sz w:val="24"/>
          <w:szCs w:val="24"/>
        </w:rPr>
        <w:t>5</w:t>
      </w:r>
      <w:r w:rsidRPr="00747131">
        <w:rPr>
          <w:rFonts w:ascii="Times New Roman" w:hAnsi="Times New Roman" w:cs="Times New Roman" w:hint="eastAsia"/>
          <w:sz w:val="24"/>
          <w:szCs w:val="24"/>
        </w:rPr>
        <w:t>所示的数组。</w:t>
      </w:r>
    </w:p>
    <w:p w14:paraId="23E9A0F3" w14:textId="2445B1F1" w:rsidR="00D32016" w:rsidRPr="00747131" w:rsidRDefault="00D32016" w:rsidP="00D32016">
      <w:pPr>
        <w:spacing w:line="360" w:lineRule="exact"/>
        <w:ind w:firstLineChars="200" w:firstLine="480"/>
        <w:jc w:val="center"/>
        <w:rPr>
          <w:rFonts w:ascii="Times New Roman" w:hAnsi="Times New Roman" w:cs="Times New Roman"/>
          <w:sz w:val="24"/>
          <w:szCs w:val="24"/>
        </w:rPr>
      </w:pPr>
      <w:r w:rsidRPr="00747131">
        <w:rPr>
          <w:rFonts w:ascii="Times New Roman" w:hAnsi="Times New Roman" w:cs="Times New Roman" w:hint="eastAsia"/>
          <w:sz w:val="24"/>
          <w:szCs w:val="24"/>
        </w:rPr>
        <w:t>表</w:t>
      </w:r>
      <w:r w:rsidRPr="00747131">
        <w:rPr>
          <w:rFonts w:ascii="Times New Roman" w:hAnsi="Times New Roman" w:cs="Times New Roman"/>
          <w:sz w:val="24"/>
          <w:szCs w:val="24"/>
        </w:rPr>
        <w:t xml:space="preserve">5 </w:t>
      </w:r>
      <w:proofErr w:type="gramStart"/>
      <w:r w:rsidRPr="00747131">
        <w:rPr>
          <w:rFonts w:ascii="Times New Roman" w:hAnsi="Times New Roman" w:cs="Times New Roman" w:hint="eastAsia"/>
          <w:sz w:val="24"/>
          <w:szCs w:val="24"/>
        </w:rPr>
        <w:t>全零分数</w:t>
      </w:r>
      <w:proofErr w:type="gramEnd"/>
      <w:r w:rsidRPr="00747131">
        <w:rPr>
          <w:rFonts w:ascii="Times New Roman" w:hAnsi="Times New Roman" w:cs="Times New Roman" w:hint="eastAsia"/>
          <w:sz w:val="24"/>
          <w:szCs w:val="24"/>
        </w:rPr>
        <w:t>数组更新后的又一种示意</w:t>
      </w:r>
    </w:p>
    <w:tbl>
      <w:tblPr>
        <w:tblStyle w:val="a9"/>
        <w:tblW w:w="0" w:type="auto"/>
        <w:jc w:val="center"/>
        <w:tblLook w:val="04A0" w:firstRow="1" w:lastRow="0" w:firstColumn="1" w:lastColumn="0" w:noHBand="0" w:noVBand="1"/>
      </w:tblPr>
      <w:tblGrid>
        <w:gridCol w:w="1498"/>
        <w:gridCol w:w="1511"/>
        <w:gridCol w:w="1511"/>
        <w:gridCol w:w="1473"/>
        <w:gridCol w:w="1449"/>
        <w:gridCol w:w="1449"/>
      </w:tblGrid>
      <w:tr w:rsidR="00893CBD" w:rsidRPr="00747131" w14:paraId="17BAEF96" w14:textId="465E0332" w:rsidTr="00893CBD">
        <w:trPr>
          <w:jc w:val="center"/>
        </w:trPr>
        <w:tc>
          <w:tcPr>
            <w:tcW w:w="1498" w:type="dxa"/>
          </w:tcPr>
          <w:p w14:paraId="54D052BB" w14:textId="77777777"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工具序号</w:t>
            </w:r>
          </w:p>
        </w:tc>
        <w:tc>
          <w:tcPr>
            <w:tcW w:w="1511" w:type="dxa"/>
          </w:tcPr>
          <w:p w14:paraId="5702C293" w14:textId="77777777"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1</w:t>
            </w:r>
          </w:p>
        </w:tc>
        <w:tc>
          <w:tcPr>
            <w:tcW w:w="1511" w:type="dxa"/>
          </w:tcPr>
          <w:p w14:paraId="1FEF57CC" w14:textId="77777777"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2</w:t>
            </w:r>
          </w:p>
        </w:tc>
        <w:tc>
          <w:tcPr>
            <w:tcW w:w="1473" w:type="dxa"/>
          </w:tcPr>
          <w:p w14:paraId="3C07F125" w14:textId="77777777"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3</w:t>
            </w:r>
          </w:p>
        </w:tc>
        <w:tc>
          <w:tcPr>
            <w:tcW w:w="1449" w:type="dxa"/>
          </w:tcPr>
          <w:p w14:paraId="28021C33" w14:textId="762444E1"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4</w:t>
            </w:r>
          </w:p>
        </w:tc>
        <w:tc>
          <w:tcPr>
            <w:tcW w:w="1449" w:type="dxa"/>
          </w:tcPr>
          <w:p w14:paraId="1FAD7526" w14:textId="68735263"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5</w:t>
            </w:r>
          </w:p>
        </w:tc>
      </w:tr>
      <w:tr w:rsidR="00893CBD" w:rsidRPr="00747131" w14:paraId="543022EB" w14:textId="5C74006E" w:rsidTr="00893CBD">
        <w:trPr>
          <w:jc w:val="center"/>
        </w:trPr>
        <w:tc>
          <w:tcPr>
            <w:tcW w:w="1498" w:type="dxa"/>
          </w:tcPr>
          <w:p w14:paraId="79860A7B" w14:textId="77777777"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得分</w:t>
            </w:r>
          </w:p>
        </w:tc>
        <w:tc>
          <w:tcPr>
            <w:tcW w:w="1511" w:type="dxa"/>
          </w:tcPr>
          <w:p w14:paraId="264D0B58" w14:textId="77777777"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sz w:val="24"/>
                <w:szCs w:val="24"/>
              </w:rPr>
              <w:t>0.8</w:t>
            </w:r>
          </w:p>
        </w:tc>
        <w:tc>
          <w:tcPr>
            <w:tcW w:w="1511" w:type="dxa"/>
          </w:tcPr>
          <w:p w14:paraId="74B8EFC7" w14:textId="308F9459"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sz w:val="24"/>
                <w:szCs w:val="24"/>
              </w:rPr>
              <w:t>0.8</w:t>
            </w:r>
          </w:p>
        </w:tc>
        <w:tc>
          <w:tcPr>
            <w:tcW w:w="1473" w:type="dxa"/>
          </w:tcPr>
          <w:p w14:paraId="75D3AA10" w14:textId="77777777"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0</w:t>
            </w:r>
          </w:p>
        </w:tc>
        <w:tc>
          <w:tcPr>
            <w:tcW w:w="1449" w:type="dxa"/>
          </w:tcPr>
          <w:p w14:paraId="55B4CAED" w14:textId="2B2C9A79"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0</w:t>
            </w:r>
          </w:p>
        </w:tc>
        <w:tc>
          <w:tcPr>
            <w:tcW w:w="1449" w:type="dxa"/>
          </w:tcPr>
          <w:p w14:paraId="69415CB1" w14:textId="692EED1F"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0</w:t>
            </w:r>
          </w:p>
        </w:tc>
      </w:tr>
    </w:tbl>
    <w:p w14:paraId="5D6A7974" w14:textId="7CD48EF4" w:rsidR="00D32016" w:rsidRPr="00747131" w:rsidRDefault="00D32016" w:rsidP="00D32016">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根据更新策略，在遍历到指令</w:t>
      </w:r>
      <w:r w:rsidR="00521B47" w:rsidRPr="00747131">
        <w:rPr>
          <w:rFonts w:ascii="Times New Roman" w:hAnsi="Times New Roman" w:cs="Times New Roman"/>
          <w:sz w:val="24"/>
          <w:szCs w:val="24"/>
        </w:rPr>
        <w:t>3</w:t>
      </w:r>
      <w:r w:rsidRPr="00747131">
        <w:rPr>
          <w:rFonts w:ascii="Times New Roman" w:hAnsi="Times New Roman" w:cs="Times New Roman" w:hint="eastAsia"/>
          <w:sz w:val="24"/>
          <w:szCs w:val="24"/>
        </w:rPr>
        <w:t>的归一化指令向量的情况下，如表</w:t>
      </w:r>
      <w:r w:rsidR="00521B47" w:rsidRPr="00747131">
        <w:rPr>
          <w:rFonts w:ascii="Times New Roman" w:hAnsi="Times New Roman" w:cs="Times New Roman"/>
          <w:sz w:val="24"/>
          <w:szCs w:val="24"/>
        </w:rPr>
        <w:t>5</w:t>
      </w:r>
      <w:r w:rsidRPr="00747131">
        <w:rPr>
          <w:rFonts w:ascii="Times New Roman" w:hAnsi="Times New Roman" w:cs="Times New Roman" w:hint="eastAsia"/>
          <w:sz w:val="24"/>
          <w:szCs w:val="24"/>
        </w:rPr>
        <w:t>所</w:t>
      </w:r>
      <w:proofErr w:type="gramStart"/>
      <w:r w:rsidRPr="00747131">
        <w:rPr>
          <w:rFonts w:ascii="Times New Roman" w:hAnsi="Times New Roman" w:cs="Times New Roman" w:hint="eastAsia"/>
          <w:sz w:val="24"/>
          <w:szCs w:val="24"/>
        </w:rPr>
        <w:t>示全零分数</w:t>
      </w:r>
      <w:proofErr w:type="gramEnd"/>
      <w:r w:rsidRPr="00747131">
        <w:rPr>
          <w:rFonts w:ascii="Times New Roman" w:hAnsi="Times New Roman" w:cs="Times New Roman" w:hint="eastAsia"/>
          <w:sz w:val="24"/>
          <w:szCs w:val="24"/>
        </w:rPr>
        <w:t>数组中指令</w:t>
      </w:r>
      <w:r w:rsidR="00521B47" w:rsidRPr="00747131">
        <w:rPr>
          <w:rFonts w:ascii="Times New Roman" w:hAnsi="Times New Roman" w:cs="Times New Roman"/>
          <w:sz w:val="24"/>
          <w:szCs w:val="24"/>
        </w:rPr>
        <w:t>3</w:t>
      </w:r>
      <w:r w:rsidRPr="00747131">
        <w:rPr>
          <w:rFonts w:ascii="Times New Roman" w:hAnsi="Times New Roman" w:cs="Times New Roman" w:hint="eastAsia"/>
          <w:sz w:val="24"/>
          <w:szCs w:val="24"/>
        </w:rPr>
        <w:t>对应工具</w:t>
      </w:r>
      <w:r w:rsidR="00521B47" w:rsidRPr="00747131">
        <w:rPr>
          <w:rFonts w:ascii="Times New Roman" w:hAnsi="Times New Roman" w:cs="Times New Roman"/>
          <w:sz w:val="24"/>
          <w:szCs w:val="24"/>
        </w:rPr>
        <w:t>2</w:t>
      </w:r>
      <w:r w:rsidRPr="00747131">
        <w:rPr>
          <w:rFonts w:ascii="Times New Roman" w:hAnsi="Times New Roman" w:cs="Times New Roman" w:hint="eastAsia"/>
          <w:sz w:val="24"/>
          <w:szCs w:val="24"/>
        </w:rPr>
        <w:t>的更新后得分</w:t>
      </w:r>
      <w:r w:rsidRPr="00747131">
        <w:rPr>
          <w:rFonts w:ascii="Times New Roman" w:hAnsi="Times New Roman" w:cs="Times New Roman"/>
          <w:sz w:val="24"/>
          <w:szCs w:val="24"/>
        </w:rPr>
        <w:t>0.8=</w:t>
      </w:r>
      <w:r w:rsidRPr="00747131">
        <w:rPr>
          <w:rFonts w:ascii="Times New Roman" w:hAnsi="Times New Roman" w:cs="Times New Roman" w:hint="eastAsia"/>
          <w:sz w:val="24"/>
          <w:szCs w:val="24"/>
        </w:rPr>
        <w:t>max</w:t>
      </w:r>
      <w:r w:rsidRPr="00747131">
        <w:rPr>
          <w:rFonts w:ascii="Times New Roman" w:hAnsi="Times New Roman" w:cs="Times New Roman" w:hint="eastAsia"/>
          <w:sz w:val="24"/>
          <w:szCs w:val="24"/>
        </w:rPr>
        <w:t>（</w:t>
      </w:r>
      <w:proofErr w:type="gramStart"/>
      <w:r w:rsidRPr="00747131">
        <w:rPr>
          <w:rFonts w:ascii="Times New Roman" w:hAnsi="Times New Roman" w:cs="Times New Roman" w:hint="eastAsia"/>
          <w:sz w:val="24"/>
          <w:szCs w:val="24"/>
        </w:rPr>
        <w:t>全零分数</w:t>
      </w:r>
      <w:proofErr w:type="gramEnd"/>
      <w:r w:rsidRPr="00747131">
        <w:rPr>
          <w:rFonts w:ascii="Times New Roman" w:hAnsi="Times New Roman" w:cs="Times New Roman" w:hint="eastAsia"/>
          <w:sz w:val="24"/>
          <w:szCs w:val="24"/>
        </w:rPr>
        <w:t>数组中工具</w:t>
      </w:r>
      <w:r w:rsidR="00521B47" w:rsidRPr="00747131">
        <w:rPr>
          <w:rFonts w:ascii="Times New Roman" w:hAnsi="Times New Roman" w:cs="Times New Roman"/>
          <w:sz w:val="24"/>
          <w:szCs w:val="24"/>
        </w:rPr>
        <w:t>2</w:t>
      </w:r>
      <w:r w:rsidRPr="00747131">
        <w:rPr>
          <w:rFonts w:ascii="Times New Roman" w:hAnsi="Times New Roman" w:cs="Times New Roman" w:hint="eastAsia"/>
          <w:sz w:val="24"/>
          <w:szCs w:val="24"/>
        </w:rPr>
        <w:t>的</w:t>
      </w:r>
      <w:r w:rsidR="008C36B0" w:rsidRPr="00747131">
        <w:rPr>
          <w:rFonts w:ascii="Times New Roman" w:hAnsi="Times New Roman" w:cs="Times New Roman" w:hint="eastAsia"/>
          <w:sz w:val="24"/>
          <w:szCs w:val="24"/>
        </w:rPr>
        <w:t>上一次更新后得分</w:t>
      </w:r>
      <w:r w:rsidRPr="00747131">
        <w:rPr>
          <w:rFonts w:ascii="Times New Roman" w:hAnsi="Times New Roman" w:cs="Times New Roman"/>
          <w:sz w:val="24"/>
          <w:szCs w:val="24"/>
        </w:rPr>
        <w:t>0</w:t>
      </w:r>
      <w:r w:rsidRPr="00747131">
        <w:rPr>
          <w:rFonts w:ascii="Times New Roman" w:hAnsi="Times New Roman" w:cs="Times New Roman" w:hint="eastAsia"/>
          <w:sz w:val="24"/>
          <w:szCs w:val="24"/>
        </w:rPr>
        <w:t>，指令</w:t>
      </w:r>
      <w:r w:rsidR="00521B47" w:rsidRPr="00747131">
        <w:rPr>
          <w:rFonts w:ascii="Times New Roman" w:hAnsi="Times New Roman" w:cs="Times New Roman"/>
          <w:sz w:val="24"/>
          <w:szCs w:val="24"/>
        </w:rPr>
        <w:t>3</w:t>
      </w:r>
      <w:r w:rsidRPr="00747131">
        <w:rPr>
          <w:rFonts w:ascii="Times New Roman" w:hAnsi="Times New Roman" w:cs="Times New Roman" w:hint="eastAsia"/>
          <w:sz w:val="24"/>
          <w:szCs w:val="24"/>
        </w:rPr>
        <w:t>的</w:t>
      </w:r>
      <w:r w:rsidR="00521B47" w:rsidRPr="00747131">
        <w:rPr>
          <w:rFonts w:ascii="Times New Roman" w:hAnsi="Times New Roman" w:cs="Times New Roman" w:hint="eastAsia"/>
          <w:sz w:val="24"/>
          <w:szCs w:val="24"/>
        </w:rPr>
        <w:t>内积值</w:t>
      </w:r>
      <w:r w:rsidRPr="00747131">
        <w:rPr>
          <w:rFonts w:ascii="Times New Roman" w:hAnsi="Times New Roman" w:cs="Times New Roman"/>
          <w:sz w:val="24"/>
          <w:szCs w:val="24"/>
        </w:rPr>
        <w:t>0.8</w:t>
      </w:r>
      <w:r w:rsidRPr="00747131">
        <w:rPr>
          <w:rFonts w:ascii="Times New Roman" w:hAnsi="Times New Roman" w:cs="Times New Roman" w:hint="eastAsia"/>
          <w:sz w:val="24"/>
          <w:szCs w:val="24"/>
        </w:rPr>
        <w:t>）。</w:t>
      </w:r>
    </w:p>
    <w:p w14:paraId="769D96A2" w14:textId="09627CB8" w:rsidR="00521B47" w:rsidRPr="00747131" w:rsidRDefault="00521B47" w:rsidP="00521B47">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电子设备可以继续遍历下一个指令。在遍历到指令</w:t>
      </w:r>
      <w:r w:rsidRPr="00747131">
        <w:rPr>
          <w:rFonts w:ascii="Times New Roman" w:hAnsi="Times New Roman" w:cs="Times New Roman"/>
          <w:sz w:val="24"/>
          <w:szCs w:val="24"/>
        </w:rPr>
        <w:t>4</w:t>
      </w:r>
      <w:r w:rsidRPr="00747131">
        <w:rPr>
          <w:rFonts w:ascii="Times New Roman" w:hAnsi="Times New Roman" w:cs="Times New Roman" w:hint="eastAsia"/>
          <w:sz w:val="24"/>
          <w:szCs w:val="24"/>
        </w:rPr>
        <w:t>的归一化指令向量时，电子设备可以基于预先构建的指令向量到工具的映射图谱和指令</w:t>
      </w:r>
      <w:r w:rsidRPr="00747131">
        <w:rPr>
          <w:rFonts w:ascii="Times New Roman" w:hAnsi="Times New Roman" w:cs="Times New Roman"/>
          <w:sz w:val="24"/>
          <w:szCs w:val="24"/>
        </w:rPr>
        <w:t>4</w:t>
      </w:r>
      <w:r w:rsidRPr="00747131">
        <w:rPr>
          <w:rFonts w:ascii="Times New Roman" w:hAnsi="Times New Roman" w:cs="Times New Roman" w:hint="eastAsia"/>
          <w:sz w:val="24"/>
          <w:szCs w:val="24"/>
        </w:rPr>
        <w:t>的归一化指令向量，查找到工具</w:t>
      </w:r>
      <w:r w:rsidRPr="00747131">
        <w:rPr>
          <w:rFonts w:ascii="Times New Roman" w:hAnsi="Times New Roman" w:cs="Times New Roman"/>
          <w:sz w:val="24"/>
          <w:szCs w:val="24"/>
        </w:rPr>
        <w:t>3</w:t>
      </w:r>
      <w:r w:rsidRPr="00747131">
        <w:rPr>
          <w:rFonts w:ascii="Times New Roman" w:hAnsi="Times New Roman" w:cs="Times New Roman" w:hint="eastAsia"/>
          <w:sz w:val="24"/>
          <w:szCs w:val="24"/>
        </w:rPr>
        <w:t>。</w:t>
      </w:r>
    </w:p>
    <w:p w14:paraId="16A8C728" w14:textId="253154AE" w:rsidR="00521B47" w:rsidRPr="00747131" w:rsidRDefault="00521B47" w:rsidP="00521B47">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电子设备可以从表</w:t>
      </w:r>
      <w:r w:rsidRPr="00747131">
        <w:rPr>
          <w:rFonts w:ascii="Times New Roman" w:hAnsi="Times New Roman" w:cs="Times New Roman" w:hint="eastAsia"/>
          <w:sz w:val="24"/>
          <w:szCs w:val="24"/>
        </w:rPr>
        <w:t>1</w:t>
      </w:r>
      <w:r w:rsidRPr="00747131">
        <w:rPr>
          <w:rFonts w:ascii="Times New Roman" w:hAnsi="Times New Roman" w:cs="Times New Roman" w:hint="eastAsia"/>
          <w:sz w:val="24"/>
          <w:szCs w:val="24"/>
        </w:rPr>
        <w:t>中获取到工具</w:t>
      </w:r>
      <w:r w:rsidRPr="00747131">
        <w:rPr>
          <w:rFonts w:ascii="Times New Roman" w:hAnsi="Times New Roman" w:cs="Times New Roman"/>
          <w:sz w:val="24"/>
          <w:szCs w:val="24"/>
        </w:rPr>
        <w:t>3</w:t>
      </w:r>
      <w:r w:rsidRPr="00747131">
        <w:rPr>
          <w:rFonts w:ascii="Times New Roman" w:hAnsi="Times New Roman" w:cs="Times New Roman" w:hint="eastAsia"/>
          <w:sz w:val="24"/>
          <w:szCs w:val="24"/>
        </w:rPr>
        <w:t>的工具索引，</w:t>
      </w:r>
      <w:proofErr w:type="gramStart"/>
      <w:r w:rsidRPr="00747131">
        <w:rPr>
          <w:rFonts w:ascii="Times New Roman" w:hAnsi="Times New Roman" w:cs="Times New Roman" w:hint="eastAsia"/>
          <w:sz w:val="24"/>
          <w:szCs w:val="24"/>
        </w:rPr>
        <w:t>即工具</w:t>
      </w:r>
      <w:proofErr w:type="gramEnd"/>
      <w:r w:rsidRPr="00747131">
        <w:rPr>
          <w:rFonts w:ascii="Times New Roman" w:hAnsi="Times New Roman" w:cs="Times New Roman" w:hint="eastAsia"/>
          <w:sz w:val="24"/>
          <w:szCs w:val="24"/>
        </w:rPr>
        <w:t>序号</w:t>
      </w:r>
      <w:r w:rsidRPr="00747131">
        <w:rPr>
          <w:rFonts w:ascii="Times New Roman" w:hAnsi="Times New Roman" w:cs="Times New Roman"/>
          <w:sz w:val="24"/>
          <w:szCs w:val="24"/>
        </w:rPr>
        <w:t>3</w:t>
      </w:r>
      <w:r w:rsidRPr="00747131">
        <w:rPr>
          <w:rFonts w:ascii="Times New Roman" w:hAnsi="Times New Roman" w:cs="Times New Roman" w:hint="eastAsia"/>
          <w:sz w:val="24"/>
          <w:szCs w:val="24"/>
        </w:rPr>
        <w:t>。</w:t>
      </w:r>
    </w:p>
    <w:p w14:paraId="63ECF836" w14:textId="1B040D7A" w:rsidR="00521B47" w:rsidRPr="00747131" w:rsidRDefault="00521B47" w:rsidP="00521B47">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电子设备可以根据更新策略，将表</w:t>
      </w:r>
      <w:r w:rsidRPr="00747131">
        <w:rPr>
          <w:rFonts w:ascii="Times New Roman" w:hAnsi="Times New Roman" w:cs="Times New Roman"/>
          <w:sz w:val="24"/>
          <w:szCs w:val="24"/>
        </w:rPr>
        <w:t>5</w:t>
      </w:r>
      <w:r w:rsidRPr="00747131">
        <w:rPr>
          <w:rFonts w:ascii="Times New Roman" w:hAnsi="Times New Roman" w:cs="Times New Roman" w:hint="eastAsia"/>
          <w:sz w:val="24"/>
          <w:szCs w:val="24"/>
        </w:rPr>
        <w:t>中工具序号</w:t>
      </w:r>
      <w:r w:rsidRPr="00747131">
        <w:rPr>
          <w:rFonts w:ascii="Times New Roman" w:hAnsi="Times New Roman" w:cs="Times New Roman"/>
          <w:sz w:val="24"/>
          <w:szCs w:val="24"/>
        </w:rPr>
        <w:t>3</w:t>
      </w:r>
      <w:r w:rsidRPr="00747131">
        <w:rPr>
          <w:rFonts w:ascii="Times New Roman" w:hAnsi="Times New Roman" w:cs="Times New Roman" w:hint="eastAsia"/>
          <w:sz w:val="24"/>
          <w:szCs w:val="24"/>
        </w:rPr>
        <w:t>对应的得分进行更新，得到如表</w:t>
      </w:r>
      <w:r w:rsidRPr="00747131">
        <w:rPr>
          <w:rFonts w:ascii="Times New Roman" w:hAnsi="Times New Roman" w:cs="Times New Roman"/>
          <w:sz w:val="24"/>
          <w:szCs w:val="24"/>
        </w:rPr>
        <w:t>6</w:t>
      </w:r>
      <w:r w:rsidRPr="00747131">
        <w:rPr>
          <w:rFonts w:ascii="Times New Roman" w:hAnsi="Times New Roman" w:cs="Times New Roman" w:hint="eastAsia"/>
          <w:sz w:val="24"/>
          <w:szCs w:val="24"/>
        </w:rPr>
        <w:t>所示的数组。</w:t>
      </w:r>
    </w:p>
    <w:p w14:paraId="14FB0FAE" w14:textId="294A77CE" w:rsidR="00521B47" w:rsidRPr="00747131" w:rsidRDefault="00521B47" w:rsidP="00521B47">
      <w:pPr>
        <w:spacing w:line="360" w:lineRule="exact"/>
        <w:ind w:firstLineChars="200" w:firstLine="480"/>
        <w:jc w:val="center"/>
        <w:rPr>
          <w:rFonts w:ascii="Times New Roman" w:hAnsi="Times New Roman" w:cs="Times New Roman"/>
          <w:sz w:val="24"/>
          <w:szCs w:val="24"/>
        </w:rPr>
      </w:pPr>
      <w:r w:rsidRPr="00747131">
        <w:rPr>
          <w:rFonts w:ascii="Times New Roman" w:hAnsi="Times New Roman" w:cs="Times New Roman" w:hint="eastAsia"/>
          <w:sz w:val="24"/>
          <w:szCs w:val="24"/>
        </w:rPr>
        <w:t>表</w:t>
      </w:r>
      <w:r w:rsidRPr="00747131">
        <w:rPr>
          <w:rFonts w:ascii="Times New Roman" w:hAnsi="Times New Roman" w:cs="Times New Roman"/>
          <w:sz w:val="24"/>
          <w:szCs w:val="24"/>
        </w:rPr>
        <w:t xml:space="preserve">6 </w:t>
      </w:r>
      <w:proofErr w:type="gramStart"/>
      <w:r w:rsidRPr="00747131">
        <w:rPr>
          <w:rFonts w:ascii="Times New Roman" w:hAnsi="Times New Roman" w:cs="Times New Roman" w:hint="eastAsia"/>
          <w:sz w:val="24"/>
          <w:szCs w:val="24"/>
        </w:rPr>
        <w:t>全零分数</w:t>
      </w:r>
      <w:proofErr w:type="gramEnd"/>
      <w:r w:rsidRPr="00747131">
        <w:rPr>
          <w:rFonts w:ascii="Times New Roman" w:hAnsi="Times New Roman" w:cs="Times New Roman" w:hint="eastAsia"/>
          <w:sz w:val="24"/>
          <w:szCs w:val="24"/>
        </w:rPr>
        <w:t>数组更新后的又一种示意</w:t>
      </w:r>
    </w:p>
    <w:tbl>
      <w:tblPr>
        <w:tblStyle w:val="a9"/>
        <w:tblW w:w="0" w:type="auto"/>
        <w:jc w:val="center"/>
        <w:tblLook w:val="04A0" w:firstRow="1" w:lastRow="0" w:firstColumn="1" w:lastColumn="0" w:noHBand="0" w:noVBand="1"/>
      </w:tblPr>
      <w:tblGrid>
        <w:gridCol w:w="1492"/>
        <w:gridCol w:w="1505"/>
        <w:gridCol w:w="1505"/>
        <w:gridCol w:w="1505"/>
        <w:gridCol w:w="1442"/>
        <w:gridCol w:w="1442"/>
      </w:tblGrid>
      <w:tr w:rsidR="00893CBD" w:rsidRPr="00747131" w14:paraId="4063538E" w14:textId="5DDFABA2" w:rsidTr="00893CBD">
        <w:trPr>
          <w:jc w:val="center"/>
        </w:trPr>
        <w:tc>
          <w:tcPr>
            <w:tcW w:w="1492" w:type="dxa"/>
          </w:tcPr>
          <w:p w14:paraId="7E953470" w14:textId="77777777"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工具序号</w:t>
            </w:r>
          </w:p>
        </w:tc>
        <w:tc>
          <w:tcPr>
            <w:tcW w:w="1505" w:type="dxa"/>
          </w:tcPr>
          <w:p w14:paraId="3D09AFAA" w14:textId="77777777"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1</w:t>
            </w:r>
          </w:p>
        </w:tc>
        <w:tc>
          <w:tcPr>
            <w:tcW w:w="1505" w:type="dxa"/>
          </w:tcPr>
          <w:p w14:paraId="37A4D3B7" w14:textId="77777777"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2</w:t>
            </w:r>
          </w:p>
        </w:tc>
        <w:tc>
          <w:tcPr>
            <w:tcW w:w="1505" w:type="dxa"/>
          </w:tcPr>
          <w:p w14:paraId="495AEDD8" w14:textId="77777777"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3</w:t>
            </w:r>
          </w:p>
        </w:tc>
        <w:tc>
          <w:tcPr>
            <w:tcW w:w="1442" w:type="dxa"/>
          </w:tcPr>
          <w:p w14:paraId="4518BD28" w14:textId="7AB1F72B"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4</w:t>
            </w:r>
          </w:p>
        </w:tc>
        <w:tc>
          <w:tcPr>
            <w:tcW w:w="1442" w:type="dxa"/>
          </w:tcPr>
          <w:p w14:paraId="68C84289" w14:textId="18641C0B"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5</w:t>
            </w:r>
          </w:p>
        </w:tc>
      </w:tr>
      <w:tr w:rsidR="00893CBD" w:rsidRPr="00747131" w14:paraId="37B21656" w14:textId="65AD760E" w:rsidTr="00893CBD">
        <w:trPr>
          <w:jc w:val="center"/>
        </w:trPr>
        <w:tc>
          <w:tcPr>
            <w:tcW w:w="1492" w:type="dxa"/>
          </w:tcPr>
          <w:p w14:paraId="3D89517E" w14:textId="77777777"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得分</w:t>
            </w:r>
          </w:p>
        </w:tc>
        <w:tc>
          <w:tcPr>
            <w:tcW w:w="1505" w:type="dxa"/>
          </w:tcPr>
          <w:p w14:paraId="58081F9F" w14:textId="77777777"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sz w:val="24"/>
                <w:szCs w:val="24"/>
              </w:rPr>
              <w:t>0.8</w:t>
            </w:r>
          </w:p>
        </w:tc>
        <w:tc>
          <w:tcPr>
            <w:tcW w:w="1505" w:type="dxa"/>
          </w:tcPr>
          <w:p w14:paraId="4AB1F03A" w14:textId="77777777"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sz w:val="24"/>
                <w:szCs w:val="24"/>
              </w:rPr>
              <w:t>0.8</w:t>
            </w:r>
          </w:p>
        </w:tc>
        <w:tc>
          <w:tcPr>
            <w:tcW w:w="1505" w:type="dxa"/>
          </w:tcPr>
          <w:p w14:paraId="2759B644" w14:textId="1148E44C"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sz w:val="24"/>
                <w:szCs w:val="24"/>
              </w:rPr>
              <w:t>0.7</w:t>
            </w:r>
          </w:p>
        </w:tc>
        <w:tc>
          <w:tcPr>
            <w:tcW w:w="1442" w:type="dxa"/>
          </w:tcPr>
          <w:p w14:paraId="429D1AD5" w14:textId="5394895E"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0</w:t>
            </w:r>
          </w:p>
        </w:tc>
        <w:tc>
          <w:tcPr>
            <w:tcW w:w="1442" w:type="dxa"/>
          </w:tcPr>
          <w:p w14:paraId="4A96F3B1" w14:textId="0466BDE8" w:rsidR="00893CBD" w:rsidRPr="00747131" w:rsidRDefault="00893CBD" w:rsidP="00893CBD">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0</w:t>
            </w:r>
          </w:p>
        </w:tc>
      </w:tr>
    </w:tbl>
    <w:p w14:paraId="124F314C" w14:textId="017D16F6" w:rsidR="00521B47" w:rsidRPr="00747131" w:rsidRDefault="00521B47" w:rsidP="00D32016">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根据更新策略，在遍历到指令</w:t>
      </w:r>
      <w:r w:rsidRPr="00747131">
        <w:rPr>
          <w:rFonts w:ascii="Times New Roman" w:hAnsi="Times New Roman" w:cs="Times New Roman"/>
          <w:sz w:val="24"/>
          <w:szCs w:val="24"/>
        </w:rPr>
        <w:t>4</w:t>
      </w:r>
      <w:r w:rsidRPr="00747131">
        <w:rPr>
          <w:rFonts w:ascii="Times New Roman" w:hAnsi="Times New Roman" w:cs="Times New Roman" w:hint="eastAsia"/>
          <w:sz w:val="24"/>
          <w:szCs w:val="24"/>
        </w:rPr>
        <w:t>的归一化指令向量的情况下，如表</w:t>
      </w:r>
      <w:r w:rsidRPr="00747131">
        <w:rPr>
          <w:rFonts w:ascii="Times New Roman" w:hAnsi="Times New Roman" w:cs="Times New Roman"/>
          <w:sz w:val="24"/>
          <w:szCs w:val="24"/>
        </w:rPr>
        <w:t>6</w:t>
      </w:r>
      <w:r w:rsidRPr="00747131">
        <w:rPr>
          <w:rFonts w:ascii="Times New Roman" w:hAnsi="Times New Roman" w:cs="Times New Roman" w:hint="eastAsia"/>
          <w:sz w:val="24"/>
          <w:szCs w:val="24"/>
        </w:rPr>
        <w:t>所</w:t>
      </w:r>
      <w:proofErr w:type="gramStart"/>
      <w:r w:rsidRPr="00747131">
        <w:rPr>
          <w:rFonts w:ascii="Times New Roman" w:hAnsi="Times New Roman" w:cs="Times New Roman" w:hint="eastAsia"/>
          <w:sz w:val="24"/>
          <w:szCs w:val="24"/>
        </w:rPr>
        <w:t>示全零分数</w:t>
      </w:r>
      <w:proofErr w:type="gramEnd"/>
      <w:r w:rsidRPr="00747131">
        <w:rPr>
          <w:rFonts w:ascii="Times New Roman" w:hAnsi="Times New Roman" w:cs="Times New Roman" w:hint="eastAsia"/>
          <w:sz w:val="24"/>
          <w:szCs w:val="24"/>
        </w:rPr>
        <w:t>数组中指令</w:t>
      </w:r>
      <w:r w:rsidRPr="00747131">
        <w:rPr>
          <w:rFonts w:ascii="Times New Roman" w:hAnsi="Times New Roman" w:cs="Times New Roman"/>
          <w:sz w:val="24"/>
          <w:szCs w:val="24"/>
        </w:rPr>
        <w:t>4</w:t>
      </w:r>
      <w:r w:rsidRPr="00747131">
        <w:rPr>
          <w:rFonts w:ascii="Times New Roman" w:hAnsi="Times New Roman" w:cs="Times New Roman" w:hint="eastAsia"/>
          <w:sz w:val="24"/>
          <w:szCs w:val="24"/>
        </w:rPr>
        <w:t>对应工具</w:t>
      </w:r>
      <w:r w:rsidRPr="00747131">
        <w:rPr>
          <w:rFonts w:ascii="Times New Roman" w:hAnsi="Times New Roman" w:cs="Times New Roman"/>
          <w:sz w:val="24"/>
          <w:szCs w:val="24"/>
        </w:rPr>
        <w:t>3</w:t>
      </w:r>
      <w:r w:rsidRPr="00747131">
        <w:rPr>
          <w:rFonts w:ascii="Times New Roman" w:hAnsi="Times New Roman" w:cs="Times New Roman" w:hint="eastAsia"/>
          <w:sz w:val="24"/>
          <w:szCs w:val="24"/>
        </w:rPr>
        <w:t>的更新后得分</w:t>
      </w:r>
      <w:r w:rsidRPr="00747131">
        <w:rPr>
          <w:rFonts w:ascii="Times New Roman" w:hAnsi="Times New Roman" w:cs="Times New Roman"/>
          <w:sz w:val="24"/>
          <w:szCs w:val="24"/>
        </w:rPr>
        <w:t>0.7=</w:t>
      </w:r>
      <w:r w:rsidRPr="00747131">
        <w:rPr>
          <w:rFonts w:ascii="Times New Roman" w:hAnsi="Times New Roman" w:cs="Times New Roman" w:hint="eastAsia"/>
          <w:sz w:val="24"/>
          <w:szCs w:val="24"/>
        </w:rPr>
        <w:t>max</w:t>
      </w:r>
      <w:r w:rsidRPr="00747131">
        <w:rPr>
          <w:rFonts w:ascii="Times New Roman" w:hAnsi="Times New Roman" w:cs="Times New Roman" w:hint="eastAsia"/>
          <w:sz w:val="24"/>
          <w:szCs w:val="24"/>
        </w:rPr>
        <w:t>（</w:t>
      </w:r>
      <w:proofErr w:type="gramStart"/>
      <w:r w:rsidRPr="00747131">
        <w:rPr>
          <w:rFonts w:ascii="Times New Roman" w:hAnsi="Times New Roman" w:cs="Times New Roman" w:hint="eastAsia"/>
          <w:sz w:val="24"/>
          <w:szCs w:val="24"/>
        </w:rPr>
        <w:t>全零分数</w:t>
      </w:r>
      <w:proofErr w:type="gramEnd"/>
      <w:r w:rsidRPr="00747131">
        <w:rPr>
          <w:rFonts w:ascii="Times New Roman" w:hAnsi="Times New Roman" w:cs="Times New Roman" w:hint="eastAsia"/>
          <w:sz w:val="24"/>
          <w:szCs w:val="24"/>
        </w:rPr>
        <w:t>数组中工具</w:t>
      </w:r>
      <w:r w:rsidRPr="00747131">
        <w:rPr>
          <w:rFonts w:ascii="Times New Roman" w:hAnsi="Times New Roman" w:cs="Times New Roman"/>
          <w:sz w:val="24"/>
          <w:szCs w:val="24"/>
        </w:rPr>
        <w:t>3</w:t>
      </w:r>
      <w:r w:rsidRPr="00747131">
        <w:rPr>
          <w:rFonts w:ascii="Times New Roman" w:hAnsi="Times New Roman" w:cs="Times New Roman" w:hint="eastAsia"/>
          <w:sz w:val="24"/>
          <w:szCs w:val="24"/>
        </w:rPr>
        <w:t>的</w:t>
      </w:r>
      <w:r w:rsidR="008C36B0" w:rsidRPr="00747131">
        <w:rPr>
          <w:rFonts w:ascii="Times New Roman" w:hAnsi="Times New Roman" w:cs="Times New Roman" w:hint="eastAsia"/>
          <w:sz w:val="24"/>
          <w:szCs w:val="24"/>
        </w:rPr>
        <w:t>上一次更新后得分</w:t>
      </w:r>
      <w:r w:rsidRPr="00747131">
        <w:rPr>
          <w:rFonts w:ascii="Times New Roman" w:hAnsi="Times New Roman" w:cs="Times New Roman"/>
          <w:sz w:val="24"/>
          <w:szCs w:val="24"/>
        </w:rPr>
        <w:t>0</w:t>
      </w:r>
      <w:r w:rsidRPr="00747131">
        <w:rPr>
          <w:rFonts w:ascii="Times New Roman" w:hAnsi="Times New Roman" w:cs="Times New Roman" w:hint="eastAsia"/>
          <w:sz w:val="24"/>
          <w:szCs w:val="24"/>
        </w:rPr>
        <w:t>，指令</w:t>
      </w:r>
      <w:r w:rsidRPr="00747131">
        <w:rPr>
          <w:rFonts w:ascii="Times New Roman" w:hAnsi="Times New Roman" w:cs="Times New Roman"/>
          <w:sz w:val="24"/>
          <w:szCs w:val="24"/>
        </w:rPr>
        <w:t>4</w:t>
      </w:r>
      <w:r w:rsidRPr="00747131">
        <w:rPr>
          <w:rFonts w:ascii="Times New Roman" w:hAnsi="Times New Roman" w:cs="Times New Roman" w:hint="eastAsia"/>
          <w:sz w:val="24"/>
          <w:szCs w:val="24"/>
        </w:rPr>
        <w:t>的内积值</w:t>
      </w:r>
      <w:r w:rsidRPr="00747131">
        <w:rPr>
          <w:rFonts w:ascii="Times New Roman" w:hAnsi="Times New Roman" w:cs="Times New Roman"/>
          <w:sz w:val="24"/>
          <w:szCs w:val="24"/>
        </w:rPr>
        <w:t>0.7</w:t>
      </w:r>
      <w:r w:rsidRPr="00747131">
        <w:rPr>
          <w:rFonts w:ascii="Times New Roman" w:hAnsi="Times New Roman" w:cs="Times New Roman" w:hint="eastAsia"/>
          <w:sz w:val="24"/>
          <w:szCs w:val="24"/>
        </w:rPr>
        <w:t>）。</w:t>
      </w:r>
    </w:p>
    <w:p w14:paraId="54125164" w14:textId="7A77A8E6" w:rsidR="003C422A" w:rsidRPr="00747131" w:rsidRDefault="00056E43" w:rsidP="0090570E">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在遍历完指令</w:t>
      </w:r>
      <w:r w:rsidRPr="00747131">
        <w:rPr>
          <w:rFonts w:ascii="Times New Roman" w:hAnsi="Times New Roman" w:cs="Times New Roman" w:hint="eastAsia"/>
          <w:sz w:val="24"/>
          <w:szCs w:val="24"/>
        </w:rPr>
        <w:t>1</w:t>
      </w:r>
      <w:r w:rsidRPr="00747131">
        <w:rPr>
          <w:rFonts w:ascii="Times New Roman" w:hAnsi="Times New Roman" w:cs="Times New Roman" w:hint="eastAsia"/>
          <w:sz w:val="24"/>
          <w:szCs w:val="24"/>
        </w:rPr>
        <w:t>、指令</w:t>
      </w:r>
      <w:r w:rsidRPr="00747131">
        <w:rPr>
          <w:rFonts w:ascii="Times New Roman" w:hAnsi="Times New Roman" w:cs="Times New Roman" w:hint="eastAsia"/>
          <w:sz w:val="24"/>
          <w:szCs w:val="24"/>
        </w:rPr>
        <w:t>2</w:t>
      </w:r>
      <w:r w:rsidRPr="00747131">
        <w:rPr>
          <w:rFonts w:ascii="Times New Roman" w:hAnsi="Times New Roman" w:cs="Times New Roman" w:hint="eastAsia"/>
          <w:sz w:val="24"/>
          <w:szCs w:val="24"/>
        </w:rPr>
        <w:t>、指令</w:t>
      </w:r>
      <w:r w:rsidRPr="00747131">
        <w:rPr>
          <w:rFonts w:ascii="Times New Roman" w:hAnsi="Times New Roman" w:cs="Times New Roman" w:hint="eastAsia"/>
          <w:sz w:val="24"/>
          <w:szCs w:val="24"/>
        </w:rPr>
        <w:t>3</w:t>
      </w:r>
      <w:r w:rsidRPr="00747131">
        <w:rPr>
          <w:rFonts w:ascii="Times New Roman" w:hAnsi="Times New Roman" w:cs="Times New Roman" w:hint="eastAsia"/>
          <w:sz w:val="24"/>
          <w:szCs w:val="24"/>
        </w:rPr>
        <w:t>和指令</w:t>
      </w:r>
      <w:r w:rsidRPr="00747131">
        <w:rPr>
          <w:rFonts w:ascii="Times New Roman" w:hAnsi="Times New Roman" w:cs="Times New Roman" w:hint="eastAsia"/>
          <w:sz w:val="24"/>
          <w:szCs w:val="24"/>
        </w:rPr>
        <w:t>4</w:t>
      </w:r>
      <w:proofErr w:type="gramStart"/>
      <w:r w:rsidRPr="00747131">
        <w:rPr>
          <w:rFonts w:ascii="Times New Roman" w:hAnsi="Times New Roman" w:cs="Times New Roman" w:hint="eastAsia"/>
          <w:sz w:val="24"/>
          <w:szCs w:val="24"/>
        </w:rPr>
        <w:t>各</w:t>
      </w:r>
      <w:proofErr w:type="gramEnd"/>
      <w:r w:rsidRPr="00747131">
        <w:rPr>
          <w:rFonts w:ascii="Times New Roman" w:hAnsi="Times New Roman" w:cs="Times New Roman" w:hint="eastAsia"/>
          <w:sz w:val="24"/>
          <w:szCs w:val="24"/>
        </w:rPr>
        <w:t>指令对应的归一化指令向量后，得到的</w:t>
      </w:r>
      <w:r w:rsidR="00893CBD" w:rsidRPr="00747131">
        <w:rPr>
          <w:rFonts w:ascii="Times New Roman" w:hAnsi="Times New Roman" w:cs="Times New Roman" w:hint="eastAsia"/>
          <w:sz w:val="24"/>
          <w:szCs w:val="24"/>
        </w:rPr>
        <w:t>更新后</w:t>
      </w:r>
      <w:proofErr w:type="gramStart"/>
      <w:r w:rsidR="00893CBD" w:rsidRPr="00747131">
        <w:rPr>
          <w:rFonts w:ascii="Times New Roman" w:hAnsi="Times New Roman" w:cs="Times New Roman" w:hint="eastAsia"/>
          <w:sz w:val="24"/>
          <w:szCs w:val="24"/>
        </w:rPr>
        <w:t>的全零分数</w:t>
      </w:r>
      <w:proofErr w:type="gramEnd"/>
      <w:r w:rsidR="00893CBD" w:rsidRPr="00747131">
        <w:rPr>
          <w:rFonts w:ascii="Times New Roman" w:hAnsi="Times New Roman" w:cs="Times New Roman" w:hint="eastAsia"/>
          <w:sz w:val="24"/>
          <w:szCs w:val="24"/>
        </w:rPr>
        <w:t>数组（如表</w:t>
      </w:r>
      <w:r w:rsidR="00893CBD" w:rsidRPr="00747131">
        <w:rPr>
          <w:rFonts w:ascii="Times New Roman" w:hAnsi="Times New Roman" w:cs="Times New Roman" w:hint="eastAsia"/>
          <w:sz w:val="24"/>
          <w:szCs w:val="24"/>
        </w:rPr>
        <w:t>6</w:t>
      </w:r>
      <w:r w:rsidR="00893CBD" w:rsidRPr="00747131">
        <w:rPr>
          <w:rFonts w:ascii="Times New Roman" w:hAnsi="Times New Roman" w:cs="Times New Roman" w:hint="eastAsia"/>
          <w:sz w:val="24"/>
          <w:szCs w:val="24"/>
        </w:rPr>
        <w:t>）</w:t>
      </w:r>
      <w:r w:rsidRPr="00747131">
        <w:rPr>
          <w:rFonts w:ascii="Times New Roman" w:hAnsi="Times New Roman" w:cs="Times New Roman" w:hint="eastAsia"/>
          <w:sz w:val="24"/>
          <w:szCs w:val="24"/>
        </w:rPr>
        <w:t>即为语义分数数组。</w:t>
      </w:r>
    </w:p>
    <w:p w14:paraId="27C6FF2F" w14:textId="7C1A411C" w:rsidR="00056E43" w:rsidRPr="00747131" w:rsidRDefault="00DA3E00" w:rsidP="0090570E">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S</w:t>
      </w:r>
      <w:r w:rsidRPr="00747131">
        <w:rPr>
          <w:rFonts w:ascii="Times New Roman" w:hAnsi="Times New Roman" w:cs="Times New Roman"/>
          <w:sz w:val="24"/>
          <w:szCs w:val="24"/>
        </w:rPr>
        <w:t>602-S604</w:t>
      </w:r>
      <w:r w:rsidRPr="00747131">
        <w:rPr>
          <w:rFonts w:ascii="Times New Roman" w:hAnsi="Times New Roman" w:cs="Times New Roman" w:hint="eastAsia"/>
          <w:sz w:val="24"/>
          <w:szCs w:val="24"/>
        </w:rPr>
        <w:t>可以理解为</w:t>
      </w:r>
      <w:r w:rsidR="00AD4550" w:rsidRPr="00747131">
        <w:rPr>
          <w:rFonts w:ascii="Times New Roman" w:hAnsi="Times New Roman" w:cs="Times New Roman" w:hint="eastAsia"/>
          <w:sz w:val="24"/>
          <w:szCs w:val="24"/>
        </w:rPr>
        <w:t>通过</w:t>
      </w:r>
      <w:r w:rsidRPr="00747131">
        <w:rPr>
          <w:rFonts w:ascii="Times New Roman" w:hAnsi="Times New Roman" w:cs="Times New Roman" w:hint="eastAsia"/>
          <w:sz w:val="24"/>
          <w:szCs w:val="24"/>
        </w:rPr>
        <w:t>语义通路，进行向量语义召回</w:t>
      </w:r>
      <w:r w:rsidR="00C245AE" w:rsidRPr="00747131">
        <w:rPr>
          <w:rFonts w:ascii="Times New Roman" w:hAnsi="Times New Roman" w:cs="Times New Roman" w:hint="eastAsia"/>
          <w:sz w:val="24"/>
          <w:szCs w:val="24"/>
        </w:rPr>
        <w:t>和工具评分</w:t>
      </w:r>
      <w:r w:rsidRPr="00747131">
        <w:rPr>
          <w:rFonts w:ascii="Times New Roman" w:hAnsi="Times New Roman" w:cs="Times New Roman" w:hint="eastAsia"/>
          <w:sz w:val="24"/>
          <w:szCs w:val="24"/>
        </w:rPr>
        <w:t>。语义通路可以称为通路</w:t>
      </w:r>
      <w:proofErr w:type="gramStart"/>
      <w:r w:rsidRPr="00747131">
        <w:rPr>
          <w:rFonts w:ascii="Times New Roman" w:hAnsi="Times New Roman" w:cs="Times New Roman" w:hint="eastAsia"/>
          <w:sz w:val="24"/>
          <w:szCs w:val="24"/>
        </w:rPr>
        <w:t>一</w:t>
      </w:r>
      <w:proofErr w:type="gramEnd"/>
      <w:r w:rsidRPr="00747131">
        <w:rPr>
          <w:rFonts w:ascii="Times New Roman" w:hAnsi="Times New Roman" w:cs="Times New Roman" w:hint="eastAsia"/>
          <w:sz w:val="24"/>
          <w:szCs w:val="24"/>
        </w:rPr>
        <w:t>。</w:t>
      </w:r>
    </w:p>
    <w:p w14:paraId="2A44544B" w14:textId="54B8F0D5" w:rsidR="007B03F9" w:rsidRPr="00747131" w:rsidRDefault="009434F2" w:rsidP="009434F2">
      <w:pPr>
        <w:spacing w:line="360" w:lineRule="exact"/>
        <w:ind w:firstLineChars="200" w:firstLine="480"/>
        <w:rPr>
          <w:rFonts w:ascii="Times New Roman" w:hAnsi="Times New Roman" w:cs="Times New Roman"/>
          <w:sz w:val="24"/>
          <w:szCs w:val="24"/>
        </w:rPr>
      </w:pPr>
      <w:commentRangeStart w:id="34"/>
      <w:r w:rsidRPr="00747131">
        <w:rPr>
          <w:rFonts w:ascii="Times New Roman" w:hAnsi="Times New Roman" w:cs="Times New Roman" w:hint="eastAsia"/>
          <w:sz w:val="24"/>
          <w:szCs w:val="24"/>
        </w:rPr>
        <w:t>可选地，</w:t>
      </w:r>
      <w:commentRangeEnd w:id="34"/>
      <w:r w:rsidR="00A17690" w:rsidRPr="00747131">
        <w:rPr>
          <w:rStyle w:val="af1"/>
        </w:rPr>
        <w:commentReference w:id="34"/>
      </w:r>
      <w:r w:rsidRPr="00747131">
        <w:rPr>
          <w:rFonts w:ascii="Times New Roman" w:hAnsi="Times New Roman" w:cs="Times New Roman" w:hint="eastAsia"/>
          <w:sz w:val="24"/>
          <w:szCs w:val="24"/>
        </w:rPr>
        <w:t>在电子设备获取用户查询之前，例如在离线阶段，电子设备可以将</w:t>
      </w:r>
      <w:r w:rsidRPr="00747131">
        <w:rPr>
          <w:rFonts w:ascii="Times New Roman" w:hAnsi="Times New Roman" w:cs="Times New Roman"/>
          <w:sz w:val="24"/>
          <w:szCs w:val="24"/>
        </w:rPr>
        <w:t>工具库中</w:t>
      </w:r>
      <w:proofErr w:type="gramStart"/>
      <w:r w:rsidRPr="00747131">
        <w:rPr>
          <w:rFonts w:ascii="Times New Roman" w:hAnsi="Times New Roman" w:cs="Times New Roman"/>
          <w:sz w:val="24"/>
          <w:szCs w:val="24"/>
        </w:rPr>
        <w:t>各工具</w:t>
      </w:r>
      <w:proofErr w:type="gramEnd"/>
      <w:r w:rsidRPr="00747131">
        <w:rPr>
          <w:rFonts w:ascii="Times New Roman" w:hAnsi="Times New Roman" w:cs="Times New Roman"/>
          <w:sz w:val="24"/>
          <w:szCs w:val="24"/>
        </w:rPr>
        <w:t>的描述信息文本输入句向量模型，句向量模型可以输出工具向量</w:t>
      </w:r>
      <w:r w:rsidR="007B03F9" w:rsidRPr="00747131">
        <w:rPr>
          <w:rFonts w:ascii="Times New Roman" w:hAnsi="Times New Roman" w:cs="Times New Roman" w:hint="eastAsia"/>
          <w:sz w:val="24"/>
          <w:szCs w:val="24"/>
        </w:rPr>
        <w:t>索引。工具向量索引可以是工具向量</w:t>
      </w:r>
      <w:r w:rsidRPr="00747131">
        <w:rPr>
          <w:rFonts w:ascii="Times New Roman" w:hAnsi="Times New Roman" w:cs="Times New Roman"/>
          <w:sz w:val="24"/>
          <w:szCs w:val="24"/>
        </w:rPr>
        <w:t>FAISS</w:t>
      </w:r>
      <w:r w:rsidRPr="00747131">
        <w:rPr>
          <w:rFonts w:ascii="Times New Roman" w:hAnsi="Times New Roman" w:cs="Times New Roman"/>
          <w:sz w:val="24"/>
          <w:szCs w:val="24"/>
        </w:rPr>
        <w:t>索引。句向量模型可以</w:t>
      </w:r>
      <w:r w:rsidRPr="00747131">
        <w:rPr>
          <w:rFonts w:ascii="Times New Roman" w:hAnsi="Times New Roman" w:cs="Times New Roman" w:hint="eastAsia"/>
          <w:sz w:val="24"/>
          <w:szCs w:val="24"/>
        </w:rPr>
        <w:t>对工具库中</w:t>
      </w:r>
      <w:r w:rsidRPr="00747131">
        <w:rPr>
          <w:rFonts w:ascii="Times New Roman" w:hAnsi="Times New Roman" w:cs="Times New Roman"/>
          <w:sz w:val="24"/>
          <w:szCs w:val="24"/>
        </w:rPr>
        <w:t>工具的描述信息文本进行向量化，得到</w:t>
      </w:r>
      <w:proofErr w:type="gramStart"/>
      <w:r w:rsidRPr="00747131">
        <w:rPr>
          <w:rFonts w:ascii="Times New Roman" w:hAnsi="Times New Roman" w:cs="Times New Roman"/>
          <w:sz w:val="24"/>
          <w:szCs w:val="24"/>
        </w:rPr>
        <w:t>各工具</w:t>
      </w:r>
      <w:proofErr w:type="gramEnd"/>
      <w:r w:rsidRPr="00747131">
        <w:rPr>
          <w:rFonts w:ascii="Times New Roman" w:hAnsi="Times New Roman" w:cs="Times New Roman" w:hint="eastAsia"/>
          <w:sz w:val="24"/>
          <w:szCs w:val="24"/>
        </w:rPr>
        <w:t>各自对应的工具向量。</w:t>
      </w:r>
      <w:r w:rsidRPr="00747131">
        <w:rPr>
          <w:rFonts w:ascii="Times New Roman" w:hAnsi="Times New Roman" w:cs="Times New Roman"/>
          <w:sz w:val="24"/>
          <w:szCs w:val="24"/>
        </w:rPr>
        <w:t>句向量模型</w:t>
      </w:r>
      <w:r w:rsidRPr="00747131">
        <w:rPr>
          <w:rFonts w:ascii="Times New Roman" w:hAnsi="Times New Roman" w:cs="Times New Roman" w:hint="eastAsia"/>
          <w:sz w:val="24"/>
          <w:szCs w:val="24"/>
        </w:rPr>
        <w:t>还可以基于</w:t>
      </w:r>
      <w:proofErr w:type="gramStart"/>
      <w:r w:rsidRPr="00747131">
        <w:rPr>
          <w:rFonts w:ascii="Times New Roman" w:hAnsi="Times New Roman" w:cs="Times New Roman" w:hint="eastAsia"/>
          <w:sz w:val="24"/>
          <w:szCs w:val="24"/>
        </w:rPr>
        <w:t>各工具</w:t>
      </w:r>
      <w:proofErr w:type="gramEnd"/>
      <w:r w:rsidRPr="00747131">
        <w:rPr>
          <w:rFonts w:ascii="Times New Roman" w:hAnsi="Times New Roman" w:cs="Times New Roman" w:hint="eastAsia"/>
          <w:sz w:val="24"/>
          <w:szCs w:val="24"/>
        </w:rPr>
        <w:t>的工具向量，</w:t>
      </w:r>
      <w:r w:rsidRPr="00747131">
        <w:rPr>
          <w:rFonts w:ascii="Times New Roman" w:hAnsi="Times New Roman" w:cs="Times New Roman"/>
          <w:sz w:val="24"/>
          <w:szCs w:val="24"/>
        </w:rPr>
        <w:t>构建工具向量索引。</w:t>
      </w:r>
      <w:r w:rsidR="007B03F9" w:rsidRPr="00747131">
        <w:rPr>
          <w:rFonts w:ascii="Times New Roman" w:hAnsi="Times New Roman" w:cs="Times New Roman"/>
          <w:sz w:val="24"/>
          <w:szCs w:val="24"/>
        </w:rPr>
        <w:t>工具向量</w:t>
      </w:r>
      <w:r w:rsidR="007B03F9" w:rsidRPr="00747131">
        <w:rPr>
          <w:rFonts w:ascii="Times New Roman" w:hAnsi="Times New Roman" w:cs="Times New Roman" w:hint="eastAsia"/>
          <w:sz w:val="24"/>
          <w:szCs w:val="24"/>
        </w:rPr>
        <w:t>索引可以称为工具索引库。</w:t>
      </w:r>
    </w:p>
    <w:p w14:paraId="2A3523BF" w14:textId="0FE81E7B" w:rsidR="009434F2" w:rsidRPr="00747131" w:rsidRDefault="007B03F9" w:rsidP="007B03F9">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sz w:val="24"/>
          <w:szCs w:val="24"/>
        </w:rPr>
        <w:t>在电子设备获得用户查询的情况下，例如在</w:t>
      </w:r>
      <w:r w:rsidR="009434F2" w:rsidRPr="00747131">
        <w:rPr>
          <w:rFonts w:ascii="Times New Roman" w:hAnsi="Times New Roman" w:cs="Times New Roman"/>
          <w:sz w:val="24"/>
          <w:szCs w:val="24"/>
        </w:rPr>
        <w:t>在线阶段，</w:t>
      </w:r>
      <w:r w:rsidRPr="00747131">
        <w:rPr>
          <w:rFonts w:ascii="Times New Roman" w:hAnsi="Times New Roman" w:cs="Times New Roman"/>
          <w:sz w:val="24"/>
          <w:szCs w:val="24"/>
        </w:rPr>
        <w:t>电子设备可以</w:t>
      </w:r>
      <w:r w:rsidRPr="00747131">
        <w:rPr>
          <w:rFonts w:ascii="Times New Roman" w:hAnsi="Times New Roman" w:cs="Times New Roman" w:hint="eastAsia"/>
          <w:sz w:val="24"/>
          <w:szCs w:val="24"/>
        </w:rPr>
        <w:t>基于</w:t>
      </w:r>
      <w:r w:rsidR="009434F2" w:rsidRPr="00747131">
        <w:rPr>
          <w:rFonts w:ascii="Times New Roman" w:hAnsi="Times New Roman" w:cs="Times New Roman"/>
          <w:sz w:val="24"/>
          <w:szCs w:val="24"/>
        </w:rPr>
        <w:t>用户查询</w:t>
      </w:r>
      <w:r w:rsidRPr="00747131">
        <w:rPr>
          <w:rFonts w:ascii="Times New Roman" w:hAnsi="Times New Roman" w:cs="Times New Roman"/>
          <w:sz w:val="24"/>
          <w:szCs w:val="24"/>
        </w:rPr>
        <w:t>对应的查询</w:t>
      </w:r>
      <w:r w:rsidR="009434F2" w:rsidRPr="00747131">
        <w:rPr>
          <w:rFonts w:ascii="Times New Roman" w:hAnsi="Times New Roman" w:cs="Times New Roman"/>
          <w:sz w:val="24"/>
          <w:szCs w:val="24"/>
        </w:rPr>
        <w:t>向量</w:t>
      </w:r>
      <w:r w:rsidRPr="00747131">
        <w:rPr>
          <w:rFonts w:ascii="Times New Roman" w:hAnsi="Times New Roman" w:cs="Times New Roman"/>
          <w:sz w:val="24"/>
          <w:szCs w:val="24"/>
        </w:rPr>
        <w:t>，在</w:t>
      </w:r>
      <w:r w:rsidR="009434F2" w:rsidRPr="00747131">
        <w:rPr>
          <w:rFonts w:ascii="Times New Roman" w:hAnsi="Times New Roman" w:cs="Times New Roman"/>
          <w:sz w:val="24"/>
          <w:szCs w:val="24"/>
        </w:rPr>
        <w:t>工具索引库中进行相似度搜索</w:t>
      </w:r>
      <w:r w:rsidRPr="00747131">
        <w:rPr>
          <w:rFonts w:ascii="Times New Roman" w:hAnsi="Times New Roman" w:cs="Times New Roman"/>
          <w:sz w:val="24"/>
          <w:szCs w:val="24"/>
        </w:rPr>
        <w:t>，得到用户查询</w:t>
      </w:r>
      <w:r w:rsidRPr="00747131">
        <w:rPr>
          <w:rFonts w:ascii="Times New Roman" w:hAnsi="Times New Roman" w:cs="Times New Roman" w:hint="eastAsia"/>
          <w:sz w:val="24"/>
          <w:szCs w:val="24"/>
        </w:rPr>
        <w:t>与</w:t>
      </w:r>
      <w:proofErr w:type="gramStart"/>
      <w:r w:rsidRPr="00747131">
        <w:rPr>
          <w:rFonts w:ascii="Times New Roman" w:hAnsi="Times New Roman" w:cs="Times New Roman" w:hint="eastAsia"/>
          <w:sz w:val="24"/>
          <w:szCs w:val="24"/>
        </w:rPr>
        <w:t>各工具</w:t>
      </w:r>
      <w:proofErr w:type="gramEnd"/>
      <w:r w:rsidRPr="00747131">
        <w:rPr>
          <w:rFonts w:ascii="Times New Roman" w:hAnsi="Times New Roman" w:cs="Times New Roman" w:hint="eastAsia"/>
          <w:sz w:val="24"/>
          <w:szCs w:val="24"/>
        </w:rPr>
        <w:t>的相似度分数</w:t>
      </w:r>
      <w:r w:rsidR="009434F2" w:rsidRPr="00747131">
        <w:rPr>
          <w:rFonts w:ascii="Times New Roman" w:hAnsi="Times New Roman" w:cs="Times New Roman"/>
          <w:sz w:val="24"/>
          <w:szCs w:val="24"/>
        </w:rPr>
        <w:t>。</w:t>
      </w:r>
      <w:r w:rsidRPr="00747131">
        <w:rPr>
          <w:rFonts w:ascii="Times New Roman" w:hAnsi="Times New Roman" w:cs="Times New Roman"/>
          <w:sz w:val="24"/>
          <w:szCs w:val="24"/>
        </w:rPr>
        <w:t>用户查询</w:t>
      </w:r>
      <w:r w:rsidRPr="00747131">
        <w:rPr>
          <w:rFonts w:ascii="Times New Roman" w:hAnsi="Times New Roman" w:cs="Times New Roman" w:hint="eastAsia"/>
          <w:sz w:val="24"/>
          <w:szCs w:val="24"/>
        </w:rPr>
        <w:t>与</w:t>
      </w:r>
      <w:proofErr w:type="gramStart"/>
      <w:r w:rsidRPr="00747131">
        <w:rPr>
          <w:rFonts w:ascii="Times New Roman" w:hAnsi="Times New Roman" w:cs="Times New Roman" w:hint="eastAsia"/>
          <w:sz w:val="24"/>
          <w:szCs w:val="24"/>
        </w:rPr>
        <w:t>各工具</w:t>
      </w:r>
      <w:proofErr w:type="gramEnd"/>
      <w:r w:rsidRPr="00747131">
        <w:rPr>
          <w:rFonts w:ascii="Times New Roman" w:hAnsi="Times New Roman" w:cs="Times New Roman" w:hint="eastAsia"/>
          <w:sz w:val="24"/>
          <w:szCs w:val="24"/>
        </w:rPr>
        <w:t>的相似度分数可以构成语义分数数组，以用于后续对工具的最终分数的计算。</w:t>
      </w:r>
    </w:p>
    <w:p w14:paraId="7814A225" w14:textId="3E4C0D0B" w:rsidR="009434F2" w:rsidRPr="00747131" w:rsidRDefault="007B03F9" w:rsidP="007B03F9">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其中，</w:t>
      </w:r>
      <w:r w:rsidR="009434F2" w:rsidRPr="00747131">
        <w:rPr>
          <w:rFonts w:ascii="Times New Roman" w:hAnsi="Times New Roman" w:cs="Times New Roman"/>
          <w:sz w:val="24"/>
          <w:szCs w:val="24"/>
        </w:rPr>
        <w:t>工具的描述信息</w:t>
      </w:r>
      <w:r w:rsidR="009434F2" w:rsidRPr="00747131">
        <w:rPr>
          <w:rFonts w:ascii="Times New Roman" w:hAnsi="Times New Roman" w:cs="Times New Roman" w:hint="eastAsia"/>
          <w:sz w:val="24"/>
          <w:szCs w:val="24"/>
        </w:rPr>
        <w:t>，可以包括工具</w:t>
      </w:r>
      <w:r w:rsidR="009434F2" w:rsidRPr="00747131">
        <w:rPr>
          <w:rFonts w:ascii="Times New Roman" w:hAnsi="Times New Roman" w:cs="Times New Roman"/>
          <w:sz w:val="24"/>
          <w:szCs w:val="24"/>
        </w:rPr>
        <w:t>名称和功能描述。</w:t>
      </w:r>
      <w:r w:rsidRPr="00747131">
        <w:rPr>
          <w:rFonts w:ascii="Times New Roman" w:hAnsi="Times New Roman" w:cs="Times New Roman" w:hint="eastAsia"/>
          <w:sz w:val="24"/>
          <w:szCs w:val="24"/>
        </w:rPr>
        <w:t>由于工具的描述信息可以是如函数签名或</w:t>
      </w:r>
      <w:r w:rsidRPr="00747131">
        <w:rPr>
          <w:rFonts w:ascii="Times New Roman" w:hAnsi="Times New Roman" w:cs="Times New Roman" w:hint="eastAsia"/>
          <w:sz w:val="24"/>
          <w:szCs w:val="24"/>
        </w:rPr>
        <w:t>A</w:t>
      </w:r>
      <w:r w:rsidRPr="00747131">
        <w:rPr>
          <w:rFonts w:ascii="Times New Roman" w:hAnsi="Times New Roman" w:cs="Times New Roman"/>
          <w:sz w:val="24"/>
          <w:szCs w:val="24"/>
        </w:rPr>
        <w:t>PI</w:t>
      </w:r>
      <w:r w:rsidRPr="00747131">
        <w:rPr>
          <w:rFonts w:ascii="Times New Roman" w:hAnsi="Times New Roman" w:cs="Times New Roman" w:hint="eastAsia"/>
          <w:sz w:val="24"/>
          <w:szCs w:val="24"/>
        </w:rPr>
        <w:t>文档之类的结构化、书面化的描述，而用户查询则是千变万化的口语化表达。</w:t>
      </w:r>
      <w:r w:rsidR="007A1B61" w:rsidRPr="00747131">
        <w:rPr>
          <w:rFonts w:ascii="Times New Roman" w:hAnsi="Times New Roman" w:cs="Times New Roman" w:hint="eastAsia"/>
          <w:sz w:val="24"/>
          <w:szCs w:val="24"/>
        </w:rPr>
        <w:t>工具的描述信息与用户查询可能存在较大的语义鸿沟（</w:t>
      </w:r>
      <w:r w:rsidR="007A1B61" w:rsidRPr="00747131">
        <w:rPr>
          <w:rFonts w:ascii="Times New Roman" w:hAnsi="Times New Roman" w:cs="Times New Roman"/>
          <w:sz w:val="24"/>
          <w:szCs w:val="24"/>
        </w:rPr>
        <w:t>semantic gap</w:t>
      </w:r>
      <w:r w:rsidR="007A1B61" w:rsidRPr="00747131">
        <w:rPr>
          <w:rFonts w:ascii="Times New Roman" w:hAnsi="Times New Roman" w:cs="Times New Roman" w:hint="eastAsia"/>
          <w:sz w:val="24"/>
          <w:szCs w:val="24"/>
        </w:rPr>
        <w:t>），该语义鸿沟可能影响</w:t>
      </w:r>
      <w:r w:rsidR="007A1B61" w:rsidRPr="00747131">
        <w:rPr>
          <w:rFonts w:ascii="Times New Roman" w:hAnsi="Times New Roman" w:cs="Times New Roman"/>
          <w:sz w:val="24"/>
          <w:szCs w:val="24"/>
        </w:rPr>
        <w:t>句向量模型</w:t>
      </w:r>
      <w:r w:rsidR="007A1B61" w:rsidRPr="00747131">
        <w:rPr>
          <w:rFonts w:ascii="Times New Roman" w:hAnsi="Times New Roman" w:cs="Times New Roman" w:hint="eastAsia"/>
          <w:sz w:val="24"/>
          <w:szCs w:val="24"/>
        </w:rPr>
        <w:t>的检索精度。对此，可以预先采用</w:t>
      </w:r>
      <w:r w:rsidR="007A1B61" w:rsidRPr="00747131">
        <w:rPr>
          <w:rFonts w:ascii="Times New Roman" w:hAnsi="Times New Roman" w:cs="Times New Roman"/>
          <w:sz w:val="24"/>
          <w:szCs w:val="24"/>
        </w:rPr>
        <w:t>海量</w:t>
      </w:r>
      <w:r w:rsidR="007A1B61" w:rsidRPr="00747131">
        <w:rPr>
          <w:rFonts w:ascii="Times New Roman" w:hAnsi="Times New Roman" w:cs="Times New Roman" w:hint="eastAsia"/>
          <w:sz w:val="24"/>
          <w:szCs w:val="24"/>
        </w:rPr>
        <w:t>的</w:t>
      </w:r>
      <w:r w:rsidR="007A1B61" w:rsidRPr="00747131">
        <w:rPr>
          <w:rFonts w:ascii="Times New Roman" w:hAnsi="Times New Roman" w:cs="Times New Roman"/>
          <w:sz w:val="24"/>
          <w:szCs w:val="24"/>
        </w:rPr>
        <w:t>数据对</w:t>
      </w:r>
      <w:r w:rsidR="007A1B61" w:rsidRPr="00747131">
        <w:rPr>
          <w:rFonts w:ascii="Times New Roman" w:hAnsi="Times New Roman" w:cs="Times New Roman" w:hint="eastAsia"/>
          <w:sz w:val="24"/>
          <w:szCs w:val="24"/>
        </w:rPr>
        <w:t>和</w:t>
      </w:r>
      <w:r w:rsidR="007A1B61" w:rsidRPr="00747131">
        <w:rPr>
          <w:rFonts w:ascii="Times New Roman" w:hAnsi="Times New Roman" w:cs="Times New Roman"/>
          <w:sz w:val="24"/>
          <w:szCs w:val="24"/>
        </w:rPr>
        <w:t>对</w:t>
      </w:r>
      <w:r w:rsidR="007A1B61" w:rsidRPr="00747131">
        <w:rPr>
          <w:rFonts w:ascii="Times New Roman" w:hAnsi="Times New Roman" w:cs="Times New Roman"/>
          <w:sz w:val="24"/>
          <w:szCs w:val="24"/>
        </w:rPr>
        <w:lastRenderedPageBreak/>
        <w:t>比学习等方式对句向量模型进行微调（</w:t>
      </w:r>
      <w:r w:rsidR="007A1B61" w:rsidRPr="00747131">
        <w:rPr>
          <w:rFonts w:ascii="Times New Roman" w:hAnsi="Times New Roman" w:cs="Times New Roman"/>
          <w:sz w:val="24"/>
          <w:szCs w:val="24"/>
        </w:rPr>
        <w:t>fine-tuning</w:t>
      </w:r>
      <w:r w:rsidR="007A1B61" w:rsidRPr="00747131">
        <w:rPr>
          <w:rFonts w:ascii="Times New Roman" w:hAnsi="Times New Roman" w:cs="Times New Roman"/>
          <w:sz w:val="24"/>
          <w:szCs w:val="24"/>
        </w:rPr>
        <w:t>），以</w:t>
      </w:r>
      <w:r w:rsidRPr="00747131">
        <w:rPr>
          <w:rFonts w:ascii="Times New Roman" w:hAnsi="Times New Roman" w:cs="Times New Roman" w:hint="eastAsia"/>
          <w:sz w:val="24"/>
          <w:szCs w:val="24"/>
        </w:rPr>
        <w:t>使得</w:t>
      </w:r>
      <w:r w:rsidR="007A1B61" w:rsidRPr="00747131">
        <w:rPr>
          <w:rFonts w:ascii="Times New Roman" w:hAnsi="Times New Roman" w:cs="Times New Roman"/>
          <w:sz w:val="24"/>
          <w:szCs w:val="24"/>
        </w:rPr>
        <w:t>句向量模型</w:t>
      </w:r>
      <w:r w:rsidR="007A1B61" w:rsidRPr="00747131">
        <w:rPr>
          <w:rFonts w:ascii="Times New Roman" w:hAnsi="Times New Roman" w:cs="Times New Roman" w:hint="eastAsia"/>
          <w:sz w:val="24"/>
          <w:szCs w:val="24"/>
        </w:rPr>
        <w:t>能够将工具的描述信息和用户查询</w:t>
      </w:r>
      <w:r w:rsidR="007A1B61" w:rsidRPr="00747131">
        <w:rPr>
          <w:rFonts w:ascii="Times New Roman" w:hAnsi="Times New Roman" w:cs="Times New Roman"/>
          <w:sz w:val="24"/>
          <w:szCs w:val="24"/>
        </w:rPr>
        <w:t>这两种截然不同的文本映射到向量空间的邻近位置，</w:t>
      </w:r>
      <w:r w:rsidR="007A1B61" w:rsidRPr="00747131">
        <w:rPr>
          <w:rFonts w:ascii="Times New Roman" w:hAnsi="Times New Roman" w:cs="Times New Roman" w:hint="eastAsia"/>
          <w:sz w:val="24"/>
          <w:szCs w:val="24"/>
        </w:rPr>
        <w:t>进而</w:t>
      </w:r>
      <w:r w:rsidR="007A1B61" w:rsidRPr="00747131">
        <w:rPr>
          <w:rFonts w:ascii="Times New Roman" w:hAnsi="Times New Roman" w:cs="Times New Roman"/>
          <w:sz w:val="24"/>
          <w:szCs w:val="24"/>
        </w:rPr>
        <w:t>实现精准检索。</w:t>
      </w:r>
      <w:r w:rsidR="007A1B61" w:rsidRPr="00747131">
        <w:rPr>
          <w:rFonts w:ascii="Times New Roman" w:hAnsi="Times New Roman" w:cs="Times New Roman" w:hint="eastAsia"/>
          <w:sz w:val="24"/>
          <w:szCs w:val="24"/>
        </w:rPr>
        <w:t>数据对可以是用户查询与工具描述信息构成的数据对。数据对，例如</w:t>
      </w:r>
      <w:r w:rsidR="007A1B61" w:rsidRPr="00747131">
        <w:rPr>
          <w:rFonts w:ascii="Times New Roman" w:hAnsi="Times New Roman" w:cs="Times New Roman"/>
          <w:sz w:val="24"/>
          <w:szCs w:val="24"/>
        </w:rPr>
        <w:t>&lt;</w:t>
      </w:r>
      <w:r w:rsidR="007A1B61" w:rsidRPr="00747131">
        <w:rPr>
          <w:rFonts w:ascii="Times New Roman" w:hAnsi="Times New Roman" w:cs="Times New Roman"/>
          <w:sz w:val="24"/>
          <w:szCs w:val="24"/>
        </w:rPr>
        <w:t>用户查询</w:t>
      </w:r>
      <w:r w:rsidR="00183306" w:rsidRPr="00747131">
        <w:rPr>
          <w:rFonts w:ascii="Times New Roman" w:hAnsi="Times New Roman" w:cs="Times New Roman" w:hint="eastAsia"/>
          <w:sz w:val="24"/>
          <w:szCs w:val="24"/>
        </w:rPr>
        <w:t>，</w:t>
      </w:r>
      <w:r w:rsidR="007A1B61" w:rsidRPr="00747131">
        <w:rPr>
          <w:rFonts w:ascii="Times New Roman" w:hAnsi="Times New Roman" w:cs="Times New Roman"/>
          <w:sz w:val="24"/>
          <w:szCs w:val="24"/>
        </w:rPr>
        <w:t>正确工具描述</w:t>
      </w:r>
      <w:r w:rsidR="007A1B61" w:rsidRPr="00747131">
        <w:rPr>
          <w:rFonts w:ascii="Times New Roman" w:hAnsi="Times New Roman" w:cs="Times New Roman"/>
          <w:sz w:val="24"/>
          <w:szCs w:val="24"/>
        </w:rPr>
        <w:t>&gt;</w:t>
      </w:r>
      <w:r w:rsidR="007A1B61" w:rsidRPr="00747131">
        <w:rPr>
          <w:rFonts w:ascii="Times New Roman" w:hAnsi="Times New Roman" w:cs="Times New Roman" w:hint="eastAsia"/>
          <w:sz w:val="24"/>
          <w:szCs w:val="24"/>
        </w:rPr>
        <w:t>。</w:t>
      </w:r>
      <w:r w:rsidR="00183306" w:rsidRPr="00747131">
        <w:rPr>
          <w:rFonts w:ascii="Times New Roman" w:hAnsi="Times New Roman" w:cs="Times New Roman"/>
          <w:sz w:val="24"/>
          <w:szCs w:val="24"/>
        </w:rPr>
        <w:t>正确工具描述</w:t>
      </w:r>
      <w:r w:rsidR="00573EF2" w:rsidRPr="00747131">
        <w:rPr>
          <w:rFonts w:ascii="Times New Roman" w:hAnsi="Times New Roman" w:cs="Times New Roman" w:hint="eastAsia"/>
          <w:sz w:val="24"/>
          <w:szCs w:val="24"/>
        </w:rPr>
        <w:t>，</w:t>
      </w:r>
      <w:proofErr w:type="gramStart"/>
      <w:r w:rsidR="00573EF2" w:rsidRPr="00747131">
        <w:rPr>
          <w:rFonts w:ascii="Times New Roman" w:hAnsi="Times New Roman" w:cs="Times New Roman" w:hint="eastAsia"/>
          <w:sz w:val="24"/>
          <w:szCs w:val="24"/>
        </w:rPr>
        <w:t>即工具</w:t>
      </w:r>
      <w:proofErr w:type="gramEnd"/>
      <w:r w:rsidR="00573EF2" w:rsidRPr="00747131">
        <w:rPr>
          <w:rFonts w:ascii="Times New Roman" w:hAnsi="Times New Roman" w:cs="Times New Roman" w:hint="eastAsia"/>
          <w:sz w:val="24"/>
          <w:szCs w:val="24"/>
        </w:rPr>
        <w:t>描述信息。</w:t>
      </w:r>
    </w:p>
    <w:p w14:paraId="069D2608" w14:textId="3A599984" w:rsidR="000343CE" w:rsidRPr="00747131" w:rsidRDefault="000343CE" w:rsidP="007B03F9">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由于训练数据中的指令来自于历史用户查询，指令与工具的对应关系可以理解为历史用户查询与工具的对应关系，如</w:t>
      </w:r>
      <w:r w:rsidRPr="00747131">
        <w:rPr>
          <w:rFonts w:ascii="Times New Roman" w:hAnsi="Times New Roman" w:cs="Times New Roman" w:hint="eastAsia"/>
          <w:sz w:val="24"/>
          <w:szCs w:val="24"/>
        </w:rPr>
        <w:t>S</w:t>
      </w:r>
      <w:r w:rsidRPr="00747131">
        <w:rPr>
          <w:rFonts w:ascii="Times New Roman" w:hAnsi="Times New Roman" w:cs="Times New Roman"/>
          <w:sz w:val="24"/>
          <w:szCs w:val="24"/>
        </w:rPr>
        <w:t>602-S604</w:t>
      </w:r>
      <w:r w:rsidRPr="00747131">
        <w:rPr>
          <w:rFonts w:ascii="Times New Roman" w:hAnsi="Times New Roman" w:cs="Times New Roman" w:hint="eastAsia"/>
          <w:sz w:val="24"/>
          <w:szCs w:val="24"/>
        </w:rPr>
        <w:t>所示实施例，通过指令向量或归一化指令向量与用户查询的相似度分数，确定工具与用户查询的相似度分数，可以绕过工具的描述信息与用户查询可能存在的语义鸿沟，进而可以减少工具的描述信息与用户查询可能存在的语义鸿沟对语义分数数组准确性的影响。</w:t>
      </w:r>
    </w:p>
    <w:p w14:paraId="6D6F87D8" w14:textId="280B8ED6" w:rsidR="00F42768" w:rsidRPr="00747131" w:rsidRDefault="00F42768"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S</w:t>
      </w:r>
      <w:r w:rsidRPr="00747131">
        <w:rPr>
          <w:rFonts w:ascii="Times New Roman" w:hAnsi="Times New Roman" w:cs="Times New Roman"/>
          <w:sz w:val="24"/>
          <w:szCs w:val="24"/>
        </w:rPr>
        <w:t>605</w:t>
      </w:r>
      <w:r w:rsidRPr="00747131">
        <w:rPr>
          <w:rFonts w:ascii="Times New Roman" w:hAnsi="Times New Roman" w:cs="Times New Roman" w:hint="eastAsia"/>
          <w:sz w:val="24"/>
          <w:szCs w:val="24"/>
        </w:rPr>
        <w:t>、</w:t>
      </w:r>
      <w:r w:rsidR="003F6545" w:rsidRPr="00747131">
        <w:rPr>
          <w:rFonts w:ascii="Times New Roman" w:hAnsi="Times New Roman" w:cs="Times New Roman" w:hint="eastAsia"/>
          <w:sz w:val="24"/>
          <w:szCs w:val="24"/>
        </w:rPr>
        <w:t>对查询进行分词。</w:t>
      </w:r>
    </w:p>
    <w:p w14:paraId="1C6E8F7C" w14:textId="36E699A2" w:rsidR="00E90BB3" w:rsidRPr="00747131" w:rsidRDefault="00E90BB3"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示例性地，电子设备可以采用添加有自定义词典的分词工具，对用户查询进行分词处理，得到</w:t>
      </w:r>
      <w:commentRangeStart w:id="35"/>
      <w:r w:rsidR="00E04144" w:rsidRPr="00747131">
        <w:rPr>
          <w:rFonts w:ascii="Times New Roman" w:hAnsi="Times New Roman" w:cs="Times New Roman" w:hint="eastAsia"/>
          <w:sz w:val="24"/>
          <w:szCs w:val="24"/>
        </w:rPr>
        <w:t>至少一个查询关键词</w:t>
      </w:r>
      <w:commentRangeEnd w:id="35"/>
      <w:r w:rsidR="00E04144" w:rsidRPr="00747131">
        <w:rPr>
          <w:rStyle w:val="af1"/>
        </w:rPr>
        <w:commentReference w:id="35"/>
      </w:r>
      <w:r w:rsidRPr="00747131">
        <w:rPr>
          <w:rFonts w:ascii="Times New Roman" w:hAnsi="Times New Roman" w:cs="Times New Roman" w:hint="eastAsia"/>
          <w:sz w:val="24"/>
          <w:szCs w:val="24"/>
        </w:rPr>
        <w:t>。添加有自定义词典的分词工具，可以是添加有自定义词典的</w:t>
      </w:r>
      <w:proofErr w:type="spellStart"/>
      <w:r w:rsidRPr="00747131">
        <w:rPr>
          <w:rFonts w:ascii="Times New Roman" w:hAnsi="Times New Roman" w:cs="Times New Roman"/>
          <w:sz w:val="24"/>
          <w:szCs w:val="24"/>
        </w:rPr>
        <w:t>jieba</w:t>
      </w:r>
      <w:proofErr w:type="spellEnd"/>
      <w:r w:rsidRPr="00747131">
        <w:rPr>
          <w:rFonts w:ascii="Times New Roman" w:hAnsi="Times New Roman" w:cs="Times New Roman" w:hint="eastAsia"/>
          <w:sz w:val="24"/>
          <w:szCs w:val="24"/>
        </w:rPr>
        <w:t>分词器。</w:t>
      </w:r>
    </w:p>
    <w:p w14:paraId="6466E24F" w14:textId="4F026F06" w:rsidR="00C245AE" w:rsidRPr="00747131" w:rsidRDefault="00F42768"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S</w:t>
      </w:r>
      <w:r w:rsidRPr="00747131">
        <w:rPr>
          <w:rFonts w:ascii="Times New Roman" w:hAnsi="Times New Roman" w:cs="Times New Roman"/>
          <w:sz w:val="24"/>
          <w:szCs w:val="24"/>
        </w:rPr>
        <w:t>606</w:t>
      </w:r>
      <w:r w:rsidRPr="00747131">
        <w:rPr>
          <w:rFonts w:ascii="Times New Roman" w:hAnsi="Times New Roman" w:cs="Times New Roman" w:hint="eastAsia"/>
          <w:sz w:val="24"/>
          <w:szCs w:val="24"/>
        </w:rPr>
        <w:t>、</w:t>
      </w:r>
      <w:r w:rsidR="003F6545" w:rsidRPr="00747131">
        <w:rPr>
          <w:rFonts w:ascii="Times New Roman" w:hAnsi="Times New Roman" w:cs="Times New Roman" w:hint="eastAsia"/>
          <w:sz w:val="24"/>
          <w:szCs w:val="24"/>
        </w:rPr>
        <w:t>计算</w:t>
      </w:r>
      <w:r w:rsidR="00C245AE" w:rsidRPr="00747131">
        <w:rPr>
          <w:rFonts w:ascii="Times New Roman" w:hAnsi="Times New Roman" w:cs="Times New Roman" w:hint="eastAsia"/>
          <w:sz w:val="24"/>
          <w:szCs w:val="24"/>
        </w:rPr>
        <w:t>用户查询分别</w:t>
      </w:r>
      <w:r w:rsidR="003F6545" w:rsidRPr="00747131">
        <w:rPr>
          <w:rFonts w:ascii="Times New Roman" w:hAnsi="Times New Roman" w:cs="Times New Roman" w:hint="eastAsia"/>
          <w:sz w:val="24"/>
          <w:szCs w:val="24"/>
        </w:rPr>
        <w:t>与</w:t>
      </w:r>
      <w:r w:rsidR="00C245AE" w:rsidRPr="00747131">
        <w:rPr>
          <w:rFonts w:ascii="Times New Roman" w:hAnsi="Times New Roman" w:cs="Times New Roman" w:hint="eastAsia"/>
          <w:sz w:val="24"/>
          <w:szCs w:val="24"/>
        </w:rPr>
        <w:t>工具库中</w:t>
      </w:r>
      <w:proofErr w:type="gramStart"/>
      <w:r w:rsidR="00C245AE" w:rsidRPr="00747131">
        <w:rPr>
          <w:rFonts w:ascii="Times New Roman" w:hAnsi="Times New Roman" w:cs="Times New Roman" w:hint="eastAsia"/>
          <w:sz w:val="24"/>
          <w:szCs w:val="24"/>
        </w:rPr>
        <w:t>各</w:t>
      </w:r>
      <w:r w:rsidR="003F6545" w:rsidRPr="00747131">
        <w:rPr>
          <w:rFonts w:ascii="Times New Roman" w:hAnsi="Times New Roman" w:cs="Times New Roman" w:hint="eastAsia"/>
          <w:sz w:val="24"/>
          <w:szCs w:val="24"/>
        </w:rPr>
        <w:t>工具</w:t>
      </w:r>
      <w:proofErr w:type="gramEnd"/>
      <w:r w:rsidR="00C245AE" w:rsidRPr="00747131">
        <w:rPr>
          <w:rFonts w:ascii="Times New Roman" w:hAnsi="Times New Roman" w:cs="Times New Roman" w:hint="eastAsia"/>
          <w:sz w:val="24"/>
          <w:szCs w:val="24"/>
        </w:rPr>
        <w:t>各自对应</w:t>
      </w:r>
      <w:r w:rsidR="003F6545" w:rsidRPr="00747131">
        <w:rPr>
          <w:rFonts w:ascii="Times New Roman" w:hAnsi="Times New Roman" w:cs="Times New Roman" w:hint="eastAsia"/>
          <w:sz w:val="24"/>
          <w:szCs w:val="24"/>
        </w:rPr>
        <w:t>文档（指令集）的相关性分数</w:t>
      </w:r>
      <w:r w:rsidR="00E90BB3" w:rsidRPr="00747131">
        <w:rPr>
          <w:rFonts w:ascii="Times New Roman" w:hAnsi="Times New Roman" w:cs="Times New Roman" w:hint="eastAsia"/>
          <w:sz w:val="24"/>
          <w:szCs w:val="24"/>
        </w:rPr>
        <w:t>，确定</w:t>
      </w:r>
      <w:r w:rsidR="00E90BB3" w:rsidRPr="00747131">
        <w:rPr>
          <w:rFonts w:ascii="Times New Roman" w:hAnsi="Times New Roman" w:cs="Times New Roman" w:hint="eastAsia"/>
          <w:sz w:val="24"/>
          <w:szCs w:val="24"/>
        </w:rPr>
        <w:t>B</w:t>
      </w:r>
      <w:r w:rsidR="00E90BB3" w:rsidRPr="00747131">
        <w:rPr>
          <w:rFonts w:ascii="Times New Roman" w:hAnsi="Times New Roman" w:cs="Times New Roman"/>
          <w:sz w:val="24"/>
          <w:szCs w:val="24"/>
        </w:rPr>
        <w:t>M25</w:t>
      </w:r>
      <w:r w:rsidR="00E90BB3" w:rsidRPr="00747131">
        <w:rPr>
          <w:rFonts w:ascii="Times New Roman" w:hAnsi="Times New Roman" w:cs="Times New Roman" w:hint="eastAsia"/>
          <w:sz w:val="24"/>
          <w:szCs w:val="24"/>
        </w:rPr>
        <w:t>分数数组</w:t>
      </w:r>
      <w:r w:rsidR="003F6545" w:rsidRPr="00747131">
        <w:rPr>
          <w:rFonts w:ascii="Times New Roman" w:hAnsi="Times New Roman" w:cs="Times New Roman" w:hint="eastAsia"/>
          <w:sz w:val="24"/>
          <w:szCs w:val="24"/>
        </w:rPr>
        <w:t>。</w:t>
      </w:r>
    </w:p>
    <w:p w14:paraId="4D6255ED" w14:textId="40F3AF3B" w:rsidR="00F42768" w:rsidRPr="00747131" w:rsidRDefault="00E90BB3"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以</w:t>
      </w:r>
      <w:r w:rsidR="00C245AE" w:rsidRPr="00747131">
        <w:rPr>
          <w:rFonts w:ascii="Times New Roman" w:hAnsi="Times New Roman" w:cs="Times New Roman" w:hint="eastAsia"/>
          <w:sz w:val="24"/>
          <w:szCs w:val="24"/>
        </w:rPr>
        <w:t>相关性分数</w:t>
      </w:r>
      <w:r w:rsidRPr="00747131">
        <w:rPr>
          <w:rFonts w:ascii="Times New Roman" w:hAnsi="Times New Roman" w:cs="Times New Roman" w:hint="eastAsia"/>
          <w:sz w:val="24"/>
          <w:szCs w:val="24"/>
        </w:rPr>
        <w:t>为</w:t>
      </w:r>
      <w:r w:rsidR="00C245AE" w:rsidRPr="00747131">
        <w:rPr>
          <w:rFonts w:ascii="Times New Roman" w:hAnsi="Times New Roman" w:cs="Times New Roman"/>
          <w:sz w:val="24"/>
          <w:szCs w:val="24"/>
        </w:rPr>
        <w:t>BM25</w:t>
      </w:r>
      <w:r w:rsidR="00C245AE" w:rsidRPr="00747131">
        <w:rPr>
          <w:rFonts w:ascii="Times New Roman" w:hAnsi="Times New Roman" w:cs="Times New Roman" w:hint="eastAsia"/>
          <w:sz w:val="24"/>
          <w:szCs w:val="24"/>
        </w:rPr>
        <w:t>相关性分数</w:t>
      </w:r>
      <w:r w:rsidRPr="00747131">
        <w:rPr>
          <w:rFonts w:ascii="Times New Roman" w:hAnsi="Times New Roman" w:cs="Times New Roman" w:hint="eastAsia"/>
          <w:sz w:val="24"/>
          <w:szCs w:val="24"/>
        </w:rPr>
        <w:t>为例，示例性地，电子设备可以采用</w:t>
      </w:r>
      <w:r w:rsidRPr="00747131">
        <w:rPr>
          <w:rFonts w:ascii="Times New Roman" w:hAnsi="Times New Roman" w:cs="Times New Roman"/>
          <w:sz w:val="24"/>
          <w:szCs w:val="24"/>
        </w:rPr>
        <w:t>BM25 </w:t>
      </w:r>
      <w:r w:rsidRPr="00747131">
        <w:rPr>
          <w:rFonts w:ascii="Times New Roman" w:hAnsi="Times New Roman" w:cs="Times New Roman"/>
          <w:sz w:val="24"/>
          <w:szCs w:val="24"/>
        </w:rPr>
        <w:t>算法</w:t>
      </w:r>
      <w:r w:rsidRPr="00747131">
        <w:rPr>
          <w:rFonts w:ascii="Times New Roman" w:hAnsi="Times New Roman" w:cs="Times New Roman" w:hint="eastAsia"/>
          <w:sz w:val="24"/>
          <w:szCs w:val="24"/>
        </w:rPr>
        <w:t>，计算</w:t>
      </w:r>
      <w:r w:rsidR="00E04144" w:rsidRPr="00747131">
        <w:rPr>
          <w:rFonts w:ascii="Times New Roman" w:hAnsi="Times New Roman" w:cs="Times New Roman" w:hint="eastAsia"/>
          <w:sz w:val="24"/>
          <w:szCs w:val="24"/>
        </w:rPr>
        <w:t>查询关键词</w:t>
      </w:r>
      <w:r w:rsidRPr="00747131">
        <w:rPr>
          <w:rFonts w:ascii="Times New Roman" w:hAnsi="Times New Roman" w:cs="Times New Roman" w:hint="eastAsia"/>
          <w:sz w:val="24"/>
          <w:szCs w:val="24"/>
        </w:rPr>
        <w:t>分别与工具库中</w:t>
      </w:r>
      <w:proofErr w:type="gramStart"/>
      <w:r w:rsidRPr="00747131">
        <w:rPr>
          <w:rFonts w:ascii="Times New Roman" w:hAnsi="Times New Roman" w:cs="Times New Roman" w:hint="eastAsia"/>
          <w:sz w:val="24"/>
          <w:szCs w:val="24"/>
        </w:rPr>
        <w:t>各工具</w:t>
      </w:r>
      <w:proofErr w:type="gramEnd"/>
      <w:r w:rsidRPr="00747131">
        <w:rPr>
          <w:rFonts w:ascii="Times New Roman" w:hAnsi="Times New Roman" w:cs="Times New Roman" w:hint="eastAsia"/>
          <w:sz w:val="24"/>
          <w:szCs w:val="24"/>
        </w:rPr>
        <w:t>各自对应文档的</w:t>
      </w:r>
      <w:r w:rsidR="0053637F" w:rsidRPr="00747131">
        <w:rPr>
          <w:rFonts w:ascii="Times New Roman" w:hAnsi="Times New Roman" w:cs="Times New Roman" w:hint="eastAsia"/>
          <w:sz w:val="24"/>
          <w:szCs w:val="24"/>
        </w:rPr>
        <w:t>B</w:t>
      </w:r>
      <w:r w:rsidR="0053637F" w:rsidRPr="00747131">
        <w:rPr>
          <w:rFonts w:ascii="Times New Roman" w:hAnsi="Times New Roman" w:cs="Times New Roman"/>
          <w:sz w:val="24"/>
          <w:szCs w:val="24"/>
        </w:rPr>
        <w:t>M25</w:t>
      </w:r>
      <w:r w:rsidRPr="00747131">
        <w:rPr>
          <w:rFonts w:ascii="Times New Roman" w:hAnsi="Times New Roman" w:cs="Times New Roman" w:hint="eastAsia"/>
          <w:sz w:val="24"/>
          <w:szCs w:val="24"/>
        </w:rPr>
        <w:t>相关性分数，得到</w:t>
      </w:r>
      <w:r w:rsidR="00104083" w:rsidRPr="00747131">
        <w:rPr>
          <w:rFonts w:ascii="Times New Roman" w:hAnsi="Times New Roman" w:cs="Times New Roman" w:hint="eastAsia"/>
          <w:sz w:val="24"/>
          <w:szCs w:val="24"/>
        </w:rPr>
        <w:t>B</w:t>
      </w:r>
      <w:r w:rsidR="00104083" w:rsidRPr="00747131">
        <w:rPr>
          <w:rFonts w:ascii="Times New Roman" w:hAnsi="Times New Roman" w:cs="Times New Roman"/>
          <w:sz w:val="24"/>
          <w:szCs w:val="24"/>
        </w:rPr>
        <w:t>M25</w:t>
      </w:r>
      <w:r w:rsidR="00104083" w:rsidRPr="00747131">
        <w:rPr>
          <w:rFonts w:ascii="Times New Roman" w:hAnsi="Times New Roman" w:cs="Times New Roman" w:hint="eastAsia"/>
          <w:sz w:val="24"/>
          <w:szCs w:val="24"/>
        </w:rPr>
        <w:t>分数数组</w:t>
      </w:r>
      <w:r w:rsidR="00E554B4" w:rsidRPr="00747131">
        <w:rPr>
          <w:rFonts w:ascii="Times New Roman" w:hAnsi="Times New Roman" w:cs="Times New Roman" w:hint="eastAsia"/>
          <w:sz w:val="24"/>
          <w:szCs w:val="24"/>
        </w:rPr>
        <w:t>（</w:t>
      </w:r>
      <w:r w:rsidR="00E554B4" w:rsidRPr="00747131">
        <w:rPr>
          <w:rFonts w:ascii="Times New Roman" w:hAnsi="Times New Roman" w:cs="Times New Roman"/>
          <w:sz w:val="24"/>
          <w:szCs w:val="24"/>
        </w:rPr>
        <w:t>bm25 tool scores </w:t>
      </w:r>
      <w:r w:rsidR="00E554B4" w:rsidRPr="00747131">
        <w:rPr>
          <w:rFonts w:ascii="Times New Roman" w:hAnsi="Times New Roman" w:cs="Times New Roman"/>
          <w:sz w:val="24"/>
          <w:szCs w:val="24"/>
        </w:rPr>
        <w:t>数组</w:t>
      </w:r>
      <w:r w:rsidR="00E554B4" w:rsidRPr="00747131">
        <w:rPr>
          <w:rFonts w:ascii="Times New Roman" w:hAnsi="Times New Roman" w:cs="Times New Roman" w:hint="eastAsia"/>
          <w:sz w:val="24"/>
          <w:szCs w:val="24"/>
        </w:rPr>
        <w:t>）</w:t>
      </w:r>
      <w:r w:rsidRPr="00747131">
        <w:rPr>
          <w:rFonts w:ascii="Times New Roman" w:hAnsi="Times New Roman" w:cs="Times New Roman" w:hint="eastAsia"/>
          <w:sz w:val="24"/>
          <w:szCs w:val="24"/>
        </w:rPr>
        <w:t>。</w:t>
      </w:r>
      <w:r w:rsidR="0053637F" w:rsidRPr="00747131">
        <w:rPr>
          <w:rFonts w:ascii="Times New Roman" w:hAnsi="Times New Roman" w:cs="Times New Roman" w:hint="eastAsia"/>
          <w:sz w:val="24"/>
          <w:szCs w:val="24"/>
        </w:rPr>
        <w:t>查询关键词</w:t>
      </w:r>
      <w:r w:rsidR="007952E8" w:rsidRPr="00747131">
        <w:rPr>
          <w:rFonts w:ascii="Times New Roman" w:hAnsi="Times New Roman" w:cs="Times New Roman" w:hint="eastAsia"/>
          <w:sz w:val="24"/>
          <w:szCs w:val="24"/>
        </w:rPr>
        <w:t>与工具对应文档的相关性分数，即用户查询与工具对应文档的相关性分数。</w:t>
      </w:r>
      <w:r w:rsidR="00E554B4" w:rsidRPr="00747131">
        <w:rPr>
          <w:rFonts w:ascii="Times New Roman" w:hAnsi="Times New Roman" w:cs="Times New Roman"/>
          <w:sz w:val="24"/>
          <w:szCs w:val="24"/>
        </w:rPr>
        <w:t>bm25 tool scores</w:t>
      </w:r>
      <w:r w:rsidR="00E554B4" w:rsidRPr="00747131">
        <w:rPr>
          <w:rFonts w:ascii="Times New Roman" w:hAnsi="Times New Roman" w:cs="Times New Roman" w:hint="eastAsia"/>
          <w:sz w:val="24"/>
          <w:szCs w:val="24"/>
        </w:rPr>
        <w:t>可以表示为</w:t>
      </w:r>
      <w:r w:rsidR="00E554B4" w:rsidRPr="00747131">
        <w:rPr>
          <w:rFonts w:ascii="Times New Roman" w:hAnsi="Times New Roman" w:cs="Times New Roman"/>
          <w:sz w:val="24"/>
          <w:szCs w:val="24"/>
        </w:rPr>
        <w:t>bm25_tool_scores</w:t>
      </w:r>
      <w:r w:rsidR="00E554B4" w:rsidRPr="00747131">
        <w:rPr>
          <w:rFonts w:ascii="Times New Roman" w:hAnsi="Times New Roman" w:cs="Times New Roman" w:hint="eastAsia"/>
          <w:sz w:val="24"/>
          <w:szCs w:val="24"/>
        </w:rPr>
        <w:t>。</w:t>
      </w:r>
    </w:p>
    <w:p w14:paraId="4FF6F452" w14:textId="52B1B2ED" w:rsidR="007952E8" w:rsidRPr="00747131" w:rsidRDefault="00104083" w:rsidP="00104083">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其中，</w:t>
      </w:r>
      <w:r w:rsidRPr="00747131">
        <w:rPr>
          <w:rFonts w:ascii="Times New Roman" w:hAnsi="Times New Roman" w:cs="Times New Roman" w:hint="eastAsia"/>
          <w:sz w:val="24"/>
          <w:szCs w:val="24"/>
        </w:rPr>
        <w:t>B</w:t>
      </w:r>
      <w:r w:rsidRPr="00747131">
        <w:rPr>
          <w:rFonts w:ascii="Times New Roman" w:hAnsi="Times New Roman" w:cs="Times New Roman"/>
          <w:sz w:val="24"/>
          <w:szCs w:val="24"/>
        </w:rPr>
        <w:t>M25</w:t>
      </w:r>
      <w:r w:rsidRPr="00747131">
        <w:rPr>
          <w:rFonts w:ascii="Times New Roman" w:hAnsi="Times New Roman" w:cs="Times New Roman" w:hint="eastAsia"/>
          <w:sz w:val="24"/>
          <w:szCs w:val="24"/>
        </w:rPr>
        <w:t>分数数组可以是长度为工具库中工具总数的数组。</w:t>
      </w:r>
      <w:r w:rsidR="007952E8" w:rsidRPr="00747131">
        <w:rPr>
          <w:rFonts w:ascii="Times New Roman" w:hAnsi="Times New Roman" w:cs="Times New Roman" w:hint="eastAsia"/>
          <w:sz w:val="24"/>
          <w:szCs w:val="24"/>
        </w:rPr>
        <w:t>B</w:t>
      </w:r>
      <w:r w:rsidR="007952E8" w:rsidRPr="00747131">
        <w:rPr>
          <w:rFonts w:ascii="Times New Roman" w:hAnsi="Times New Roman" w:cs="Times New Roman"/>
          <w:sz w:val="24"/>
          <w:szCs w:val="24"/>
        </w:rPr>
        <w:t>M25</w:t>
      </w:r>
      <w:r w:rsidR="007952E8" w:rsidRPr="00747131">
        <w:rPr>
          <w:rFonts w:ascii="Times New Roman" w:hAnsi="Times New Roman" w:cs="Times New Roman" w:hint="eastAsia"/>
          <w:sz w:val="24"/>
          <w:szCs w:val="24"/>
        </w:rPr>
        <w:t>分数数组可以包含工具库中</w:t>
      </w:r>
      <w:proofErr w:type="gramStart"/>
      <w:r w:rsidR="007952E8" w:rsidRPr="00747131">
        <w:rPr>
          <w:rFonts w:ascii="Times New Roman" w:hAnsi="Times New Roman" w:cs="Times New Roman" w:hint="eastAsia"/>
          <w:sz w:val="24"/>
          <w:szCs w:val="24"/>
        </w:rPr>
        <w:t>各工具</w:t>
      </w:r>
      <w:proofErr w:type="gramEnd"/>
      <w:r w:rsidR="007952E8" w:rsidRPr="00747131">
        <w:rPr>
          <w:rFonts w:ascii="Times New Roman" w:hAnsi="Times New Roman" w:cs="Times New Roman" w:hint="eastAsia"/>
          <w:sz w:val="24"/>
          <w:szCs w:val="24"/>
        </w:rPr>
        <w:t>的得分</w:t>
      </w:r>
      <w:r w:rsidR="0053637F" w:rsidRPr="00747131">
        <w:rPr>
          <w:rFonts w:ascii="Times New Roman" w:hAnsi="Times New Roman" w:cs="Times New Roman" w:hint="eastAsia"/>
          <w:sz w:val="24"/>
          <w:szCs w:val="24"/>
        </w:rPr>
        <w:t>。</w:t>
      </w:r>
      <w:r w:rsidR="0053637F" w:rsidRPr="00747131">
        <w:rPr>
          <w:rFonts w:ascii="Times New Roman" w:hAnsi="Times New Roman" w:cs="Times New Roman" w:hint="eastAsia"/>
          <w:sz w:val="24"/>
          <w:szCs w:val="24"/>
        </w:rPr>
        <w:t>B</w:t>
      </w:r>
      <w:r w:rsidR="0053637F" w:rsidRPr="00747131">
        <w:rPr>
          <w:rFonts w:ascii="Times New Roman" w:hAnsi="Times New Roman" w:cs="Times New Roman"/>
          <w:sz w:val="24"/>
          <w:szCs w:val="24"/>
        </w:rPr>
        <w:t>M25</w:t>
      </w:r>
      <w:r w:rsidR="0053637F" w:rsidRPr="00747131">
        <w:rPr>
          <w:rFonts w:ascii="Times New Roman" w:hAnsi="Times New Roman" w:cs="Times New Roman" w:hint="eastAsia"/>
          <w:sz w:val="24"/>
          <w:szCs w:val="24"/>
        </w:rPr>
        <w:t>分数数组中工具的</w:t>
      </w:r>
      <w:r w:rsidR="007952E8" w:rsidRPr="00747131">
        <w:rPr>
          <w:rFonts w:ascii="Times New Roman" w:hAnsi="Times New Roman" w:cs="Times New Roman" w:hint="eastAsia"/>
          <w:sz w:val="24"/>
          <w:szCs w:val="24"/>
        </w:rPr>
        <w:t>得分为用户查询与</w:t>
      </w:r>
      <w:r w:rsidR="0053637F" w:rsidRPr="00747131">
        <w:rPr>
          <w:rFonts w:ascii="Times New Roman" w:hAnsi="Times New Roman" w:cs="Times New Roman" w:hint="eastAsia"/>
          <w:sz w:val="24"/>
          <w:szCs w:val="24"/>
        </w:rPr>
        <w:t>该</w:t>
      </w:r>
      <w:r w:rsidR="007952E8" w:rsidRPr="00747131">
        <w:rPr>
          <w:rFonts w:ascii="Times New Roman" w:hAnsi="Times New Roman" w:cs="Times New Roman" w:hint="eastAsia"/>
          <w:sz w:val="24"/>
          <w:szCs w:val="24"/>
        </w:rPr>
        <w:t>工具</w:t>
      </w:r>
      <w:r w:rsidR="0053637F" w:rsidRPr="00747131">
        <w:rPr>
          <w:rFonts w:ascii="Times New Roman" w:hAnsi="Times New Roman" w:cs="Times New Roman" w:hint="eastAsia"/>
          <w:sz w:val="24"/>
          <w:szCs w:val="24"/>
        </w:rPr>
        <w:t>的工具</w:t>
      </w:r>
      <w:r w:rsidR="007952E8" w:rsidRPr="00747131">
        <w:rPr>
          <w:rFonts w:ascii="Times New Roman" w:hAnsi="Times New Roman" w:cs="Times New Roman" w:hint="eastAsia"/>
          <w:sz w:val="24"/>
          <w:szCs w:val="24"/>
        </w:rPr>
        <w:t>文档的相关性分数</w:t>
      </w:r>
      <w:r w:rsidR="0053637F" w:rsidRPr="00747131">
        <w:rPr>
          <w:rFonts w:ascii="Times New Roman" w:hAnsi="Times New Roman" w:cs="Times New Roman" w:hint="eastAsia"/>
          <w:sz w:val="24"/>
          <w:szCs w:val="24"/>
        </w:rPr>
        <w:t>，该相关性分数可以称为</w:t>
      </w:r>
      <w:r w:rsidR="0053637F" w:rsidRPr="00747131">
        <w:rPr>
          <w:rFonts w:ascii="Times New Roman" w:hAnsi="Times New Roman" w:cs="Times New Roman" w:hint="eastAsia"/>
          <w:sz w:val="24"/>
          <w:szCs w:val="24"/>
        </w:rPr>
        <w:t>B</w:t>
      </w:r>
      <w:r w:rsidR="0053637F" w:rsidRPr="00747131">
        <w:rPr>
          <w:rFonts w:ascii="Times New Roman" w:hAnsi="Times New Roman" w:cs="Times New Roman"/>
          <w:sz w:val="24"/>
          <w:szCs w:val="24"/>
        </w:rPr>
        <w:t>M25</w:t>
      </w:r>
      <w:r w:rsidR="0053637F" w:rsidRPr="00747131">
        <w:rPr>
          <w:rFonts w:ascii="Times New Roman" w:hAnsi="Times New Roman" w:cs="Times New Roman" w:hint="eastAsia"/>
          <w:sz w:val="24"/>
          <w:szCs w:val="24"/>
        </w:rPr>
        <w:t>相关性分数或关键词相关性分数。</w:t>
      </w:r>
    </w:p>
    <w:p w14:paraId="03C5F6E0" w14:textId="062A1EF2" w:rsidR="00104083" w:rsidRPr="00747131" w:rsidRDefault="00104083" w:rsidP="00104083">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仍以工具库中工具总数为</w:t>
      </w:r>
      <w:r w:rsidRPr="00747131">
        <w:rPr>
          <w:rFonts w:ascii="Times New Roman" w:hAnsi="Times New Roman" w:cs="Times New Roman"/>
          <w:sz w:val="24"/>
          <w:szCs w:val="24"/>
        </w:rPr>
        <w:t>5</w:t>
      </w:r>
      <w:r w:rsidRPr="00747131">
        <w:rPr>
          <w:rFonts w:ascii="Times New Roman" w:hAnsi="Times New Roman" w:cs="Times New Roman" w:hint="eastAsia"/>
          <w:sz w:val="24"/>
          <w:szCs w:val="24"/>
        </w:rPr>
        <w:t>，工具</w:t>
      </w:r>
      <w:proofErr w:type="gramStart"/>
      <w:r w:rsidRPr="00747131">
        <w:rPr>
          <w:rFonts w:ascii="Times New Roman" w:hAnsi="Times New Roman" w:cs="Times New Roman" w:hint="eastAsia"/>
          <w:sz w:val="24"/>
          <w:szCs w:val="24"/>
        </w:rPr>
        <w:t>库包括</w:t>
      </w:r>
      <w:proofErr w:type="gramEnd"/>
      <w:r w:rsidRPr="00747131">
        <w:rPr>
          <w:rFonts w:ascii="Times New Roman" w:hAnsi="Times New Roman" w:cs="Times New Roman" w:hint="eastAsia"/>
          <w:sz w:val="24"/>
          <w:szCs w:val="24"/>
        </w:rPr>
        <w:t>工具</w:t>
      </w:r>
      <w:r w:rsidRPr="00747131">
        <w:rPr>
          <w:rFonts w:ascii="Times New Roman" w:hAnsi="Times New Roman" w:cs="Times New Roman" w:hint="eastAsia"/>
          <w:sz w:val="24"/>
          <w:szCs w:val="24"/>
        </w:rPr>
        <w:t>1</w:t>
      </w:r>
      <w:r w:rsidRPr="00747131">
        <w:rPr>
          <w:rFonts w:ascii="Times New Roman" w:hAnsi="Times New Roman" w:cs="Times New Roman" w:hint="eastAsia"/>
          <w:sz w:val="24"/>
          <w:szCs w:val="24"/>
        </w:rPr>
        <w:t>、工具</w:t>
      </w:r>
      <w:r w:rsidRPr="00747131">
        <w:rPr>
          <w:rFonts w:ascii="Times New Roman" w:hAnsi="Times New Roman" w:cs="Times New Roman" w:hint="eastAsia"/>
          <w:sz w:val="24"/>
          <w:szCs w:val="24"/>
        </w:rPr>
        <w:t>2</w:t>
      </w:r>
      <w:r w:rsidRPr="00747131">
        <w:rPr>
          <w:rFonts w:ascii="Times New Roman" w:hAnsi="Times New Roman" w:cs="Times New Roman" w:hint="eastAsia"/>
          <w:sz w:val="24"/>
          <w:szCs w:val="24"/>
        </w:rPr>
        <w:t>、工具</w:t>
      </w:r>
      <w:r w:rsidRPr="00747131">
        <w:rPr>
          <w:rFonts w:ascii="Times New Roman" w:hAnsi="Times New Roman" w:cs="Times New Roman" w:hint="eastAsia"/>
          <w:sz w:val="24"/>
          <w:szCs w:val="24"/>
        </w:rPr>
        <w:t>3</w:t>
      </w:r>
      <w:r w:rsidRPr="00747131">
        <w:rPr>
          <w:rFonts w:ascii="Times New Roman" w:hAnsi="Times New Roman" w:cs="Times New Roman" w:hint="eastAsia"/>
          <w:sz w:val="24"/>
          <w:szCs w:val="24"/>
        </w:rPr>
        <w:t>、工具</w:t>
      </w:r>
      <w:r w:rsidRPr="00747131">
        <w:rPr>
          <w:rFonts w:ascii="Times New Roman" w:hAnsi="Times New Roman" w:cs="Times New Roman"/>
          <w:sz w:val="24"/>
          <w:szCs w:val="24"/>
        </w:rPr>
        <w:t>4</w:t>
      </w:r>
      <w:r w:rsidRPr="00747131">
        <w:rPr>
          <w:rFonts w:ascii="Times New Roman" w:hAnsi="Times New Roman" w:cs="Times New Roman" w:hint="eastAsia"/>
          <w:sz w:val="24"/>
          <w:szCs w:val="24"/>
        </w:rPr>
        <w:t>和工具</w:t>
      </w:r>
      <w:r w:rsidRPr="00747131">
        <w:rPr>
          <w:rFonts w:ascii="Times New Roman" w:hAnsi="Times New Roman" w:cs="Times New Roman"/>
          <w:sz w:val="24"/>
          <w:szCs w:val="24"/>
        </w:rPr>
        <w:t>5</w:t>
      </w:r>
      <w:r w:rsidRPr="00747131">
        <w:rPr>
          <w:rFonts w:ascii="Times New Roman" w:hAnsi="Times New Roman" w:cs="Times New Roman" w:hint="eastAsia"/>
          <w:sz w:val="24"/>
          <w:szCs w:val="24"/>
        </w:rPr>
        <w:t>为例，</w:t>
      </w:r>
      <w:r w:rsidRPr="00747131">
        <w:rPr>
          <w:rFonts w:ascii="Times New Roman" w:hAnsi="Times New Roman" w:cs="Times New Roman" w:hint="eastAsia"/>
          <w:sz w:val="24"/>
          <w:szCs w:val="24"/>
        </w:rPr>
        <w:t>B</w:t>
      </w:r>
      <w:r w:rsidRPr="00747131">
        <w:rPr>
          <w:rFonts w:ascii="Times New Roman" w:hAnsi="Times New Roman" w:cs="Times New Roman"/>
          <w:sz w:val="24"/>
          <w:szCs w:val="24"/>
        </w:rPr>
        <w:t>M25</w:t>
      </w:r>
      <w:r w:rsidRPr="00747131">
        <w:rPr>
          <w:rFonts w:ascii="Times New Roman" w:hAnsi="Times New Roman" w:cs="Times New Roman" w:hint="eastAsia"/>
          <w:sz w:val="24"/>
          <w:szCs w:val="24"/>
        </w:rPr>
        <w:t>分数数组可以表示为：</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0.8</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0.6</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0.7</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0.1</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0.3]</w:t>
      </w:r>
      <w:r w:rsidRPr="00747131">
        <w:rPr>
          <w:rFonts w:ascii="Times New Roman" w:hAnsi="Times New Roman" w:cs="Times New Roman" w:hint="eastAsia"/>
          <w:sz w:val="24"/>
          <w:szCs w:val="24"/>
        </w:rPr>
        <w:t>。</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0.8</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0.6</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0.7</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0.1</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0.3]</w:t>
      </w:r>
      <w:r w:rsidRPr="00747131">
        <w:rPr>
          <w:rFonts w:ascii="Times New Roman" w:hAnsi="Times New Roman" w:cs="Times New Roman" w:hint="eastAsia"/>
          <w:sz w:val="24"/>
          <w:szCs w:val="24"/>
        </w:rPr>
        <w:t>中的分值从左到右分别表示为：工具</w:t>
      </w:r>
      <w:r w:rsidRPr="00747131">
        <w:rPr>
          <w:rFonts w:ascii="Times New Roman" w:hAnsi="Times New Roman" w:cs="Times New Roman" w:hint="eastAsia"/>
          <w:sz w:val="24"/>
          <w:szCs w:val="24"/>
        </w:rPr>
        <w:t>1</w:t>
      </w:r>
      <w:r w:rsidRPr="00747131">
        <w:rPr>
          <w:rFonts w:ascii="Times New Roman" w:hAnsi="Times New Roman" w:cs="Times New Roman" w:hint="eastAsia"/>
          <w:sz w:val="24"/>
          <w:szCs w:val="24"/>
        </w:rPr>
        <w:t>的得分为</w:t>
      </w:r>
      <w:r w:rsidRPr="00747131">
        <w:rPr>
          <w:rFonts w:ascii="Times New Roman" w:hAnsi="Times New Roman" w:cs="Times New Roman"/>
          <w:sz w:val="24"/>
          <w:szCs w:val="24"/>
        </w:rPr>
        <w:t>0.8</w:t>
      </w:r>
      <w:r w:rsidRPr="00747131">
        <w:rPr>
          <w:rFonts w:ascii="Times New Roman" w:hAnsi="Times New Roman" w:cs="Times New Roman" w:hint="eastAsia"/>
          <w:sz w:val="24"/>
          <w:szCs w:val="24"/>
        </w:rPr>
        <w:t>，工具</w:t>
      </w:r>
      <w:r w:rsidRPr="00747131">
        <w:rPr>
          <w:rFonts w:ascii="Times New Roman" w:hAnsi="Times New Roman" w:cs="Times New Roman"/>
          <w:sz w:val="24"/>
          <w:szCs w:val="24"/>
        </w:rPr>
        <w:t>2</w:t>
      </w:r>
      <w:r w:rsidRPr="00747131">
        <w:rPr>
          <w:rFonts w:ascii="Times New Roman" w:hAnsi="Times New Roman" w:cs="Times New Roman" w:hint="eastAsia"/>
          <w:sz w:val="24"/>
          <w:szCs w:val="24"/>
        </w:rPr>
        <w:t>的得分为</w:t>
      </w:r>
      <w:r w:rsidRPr="00747131">
        <w:rPr>
          <w:rFonts w:ascii="Times New Roman" w:hAnsi="Times New Roman" w:cs="Times New Roman"/>
          <w:sz w:val="24"/>
          <w:szCs w:val="24"/>
        </w:rPr>
        <w:t>0.6</w:t>
      </w:r>
      <w:r w:rsidRPr="00747131">
        <w:rPr>
          <w:rFonts w:ascii="Times New Roman" w:hAnsi="Times New Roman" w:cs="Times New Roman" w:hint="eastAsia"/>
          <w:sz w:val="24"/>
          <w:szCs w:val="24"/>
        </w:rPr>
        <w:t>，工具</w:t>
      </w:r>
      <w:r w:rsidRPr="00747131">
        <w:rPr>
          <w:rFonts w:ascii="Times New Roman" w:hAnsi="Times New Roman" w:cs="Times New Roman"/>
          <w:sz w:val="24"/>
          <w:szCs w:val="24"/>
        </w:rPr>
        <w:t>3</w:t>
      </w:r>
      <w:r w:rsidRPr="00747131">
        <w:rPr>
          <w:rFonts w:ascii="Times New Roman" w:hAnsi="Times New Roman" w:cs="Times New Roman" w:hint="eastAsia"/>
          <w:sz w:val="24"/>
          <w:szCs w:val="24"/>
        </w:rPr>
        <w:t>的得分为</w:t>
      </w:r>
      <w:r w:rsidRPr="00747131">
        <w:rPr>
          <w:rFonts w:ascii="Times New Roman" w:hAnsi="Times New Roman" w:cs="Times New Roman"/>
          <w:sz w:val="24"/>
          <w:szCs w:val="24"/>
        </w:rPr>
        <w:t>0.7</w:t>
      </w:r>
      <w:r w:rsidRPr="00747131">
        <w:rPr>
          <w:rFonts w:ascii="Times New Roman" w:hAnsi="Times New Roman" w:cs="Times New Roman" w:hint="eastAsia"/>
          <w:sz w:val="24"/>
          <w:szCs w:val="24"/>
        </w:rPr>
        <w:t>，工具</w:t>
      </w:r>
      <w:r w:rsidRPr="00747131">
        <w:rPr>
          <w:rFonts w:ascii="Times New Roman" w:hAnsi="Times New Roman" w:cs="Times New Roman"/>
          <w:sz w:val="24"/>
          <w:szCs w:val="24"/>
        </w:rPr>
        <w:t>4</w:t>
      </w:r>
      <w:r w:rsidRPr="00747131">
        <w:rPr>
          <w:rFonts w:ascii="Times New Roman" w:hAnsi="Times New Roman" w:cs="Times New Roman" w:hint="eastAsia"/>
          <w:sz w:val="24"/>
          <w:szCs w:val="24"/>
        </w:rPr>
        <w:t>的得分为</w:t>
      </w:r>
      <w:r w:rsidRPr="00747131">
        <w:rPr>
          <w:rFonts w:ascii="Times New Roman" w:hAnsi="Times New Roman" w:cs="Times New Roman"/>
          <w:sz w:val="24"/>
          <w:szCs w:val="24"/>
        </w:rPr>
        <w:t>0.1</w:t>
      </w:r>
      <w:r w:rsidRPr="00747131">
        <w:rPr>
          <w:rFonts w:ascii="Times New Roman" w:hAnsi="Times New Roman" w:cs="Times New Roman" w:hint="eastAsia"/>
          <w:sz w:val="24"/>
          <w:szCs w:val="24"/>
        </w:rPr>
        <w:t>，工具</w:t>
      </w:r>
      <w:r w:rsidRPr="00747131">
        <w:rPr>
          <w:rFonts w:ascii="Times New Roman" w:hAnsi="Times New Roman" w:cs="Times New Roman"/>
          <w:sz w:val="24"/>
          <w:szCs w:val="24"/>
        </w:rPr>
        <w:t>5</w:t>
      </w:r>
      <w:r w:rsidRPr="00747131">
        <w:rPr>
          <w:rFonts w:ascii="Times New Roman" w:hAnsi="Times New Roman" w:cs="Times New Roman" w:hint="eastAsia"/>
          <w:sz w:val="24"/>
          <w:szCs w:val="24"/>
        </w:rPr>
        <w:t>的得分为</w:t>
      </w:r>
      <w:r w:rsidRPr="00747131">
        <w:rPr>
          <w:rFonts w:ascii="Times New Roman" w:hAnsi="Times New Roman" w:cs="Times New Roman"/>
          <w:sz w:val="24"/>
          <w:szCs w:val="24"/>
        </w:rPr>
        <w:t>0.3</w:t>
      </w:r>
      <w:r w:rsidRPr="00747131">
        <w:rPr>
          <w:rFonts w:ascii="Times New Roman" w:hAnsi="Times New Roman" w:cs="Times New Roman" w:hint="eastAsia"/>
          <w:sz w:val="24"/>
          <w:szCs w:val="24"/>
        </w:rPr>
        <w:t>。可选地，</w:t>
      </w:r>
      <w:r w:rsidR="0053637F" w:rsidRPr="00747131">
        <w:rPr>
          <w:rFonts w:ascii="Times New Roman" w:hAnsi="Times New Roman" w:cs="Times New Roman" w:hint="eastAsia"/>
          <w:sz w:val="24"/>
          <w:szCs w:val="24"/>
        </w:rPr>
        <w:t>B</w:t>
      </w:r>
      <w:r w:rsidR="0053637F" w:rsidRPr="00747131">
        <w:rPr>
          <w:rFonts w:ascii="Times New Roman" w:hAnsi="Times New Roman" w:cs="Times New Roman"/>
          <w:sz w:val="24"/>
          <w:szCs w:val="24"/>
        </w:rPr>
        <w:t>M25</w:t>
      </w:r>
      <w:r w:rsidR="0053637F" w:rsidRPr="00747131">
        <w:rPr>
          <w:rFonts w:ascii="Times New Roman" w:hAnsi="Times New Roman" w:cs="Times New Roman" w:hint="eastAsia"/>
          <w:sz w:val="24"/>
          <w:szCs w:val="24"/>
        </w:rPr>
        <w:t>分数数组</w:t>
      </w:r>
      <w:r w:rsidRPr="00747131">
        <w:rPr>
          <w:rFonts w:ascii="Times New Roman" w:hAnsi="Times New Roman" w:cs="Times New Roman" w:hint="eastAsia"/>
          <w:sz w:val="24"/>
          <w:szCs w:val="24"/>
        </w:rPr>
        <w:t>也可以参见表</w:t>
      </w:r>
      <w:r w:rsidRPr="00747131">
        <w:rPr>
          <w:rFonts w:ascii="Times New Roman" w:hAnsi="Times New Roman" w:cs="Times New Roman"/>
          <w:sz w:val="24"/>
          <w:szCs w:val="24"/>
        </w:rPr>
        <w:t>7</w:t>
      </w:r>
      <w:r w:rsidRPr="00747131">
        <w:rPr>
          <w:rFonts w:ascii="Times New Roman" w:hAnsi="Times New Roman" w:cs="Times New Roman" w:hint="eastAsia"/>
          <w:sz w:val="24"/>
          <w:szCs w:val="24"/>
        </w:rPr>
        <w:t>或表</w:t>
      </w:r>
      <w:r w:rsidRPr="00747131">
        <w:rPr>
          <w:rFonts w:ascii="Times New Roman" w:hAnsi="Times New Roman" w:cs="Times New Roman"/>
          <w:sz w:val="24"/>
          <w:szCs w:val="24"/>
        </w:rPr>
        <w:t>8</w:t>
      </w:r>
      <w:r w:rsidRPr="00747131">
        <w:rPr>
          <w:rFonts w:ascii="Times New Roman" w:hAnsi="Times New Roman" w:cs="Times New Roman" w:hint="eastAsia"/>
          <w:sz w:val="24"/>
          <w:szCs w:val="24"/>
        </w:rPr>
        <w:t>。</w:t>
      </w:r>
    </w:p>
    <w:p w14:paraId="0BE5BB6F" w14:textId="198DA8E1" w:rsidR="00104083" w:rsidRPr="00747131" w:rsidRDefault="00104083" w:rsidP="00104083">
      <w:pPr>
        <w:spacing w:line="360" w:lineRule="exact"/>
        <w:ind w:firstLineChars="200" w:firstLine="480"/>
        <w:jc w:val="center"/>
        <w:rPr>
          <w:rFonts w:ascii="Times New Roman" w:hAnsi="Times New Roman" w:cs="Times New Roman"/>
          <w:sz w:val="24"/>
          <w:szCs w:val="24"/>
        </w:rPr>
      </w:pPr>
      <w:r w:rsidRPr="00747131">
        <w:rPr>
          <w:rFonts w:ascii="Times New Roman" w:hAnsi="Times New Roman" w:cs="Times New Roman" w:hint="eastAsia"/>
          <w:sz w:val="24"/>
          <w:szCs w:val="24"/>
        </w:rPr>
        <w:t>表</w:t>
      </w:r>
      <w:r w:rsidRPr="00747131">
        <w:rPr>
          <w:rFonts w:ascii="Times New Roman" w:hAnsi="Times New Roman" w:cs="Times New Roman"/>
          <w:sz w:val="24"/>
          <w:szCs w:val="24"/>
        </w:rPr>
        <w:t xml:space="preserve">7 </w:t>
      </w:r>
      <w:r w:rsidRPr="00747131">
        <w:rPr>
          <w:rFonts w:ascii="Times New Roman" w:hAnsi="Times New Roman" w:cs="Times New Roman" w:hint="eastAsia"/>
          <w:sz w:val="24"/>
          <w:szCs w:val="24"/>
        </w:rPr>
        <w:t>B</w:t>
      </w:r>
      <w:r w:rsidRPr="00747131">
        <w:rPr>
          <w:rFonts w:ascii="Times New Roman" w:hAnsi="Times New Roman" w:cs="Times New Roman"/>
          <w:sz w:val="24"/>
          <w:szCs w:val="24"/>
        </w:rPr>
        <w:t>M25</w:t>
      </w:r>
      <w:r w:rsidRPr="00747131">
        <w:rPr>
          <w:rFonts w:ascii="Times New Roman" w:hAnsi="Times New Roman" w:cs="Times New Roman" w:hint="eastAsia"/>
          <w:sz w:val="24"/>
          <w:szCs w:val="24"/>
        </w:rPr>
        <w:t>分数数组的一种示意</w:t>
      </w:r>
    </w:p>
    <w:tbl>
      <w:tblPr>
        <w:tblStyle w:val="a9"/>
        <w:tblW w:w="0" w:type="auto"/>
        <w:jc w:val="center"/>
        <w:tblLook w:val="04A0" w:firstRow="1" w:lastRow="0" w:firstColumn="1" w:lastColumn="0" w:noHBand="0" w:noVBand="1"/>
      </w:tblPr>
      <w:tblGrid>
        <w:gridCol w:w="1511"/>
        <w:gridCol w:w="1486"/>
        <w:gridCol w:w="1485"/>
        <w:gridCol w:w="1485"/>
        <w:gridCol w:w="1462"/>
        <w:gridCol w:w="1462"/>
      </w:tblGrid>
      <w:tr w:rsidR="00104083" w:rsidRPr="00747131" w14:paraId="1238333B" w14:textId="77777777" w:rsidTr="00CD2FA9">
        <w:trPr>
          <w:jc w:val="center"/>
        </w:trPr>
        <w:tc>
          <w:tcPr>
            <w:tcW w:w="1511" w:type="dxa"/>
          </w:tcPr>
          <w:p w14:paraId="075436B8" w14:textId="77777777" w:rsidR="00104083" w:rsidRPr="00747131" w:rsidRDefault="00104083" w:rsidP="00CD2FA9">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工具序号</w:t>
            </w:r>
          </w:p>
        </w:tc>
        <w:tc>
          <w:tcPr>
            <w:tcW w:w="1486" w:type="dxa"/>
          </w:tcPr>
          <w:p w14:paraId="44C3D675" w14:textId="77777777" w:rsidR="00104083" w:rsidRPr="00747131" w:rsidRDefault="00104083" w:rsidP="00CD2FA9">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1</w:t>
            </w:r>
          </w:p>
        </w:tc>
        <w:tc>
          <w:tcPr>
            <w:tcW w:w="1485" w:type="dxa"/>
          </w:tcPr>
          <w:p w14:paraId="28072763" w14:textId="77777777" w:rsidR="00104083" w:rsidRPr="00747131" w:rsidRDefault="00104083" w:rsidP="00CD2FA9">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2</w:t>
            </w:r>
          </w:p>
        </w:tc>
        <w:tc>
          <w:tcPr>
            <w:tcW w:w="1485" w:type="dxa"/>
          </w:tcPr>
          <w:p w14:paraId="357ED57C" w14:textId="77777777" w:rsidR="00104083" w:rsidRPr="00747131" w:rsidRDefault="00104083" w:rsidP="00CD2FA9">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3</w:t>
            </w:r>
          </w:p>
        </w:tc>
        <w:tc>
          <w:tcPr>
            <w:tcW w:w="1462" w:type="dxa"/>
          </w:tcPr>
          <w:p w14:paraId="5DD0CBB0" w14:textId="77777777" w:rsidR="00104083" w:rsidRPr="00747131" w:rsidRDefault="00104083" w:rsidP="00CD2FA9">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4</w:t>
            </w:r>
          </w:p>
        </w:tc>
        <w:tc>
          <w:tcPr>
            <w:tcW w:w="1462" w:type="dxa"/>
          </w:tcPr>
          <w:p w14:paraId="2E231061" w14:textId="77777777" w:rsidR="00104083" w:rsidRPr="00747131" w:rsidRDefault="00104083" w:rsidP="00CD2FA9">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5</w:t>
            </w:r>
          </w:p>
        </w:tc>
      </w:tr>
      <w:tr w:rsidR="00104083" w:rsidRPr="00747131" w14:paraId="0B0D440B" w14:textId="77777777" w:rsidTr="00CD2FA9">
        <w:trPr>
          <w:jc w:val="center"/>
        </w:trPr>
        <w:tc>
          <w:tcPr>
            <w:tcW w:w="1511" w:type="dxa"/>
          </w:tcPr>
          <w:p w14:paraId="111217AF" w14:textId="77777777" w:rsidR="00104083" w:rsidRPr="00747131" w:rsidRDefault="00104083" w:rsidP="00CD2FA9">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得分</w:t>
            </w:r>
          </w:p>
        </w:tc>
        <w:tc>
          <w:tcPr>
            <w:tcW w:w="1486" w:type="dxa"/>
          </w:tcPr>
          <w:p w14:paraId="7E233F5B" w14:textId="74114265" w:rsidR="00104083" w:rsidRPr="00747131" w:rsidRDefault="00104083" w:rsidP="00CD2FA9">
            <w:pPr>
              <w:spacing w:line="360" w:lineRule="exact"/>
              <w:rPr>
                <w:rFonts w:ascii="Times New Roman" w:hAnsi="Times New Roman" w:cs="Times New Roman"/>
                <w:sz w:val="24"/>
                <w:szCs w:val="24"/>
              </w:rPr>
            </w:pPr>
            <w:r w:rsidRPr="00747131">
              <w:rPr>
                <w:rFonts w:ascii="Times New Roman" w:hAnsi="Times New Roman" w:cs="Times New Roman"/>
                <w:sz w:val="24"/>
                <w:szCs w:val="24"/>
              </w:rPr>
              <w:t>0.8</w:t>
            </w:r>
          </w:p>
        </w:tc>
        <w:tc>
          <w:tcPr>
            <w:tcW w:w="1485" w:type="dxa"/>
          </w:tcPr>
          <w:p w14:paraId="29427B66" w14:textId="5B3558DB" w:rsidR="00104083" w:rsidRPr="00747131" w:rsidRDefault="00104083" w:rsidP="00CD2FA9">
            <w:pPr>
              <w:spacing w:line="360" w:lineRule="exact"/>
              <w:rPr>
                <w:rFonts w:ascii="Times New Roman" w:hAnsi="Times New Roman" w:cs="Times New Roman"/>
                <w:sz w:val="24"/>
                <w:szCs w:val="24"/>
              </w:rPr>
            </w:pPr>
            <w:r w:rsidRPr="00747131">
              <w:rPr>
                <w:rFonts w:ascii="Times New Roman" w:hAnsi="Times New Roman" w:cs="Times New Roman"/>
                <w:sz w:val="24"/>
                <w:szCs w:val="24"/>
              </w:rPr>
              <w:t>0.6</w:t>
            </w:r>
          </w:p>
        </w:tc>
        <w:tc>
          <w:tcPr>
            <w:tcW w:w="1485" w:type="dxa"/>
          </w:tcPr>
          <w:p w14:paraId="7684BCE9" w14:textId="2177D572" w:rsidR="00104083" w:rsidRPr="00747131" w:rsidRDefault="00104083" w:rsidP="00CD2FA9">
            <w:pPr>
              <w:spacing w:line="360" w:lineRule="exact"/>
              <w:rPr>
                <w:rFonts w:ascii="Times New Roman" w:hAnsi="Times New Roman" w:cs="Times New Roman"/>
                <w:sz w:val="24"/>
                <w:szCs w:val="24"/>
              </w:rPr>
            </w:pPr>
            <w:r w:rsidRPr="00747131">
              <w:rPr>
                <w:rFonts w:ascii="Times New Roman" w:hAnsi="Times New Roman" w:cs="Times New Roman"/>
                <w:sz w:val="24"/>
                <w:szCs w:val="24"/>
              </w:rPr>
              <w:t>0.7</w:t>
            </w:r>
          </w:p>
        </w:tc>
        <w:tc>
          <w:tcPr>
            <w:tcW w:w="1462" w:type="dxa"/>
          </w:tcPr>
          <w:p w14:paraId="5D503413" w14:textId="4C26089C" w:rsidR="00104083" w:rsidRPr="00747131" w:rsidRDefault="00104083" w:rsidP="00CD2FA9">
            <w:pPr>
              <w:spacing w:line="360" w:lineRule="exact"/>
              <w:rPr>
                <w:rFonts w:ascii="Times New Roman" w:hAnsi="Times New Roman" w:cs="Times New Roman"/>
                <w:sz w:val="24"/>
                <w:szCs w:val="24"/>
              </w:rPr>
            </w:pPr>
            <w:r w:rsidRPr="00747131">
              <w:rPr>
                <w:rFonts w:ascii="Times New Roman" w:hAnsi="Times New Roman" w:cs="Times New Roman"/>
                <w:sz w:val="24"/>
                <w:szCs w:val="24"/>
              </w:rPr>
              <w:t>0.1</w:t>
            </w:r>
          </w:p>
        </w:tc>
        <w:tc>
          <w:tcPr>
            <w:tcW w:w="1462" w:type="dxa"/>
          </w:tcPr>
          <w:p w14:paraId="68EA9970" w14:textId="25F279BA" w:rsidR="00104083" w:rsidRPr="00747131" w:rsidRDefault="00104083" w:rsidP="00CD2FA9">
            <w:pPr>
              <w:spacing w:line="360" w:lineRule="exact"/>
              <w:rPr>
                <w:rFonts w:ascii="Times New Roman" w:hAnsi="Times New Roman" w:cs="Times New Roman"/>
                <w:sz w:val="24"/>
                <w:szCs w:val="24"/>
              </w:rPr>
            </w:pPr>
            <w:r w:rsidRPr="00747131">
              <w:rPr>
                <w:rFonts w:ascii="Times New Roman" w:hAnsi="Times New Roman" w:cs="Times New Roman"/>
                <w:sz w:val="24"/>
                <w:szCs w:val="24"/>
              </w:rPr>
              <w:t>0.3</w:t>
            </w:r>
          </w:p>
        </w:tc>
      </w:tr>
    </w:tbl>
    <w:p w14:paraId="16F8121F" w14:textId="69ADABA6" w:rsidR="00104083" w:rsidRPr="00747131" w:rsidRDefault="00104083" w:rsidP="00104083">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如表</w:t>
      </w:r>
      <w:r w:rsidRPr="00747131">
        <w:rPr>
          <w:rFonts w:ascii="Times New Roman" w:hAnsi="Times New Roman" w:cs="Times New Roman"/>
          <w:sz w:val="24"/>
          <w:szCs w:val="24"/>
        </w:rPr>
        <w:t>7</w:t>
      </w:r>
      <w:r w:rsidRPr="00747131">
        <w:rPr>
          <w:rFonts w:ascii="Times New Roman" w:hAnsi="Times New Roman" w:cs="Times New Roman" w:hint="eastAsia"/>
          <w:sz w:val="24"/>
          <w:szCs w:val="24"/>
        </w:rPr>
        <w:t>所示</w:t>
      </w:r>
      <w:proofErr w:type="gramStart"/>
      <w:r w:rsidRPr="00747131">
        <w:rPr>
          <w:rFonts w:ascii="Times New Roman" w:hAnsi="Times New Roman" w:cs="Times New Roman" w:hint="eastAsia"/>
          <w:sz w:val="24"/>
          <w:szCs w:val="24"/>
        </w:rPr>
        <w:t>的全零分数</w:t>
      </w:r>
      <w:proofErr w:type="gramEnd"/>
      <w:r w:rsidRPr="00747131">
        <w:rPr>
          <w:rFonts w:ascii="Times New Roman" w:hAnsi="Times New Roman" w:cs="Times New Roman" w:hint="eastAsia"/>
          <w:sz w:val="24"/>
          <w:szCs w:val="24"/>
        </w:rPr>
        <w:t>数组，工具</w:t>
      </w:r>
      <w:r w:rsidRPr="00747131">
        <w:rPr>
          <w:rFonts w:ascii="Times New Roman" w:hAnsi="Times New Roman" w:cs="Times New Roman" w:hint="eastAsia"/>
          <w:sz w:val="24"/>
          <w:szCs w:val="24"/>
        </w:rPr>
        <w:t>1</w:t>
      </w:r>
      <w:r w:rsidRPr="00747131">
        <w:rPr>
          <w:rFonts w:ascii="Times New Roman" w:hAnsi="Times New Roman" w:cs="Times New Roman" w:hint="eastAsia"/>
          <w:sz w:val="24"/>
          <w:szCs w:val="24"/>
        </w:rPr>
        <w:t>的得分为</w:t>
      </w:r>
      <w:r w:rsidRPr="00747131">
        <w:rPr>
          <w:rFonts w:ascii="Times New Roman" w:hAnsi="Times New Roman" w:cs="Times New Roman"/>
          <w:sz w:val="24"/>
          <w:szCs w:val="24"/>
        </w:rPr>
        <w:t>0.8</w:t>
      </w:r>
      <w:r w:rsidRPr="00747131">
        <w:rPr>
          <w:rFonts w:ascii="Times New Roman" w:hAnsi="Times New Roman" w:cs="Times New Roman" w:hint="eastAsia"/>
          <w:sz w:val="24"/>
          <w:szCs w:val="24"/>
        </w:rPr>
        <w:t>，工具</w:t>
      </w:r>
      <w:r w:rsidRPr="00747131">
        <w:rPr>
          <w:rFonts w:ascii="Times New Roman" w:hAnsi="Times New Roman" w:cs="Times New Roman"/>
          <w:sz w:val="24"/>
          <w:szCs w:val="24"/>
        </w:rPr>
        <w:t>2</w:t>
      </w:r>
      <w:r w:rsidRPr="00747131">
        <w:rPr>
          <w:rFonts w:ascii="Times New Roman" w:hAnsi="Times New Roman" w:cs="Times New Roman" w:hint="eastAsia"/>
          <w:sz w:val="24"/>
          <w:szCs w:val="24"/>
        </w:rPr>
        <w:t>的得分为</w:t>
      </w:r>
      <w:r w:rsidRPr="00747131">
        <w:rPr>
          <w:rFonts w:ascii="Times New Roman" w:hAnsi="Times New Roman" w:cs="Times New Roman"/>
          <w:sz w:val="24"/>
          <w:szCs w:val="24"/>
        </w:rPr>
        <w:t>0.6</w:t>
      </w:r>
      <w:r w:rsidRPr="00747131">
        <w:rPr>
          <w:rFonts w:ascii="Times New Roman" w:hAnsi="Times New Roman" w:cs="Times New Roman" w:hint="eastAsia"/>
          <w:sz w:val="24"/>
          <w:szCs w:val="24"/>
        </w:rPr>
        <w:t>，工具</w:t>
      </w:r>
      <w:r w:rsidRPr="00747131">
        <w:rPr>
          <w:rFonts w:ascii="Times New Roman" w:hAnsi="Times New Roman" w:cs="Times New Roman"/>
          <w:sz w:val="24"/>
          <w:szCs w:val="24"/>
        </w:rPr>
        <w:t>3</w:t>
      </w:r>
      <w:r w:rsidRPr="00747131">
        <w:rPr>
          <w:rFonts w:ascii="Times New Roman" w:hAnsi="Times New Roman" w:cs="Times New Roman" w:hint="eastAsia"/>
          <w:sz w:val="24"/>
          <w:szCs w:val="24"/>
        </w:rPr>
        <w:t>的得分为</w:t>
      </w:r>
      <w:r w:rsidRPr="00747131">
        <w:rPr>
          <w:rFonts w:ascii="Times New Roman" w:hAnsi="Times New Roman" w:cs="Times New Roman"/>
          <w:sz w:val="24"/>
          <w:szCs w:val="24"/>
        </w:rPr>
        <w:t>0.7</w:t>
      </w:r>
      <w:r w:rsidRPr="00747131">
        <w:rPr>
          <w:rFonts w:ascii="Times New Roman" w:hAnsi="Times New Roman" w:cs="Times New Roman" w:hint="eastAsia"/>
          <w:sz w:val="24"/>
          <w:szCs w:val="24"/>
        </w:rPr>
        <w:t>，工具</w:t>
      </w:r>
      <w:r w:rsidRPr="00747131">
        <w:rPr>
          <w:rFonts w:ascii="Times New Roman" w:hAnsi="Times New Roman" w:cs="Times New Roman"/>
          <w:sz w:val="24"/>
          <w:szCs w:val="24"/>
        </w:rPr>
        <w:t>4</w:t>
      </w:r>
      <w:r w:rsidRPr="00747131">
        <w:rPr>
          <w:rFonts w:ascii="Times New Roman" w:hAnsi="Times New Roman" w:cs="Times New Roman" w:hint="eastAsia"/>
          <w:sz w:val="24"/>
          <w:szCs w:val="24"/>
        </w:rPr>
        <w:t>的得分为</w:t>
      </w:r>
      <w:r w:rsidRPr="00747131">
        <w:rPr>
          <w:rFonts w:ascii="Times New Roman" w:hAnsi="Times New Roman" w:cs="Times New Roman"/>
          <w:sz w:val="24"/>
          <w:szCs w:val="24"/>
        </w:rPr>
        <w:t>0.1</w:t>
      </w:r>
      <w:r w:rsidRPr="00747131">
        <w:rPr>
          <w:rFonts w:ascii="Times New Roman" w:hAnsi="Times New Roman" w:cs="Times New Roman" w:hint="eastAsia"/>
          <w:sz w:val="24"/>
          <w:szCs w:val="24"/>
        </w:rPr>
        <w:t>，工具</w:t>
      </w:r>
      <w:r w:rsidRPr="00747131">
        <w:rPr>
          <w:rFonts w:ascii="Times New Roman" w:hAnsi="Times New Roman" w:cs="Times New Roman"/>
          <w:sz w:val="24"/>
          <w:szCs w:val="24"/>
        </w:rPr>
        <w:t>5</w:t>
      </w:r>
      <w:r w:rsidRPr="00747131">
        <w:rPr>
          <w:rFonts w:ascii="Times New Roman" w:hAnsi="Times New Roman" w:cs="Times New Roman" w:hint="eastAsia"/>
          <w:sz w:val="24"/>
          <w:szCs w:val="24"/>
        </w:rPr>
        <w:t>的得分为</w:t>
      </w:r>
      <w:r w:rsidRPr="00747131">
        <w:rPr>
          <w:rFonts w:ascii="Times New Roman" w:hAnsi="Times New Roman" w:cs="Times New Roman"/>
          <w:sz w:val="24"/>
          <w:szCs w:val="24"/>
        </w:rPr>
        <w:t>0.3</w:t>
      </w:r>
      <w:r w:rsidRPr="00747131">
        <w:rPr>
          <w:rFonts w:ascii="Times New Roman" w:hAnsi="Times New Roman" w:cs="Times New Roman" w:hint="eastAsia"/>
          <w:sz w:val="24"/>
          <w:szCs w:val="24"/>
        </w:rPr>
        <w:t>。</w:t>
      </w:r>
    </w:p>
    <w:p w14:paraId="45DBE49C" w14:textId="6B4D8B3E" w:rsidR="00104083" w:rsidRPr="00747131" w:rsidRDefault="00104083" w:rsidP="00104083">
      <w:pPr>
        <w:spacing w:line="360" w:lineRule="exact"/>
        <w:ind w:firstLineChars="200" w:firstLine="480"/>
        <w:jc w:val="center"/>
        <w:rPr>
          <w:rFonts w:ascii="Times New Roman" w:hAnsi="Times New Roman" w:cs="Times New Roman"/>
          <w:sz w:val="24"/>
          <w:szCs w:val="24"/>
        </w:rPr>
      </w:pPr>
      <w:r w:rsidRPr="00747131">
        <w:rPr>
          <w:rFonts w:ascii="Times New Roman" w:hAnsi="Times New Roman" w:cs="Times New Roman" w:hint="eastAsia"/>
          <w:sz w:val="24"/>
          <w:szCs w:val="24"/>
        </w:rPr>
        <w:t>表</w:t>
      </w:r>
      <w:r w:rsidRPr="00747131">
        <w:rPr>
          <w:rFonts w:ascii="Times New Roman" w:hAnsi="Times New Roman" w:cs="Times New Roman"/>
          <w:sz w:val="24"/>
          <w:szCs w:val="24"/>
        </w:rPr>
        <w:t xml:space="preserve">8 </w:t>
      </w:r>
      <w:r w:rsidRPr="00747131">
        <w:rPr>
          <w:rFonts w:ascii="Times New Roman" w:hAnsi="Times New Roman" w:cs="Times New Roman" w:hint="eastAsia"/>
          <w:sz w:val="24"/>
          <w:szCs w:val="24"/>
        </w:rPr>
        <w:t>B</w:t>
      </w:r>
      <w:r w:rsidRPr="00747131">
        <w:rPr>
          <w:rFonts w:ascii="Times New Roman" w:hAnsi="Times New Roman" w:cs="Times New Roman"/>
          <w:sz w:val="24"/>
          <w:szCs w:val="24"/>
        </w:rPr>
        <w:t>M25</w:t>
      </w:r>
      <w:r w:rsidRPr="00747131">
        <w:rPr>
          <w:rFonts w:ascii="Times New Roman" w:hAnsi="Times New Roman" w:cs="Times New Roman" w:hint="eastAsia"/>
          <w:sz w:val="24"/>
          <w:szCs w:val="24"/>
        </w:rPr>
        <w:t>分数数组的另一种示意</w:t>
      </w:r>
    </w:p>
    <w:tbl>
      <w:tblPr>
        <w:tblStyle w:val="a9"/>
        <w:tblW w:w="0" w:type="auto"/>
        <w:jc w:val="center"/>
        <w:tblLook w:val="04A0" w:firstRow="1" w:lastRow="0" w:firstColumn="1" w:lastColumn="0" w:noHBand="0" w:noVBand="1"/>
      </w:tblPr>
      <w:tblGrid>
        <w:gridCol w:w="1511"/>
        <w:gridCol w:w="1486"/>
        <w:gridCol w:w="1485"/>
        <w:gridCol w:w="1485"/>
        <w:gridCol w:w="1462"/>
        <w:gridCol w:w="1462"/>
      </w:tblGrid>
      <w:tr w:rsidR="00104083" w:rsidRPr="00747131" w14:paraId="67F9FCFC" w14:textId="77777777" w:rsidTr="00CD2FA9">
        <w:trPr>
          <w:jc w:val="center"/>
        </w:trPr>
        <w:tc>
          <w:tcPr>
            <w:tcW w:w="1511" w:type="dxa"/>
          </w:tcPr>
          <w:p w14:paraId="1FDE1B1A" w14:textId="77777777" w:rsidR="00104083" w:rsidRPr="00747131" w:rsidRDefault="00104083" w:rsidP="00104083">
            <w:pPr>
              <w:spacing w:line="360" w:lineRule="exact"/>
              <w:rPr>
                <w:rFonts w:ascii="Times New Roman" w:hAnsi="Times New Roman" w:cs="Times New Roman"/>
                <w:sz w:val="24"/>
                <w:szCs w:val="24"/>
              </w:rPr>
            </w:pPr>
            <w:r w:rsidRPr="00747131">
              <w:rPr>
                <w:rFonts w:ascii="Times New Roman" w:hAnsi="Times New Roman" w:cs="Times New Roman" w:hint="eastAsia"/>
                <w:sz w:val="24"/>
                <w:szCs w:val="24"/>
              </w:rPr>
              <w:t>得分</w:t>
            </w:r>
          </w:p>
        </w:tc>
        <w:tc>
          <w:tcPr>
            <w:tcW w:w="1486" w:type="dxa"/>
          </w:tcPr>
          <w:p w14:paraId="26C27389" w14:textId="13D2AB13" w:rsidR="00104083" w:rsidRPr="00747131" w:rsidRDefault="00104083" w:rsidP="00104083">
            <w:pPr>
              <w:spacing w:line="360" w:lineRule="exact"/>
              <w:rPr>
                <w:rFonts w:ascii="Times New Roman" w:hAnsi="Times New Roman" w:cs="Times New Roman"/>
                <w:sz w:val="24"/>
                <w:szCs w:val="24"/>
              </w:rPr>
            </w:pPr>
            <w:r w:rsidRPr="00747131">
              <w:rPr>
                <w:rFonts w:ascii="Times New Roman" w:hAnsi="Times New Roman" w:cs="Times New Roman"/>
                <w:sz w:val="24"/>
                <w:szCs w:val="24"/>
              </w:rPr>
              <w:t>0.8</w:t>
            </w:r>
          </w:p>
        </w:tc>
        <w:tc>
          <w:tcPr>
            <w:tcW w:w="1485" w:type="dxa"/>
          </w:tcPr>
          <w:p w14:paraId="0CD7265D" w14:textId="6BCEBE4E" w:rsidR="00104083" w:rsidRPr="00747131" w:rsidRDefault="00104083" w:rsidP="00104083">
            <w:pPr>
              <w:spacing w:line="360" w:lineRule="exact"/>
              <w:rPr>
                <w:rFonts w:ascii="Times New Roman" w:hAnsi="Times New Roman" w:cs="Times New Roman"/>
                <w:sz w:val="24"/>
                <w:szCs w:val="24"/>
              </w:rPr>
            </w:pPr>
            <w:r w:rsidRPr="00747131">
              <w:rPr>
                <w:rFonts w:ascii="Times New Roman" w:hAnsi="Times New Roman" w:cs="Times New Roman"/>
                <w:sz w:val="24"/>
                <w:szCs w:val="24"/>
              </w:rPr>
              <w:t>0.6</w:t>
            </w:r>
          </w:p>
        </w:tc>
        <w:tc>
          <w:tcPr>
            <w:tcW w:w="1485" w:type="dxa"/>
          </w:tcPr>
          <w:p w14:paraId="34E77E39" w14:textId="24C1B5AD" w:rsidR="00104083" w:rsidRPr="00747131" w:rsidRDefault="00104083" w:rsidP="00104083">
            <w:pPr>
              <w:spacing w:line="360" w:lineRule="exact"/>
              <w:rPr>
                <w:rFonts w:ascii="Times New Roman" w:hAnsi="Times New Roman" w:cs="Times New Roman"/>
                <w:sz w:val="24"/>
                <w:szCs w:val="24"/>
              </w:rPr>
            </w:pPr>
            <w:r w:rsidRPr="00747131">
              <w:rPr>
                <w:rFonts w:ascii="Times New Roman" w:hAnsi="Times New Roman" w:cs="Times New Roman"/>
                <w:sz w:val="24"/>
                <w:szCs w:val="24"/>
              </w:rPr>
              <w:t>0.7</w:t>
            </w:r>
          </w:p>
        </w:tc>
        <w:tc>
          <w:tcPr>
            <w:tcW w:w="1462" w:type="dxa"/>
          </w:tcPr>
          <w:p w14:paraId="2FE232A4" w14:textId="22FD40C0" w:rsidR="00104083" w:rsidRPr="00747131" w:rsidRDefault="00104083" w:rsidP="00104083">
            <w:pPr>
              <w:spacing w:line="360" w:lineRule="exact"/>
              <w:rPr>
                <w:rFonts w:ascii="Times New Roman" w:hAnsi="Times New Roman" w:cs="Times New Roman"/>
                <w:sz w:val="24"/>
                <w:szCs w:val="24"/>
              </w:rPr>
            </w:pPr>
            <w:r w:rsidRPr="00747131">
              <w:rPr>
                <w:rFonts w:ascii="Times New Roman" w:hAnsi="Times New Roman" w:cs="Times New Roman"/>
                <w:sz w:val="24"/>
                <w:szCs w:val="24"/>
              </w:rPr>
              <w:t>0.1</w:t>
            </w:r>
          </w:p>
        </w:tc>
        <w:tc>
          <w:tcPr>
            <w:tcW w:w="1462" w:type="dxa"/>
          </w:tcPr>
          <w:p w14:paraId="13BD8091" w14:textId="54A65B8C" w:rsidR="00104083" w:rsidRPr="00747131" w:rsidRDefault="00104083" w:rsidP="00104083">
            <w:pPr>
              <w:spacing w:line="360" w:lineRule="exact"/>
              <w:rPr>
                <w:rFonts w:ascii="Times New Roman" w:hAnsi="Times New Roman" w:cs="Times New Roman"/>
                <w:sz w:val="24"/>
                <w:szCs w:val="24"/>
              </w:rPr>
            </w:pPr>
            <w:r w:rsidRPr="00747131">
              <w:rPr>
                <w:rFonts w:ascii="Times New Roman" w:hAnsi="Times New Roman" w:cs="Times New Roman"/>
                <w:sz w:val="24"/>
                <w:szCs w:val="24"/>
              </w:rPr>
              <w:t>0.3</w:t>
            </w:r>
          </w:p>
        </w:tc>
      </w:tr>
    </w:tbl>
    <w:p w14:paraId="4E84AC7C" w14:textId="44F9E076" w:rsidR="00104083" w:rsidRPr="00747131" w:rsidRDefault="00104083"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与</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0.8</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0.6</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0.7</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0.1</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0.3]</w:t>
      </w:r>
      <w:r w:rsidRPr="00747131">
        <w:rPr>
          <w:rFonts w:ascii="Times New Roman" w:hAnsi="Times New Roman" w:cs="Times New Roman" w:hint="eastAsia"/>
          <w:sz w:val="24"/>
          <w:szCs w:val="24"/>
        </w:rPr>
        <w:t>中的分值含义类似地，表</w:t>
      </w:r>
      <w:r w:rsidRPr="00747131">
        <w:rPr>
          <w:rFonts w:ascii="Times New Roman" w:hAnsi="Times New Roman" w:cs="Times New Roman"/>
          <w:sz w:val="24"/>
          <w:szCs w:val="24"/>
        </w:rPr>
        <w:t>8</w:t>
      </w:r>
      <w:r w:rsidRPr="00747131">
        <w:rPr>
          <w:rFonts w:ascii="Times New Roman" w:hAnsi="Times New Roman" w:cs="Times New Roman" w:hint="eastAsia"/>
          <w:sz w:val="24"/>
          <w:szCs w:val="24"/>
        </w:rPr>
        <w:t>中的分值从左到右分别表示为：工具</w:t>
      </w:r>
      <w:r w:rsidRPr="00747131">
        <w:rPr>
          <w:rFonts w:ascii="Times New Roman" w:hAnsi="Times New Roman" w:cs="Times New Roman" w:hint="eastAsia"/>
          <w:sz w:val="24"/>
          <w:szCs w:val="24"/>
        </w:rPr>
        <w:t>1</w:t>
      </w:r>
      <w:r w:rsidRPr="00747131">
        <w:rPr>
          <w:rFonts w:ascii="Times New Roman" w:hAnsi="Times New Roman" w:cs="Times New Roman" w:hint="eastAsia"/>
          <w:sz w:val="24"/>
          <w:szCs w:val="24"/>
        </w:rPr>
        <w:t>的得分为</w:t>
      </w:r>
      <w:r w:rsidRPr="00747131">
        <w:rPr>
          <w:rFonts w:ascii="Times New Roman" w:hAnsi="Times New Roman" w:cs="Times New Roman"/>
          <w:sz w:val="24"/>
          <w:szCs w:val="24"/>
        </w:rPr>
        <w:t>0.8</w:t>
      </w:r>
      <w:r w:rsidRPr="00747131">
        <w:rPr>
          <w:rFonts w:ascii="Times New Roman" w:hAnsi="Times New Roman" w:cs="Times New Roman" w:hint="eastAsia"/>
          <w:sz w:val="24"/>
          <w:szCs w:val="24"/>
        </w:rPr>
        <w:t>，工具</w:t>
      </w:r>
      <w:r w:rsidRPr="00747131">
        <w:rPr>
          <w:rFonts w:ascii="Times New Roman" w:hAnsi="Times New Roman" w:cs="Times New Roman"/>
          <w:sz w:val="24"/>
          <w:szCs w:val="24"/>
        </w:rPr>
        <w:t>2</w:t>
      </w:r>
      <w:r w:rsidRPr="00747131">
        <w:rPr>
          <w:rFonts w:ascii="Times New Roman" w:hAnsi="Times New Roman" w:cs="Times New Roman" w:hint="eastAsia"/>
          <w:sz w:val="24"/>
          <w:szCs w:val="24"/>
        </w:rPr>
        <w:t>的得分为</w:t>
      </w:r>
      <w:r w:rsidRPr="00747131">
        <w:rPr>
          <w:rFonts w:ascii="Times New Roman" w:hAnsi="Times New Roman" w:cs="Times New Roman"/>
          <w:sz w:val="24"/>
          <w:szCs w:val="24"/>
        </w:rPr>
        <w:t>0.6</w:t>
      </w:r>
      <w:r w:rsidRPr="00747131">
        <w:rPr>
          <w:rFonts w:ascii="Times New Roman" w:hAnsi="Times New Roman" w:cs="Times New Roman" w:hint="eastAsia"/>
          <w:sz w:val="24"/>
          <w:szCs w:val="24"/>
        </w:rPr>
        <w:t>，工具</w:t>
      </w:r>
      <w:r w:rsidRPr="00747131">
        <w:rPr>
          <w:rFonts w:ascii="Times New Roman" w:hAnsi="Times New Roman" w:cs="Times New Roman"/>
          <w:sz w:val="24"/>
          <w:szCs w:val="24"/>
        </w:rPr>
        <w:t>3</w:t>
      </w:r>
      <w:r w:rsidRPr="00747131">
        <w:rPr>
          <w:rFonts w:ascii="Times New Roman" w:hAnsi="Times New Roman" w:cs="Times New Roman" w:hint="eastAsia"/>
          <w:sz w:val="24"/>
          <w:szCs w:val="24"/>
        </w:rPr>
        <w:t>的得分为</w:t>
      </w:r>
      <w:r w:rsidRPr="00747131">
        <w:rPr>
          <w:rFonts w:ascii="Times New Roman" w:hAnsi="Times New Roman" w:cs="Times New Roman"/>
          <w:sz w:val="24"/>
          <w:szCs w:val="24"/>
        </w:rPr>
        <w:t>0.7</w:t>
      </w:r>
      <w:r w:rsidRPr="00747131">
        <w:rPr>
          <w:rFonts w:ascii="Times New Roman" w:hAnsi="Times New Roman" w:cs="Times New Roman" w:hint="eastAsia"/>
          <w:sz w:val="24"/>
          <w:szCs w:val="24"/>
        </w:rPr>
        <w:t>，工具</w:t>
      </w:r>
      <w:r w:rsidRPr="00747131">
        <w:rPr>
          <w:rFonts w:ascii="Times New Roman" w:hAnsi="Times New Roman" w:cs="Times New Roman"/>
          <w:sz w:val="24"/>
          <w:szCs w:val="24"/>
        </w:rPr>
        <w:t>4</w:t>
      </w:r>
      <w:r w:rsidRPr="00747131">
        <w:rPr>
          <w:rFonts w:ascii="Times New Roman" w:hAnsi="Times New Roman" w:cs="Times New Roman" w:hint="eastAsia"/>
          <w:sz w:val="24"/>
          <w:szCs w:val="24"/>
        </w:rPr>
        <w:t>的得分</w:t>
      </w:r>
      <w:r w:rsidRPr="00747131">
        <w:rPr>
          <w:rFonts w:ascii="Times New Roman" w:hAnsi="Times New Roman" w:cs="Times New Roman" w:hint="eastAsia"/>
          <w:sz w:val="24"/>
          <w:szCs w:val="24"/>
        </w:rPr>
        <w:lastRenderedPageBreak/>
        <w:t>为</w:t>
      </w:r>
      <w:r w:rsidRPr="00747131">
        <w:rPr>
          <w:rFonts w:ascii="Times New Roman" w:hAnsi="Times New Roman" w:cs="Times New Roman"/>
          <w:sz w:val="24"/>
          <w:szCs w:val="24"/>
        </w:rPr>
        <w:t>0.1</w:t>
      </w:r>
      <w:r w:rsidRPr="00747131">
        <w:rPr>
          <w:rFonts w:ascii="Times New Roman" w:hAnsi="Times New Roman" w:cs="Times New Roman" w:hint="eastAsia"/>
          <w:sz w:val="24"/>
          <w:szCs w:val="24"/>
        </w:rPr>
        <w:t>，工具</w:t>
      </w:r>
      <w:r w:rsidRPr="00747131">
        <w:rPr>
          <w:rFonts w:ascii="Times New Roman" w:hAnsi="Times New Roman" w:cs="Times New Roman"/>
          <w:sz w:val="24"/>
          <w:szCs w:val="24"/>
        </w:rPr>
        <w:t>5</w:t>
      </w:r>
      <w:r w:rsidRPr="00747131">
        <w:rPr>
          <w:rFonts w:ascii="Times New Roman" w:hAnsi="Times New Roman" w:cs="Times New Roman" w:hint="eastAsia"/>
          <w:sz w:val="24"/>
          <w:szCs w:val="24"/>
        </w:rPr>
        <w:t>的得分为</w:t>
      </w:r>
      <w:r w:rsidRPr="00747131">
        <w:rPr>
          <w:rFonts w:ascii="Times New Roman" w:hAnsi="Times New Roman" w:cs="Times New Roman"/>
          <w:sz w:val="24"/>
          <w:szCs w:val="24"/>
        </w:rPr>
        <w:t>0.3</w:t>
      </w:r>
      <w:r w:rsidRPr="00747131">
        <w:rPr>
          <w:rFonts w:ascii="Times New Roman" w:hAnsi="Times New Roman" w:cs="Times New Roman" w:hint="eastAsia"/>
          <w:sz w:val="24"/>
          <w:szCs w:val="24"/>
        </w:rPr>
        <w:t>。</w:t>
      </w:r>
    </w:p>
    <w:p w14:paraId="4124DF7E" w14:textId="418DA956" w:rsidR="00AD4550" w:rsidRPr="00747131" w:rsidRDefault="00AD4550"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S</w:t>
      </w:r>
      <w:r w:rsidRPr="00747131">
        <w:rPr>
          <w:rFonts w:ascii="Times New Roman" w:hAnsi="Times New Roman" w:cs="Times New Roman"/>
          <w:sz w:val="24"/>
          <w:szCs w:val="24"/>
        </w:rPr>
        <w:t>605-S606</w:t>
      </w:r>
      <w:r w:rsidRPr="00747131">
        <w:rPr>
          <w:rFonts w:ascii="Times New Roman" w:hAnsi="Times New Roman" w:cs="Times New Roman" w:hint="eastAsia"/>
          <w:sz w:val="24"/>
          <w:szCs w:val="24"/>
        </w:rPr>
        <w:t>可以理解为通过</w:t>
      </w:r>
      <w:r w:rsidRPr="00747131">
        <w:rPr>
          <w:rFonts w:ascii="Times New Roman" w:hAnsi="Times New Roman" w:cs="Times New Roman"/>
          <w:sz w:val="24"/>
          <w:szCs w:val="24"/>
        </w:rPr>
        <w:t>关键词通路</w:t>
      </w:r>
      <w:r w:rsidRPr="00747131">
        <w:rPr>
          <w:rFonts w:ascii="Times New Roman" w:hAnsi="Times New Roman" w:cs="Times New Roman" w:hint="eastAsia"/>
          <w:sz w:val="24"/>
          <w:szCs w:val="24"/>
        </w:rPr>
        <w:t>，进行关键词召回和工具评分。</w:t>
      </w:r>
      <w:r w:rsidR="00783F5B" w:rsidRPr="00747131">
        <w:rPr>
          <w:rFonts w:ascii="Times New Roman" w:hAnsi="Times New Roman" w:cs="Times New Roman"/>
          <w:sz w:val="24"/>
          <w:szCs w:val="24"/>
        </w:rPr>
        <w:t>关键词通路</w:t>
      </w:r>
      <w:r w:rsidRPr="00747131">
        <w:rPr>
          <w:rFonts w:ascii="Times New Roman" w:hAnsi="Times New Roman" w:cs="Times New Roman" w:hint="eastAsia"/>
          <w:sz w:val="24"/>
          <w:szCs w:val="24"/>
        </w:rPr>
        <w:t>可以称为通路</w:t>
      </w:r>
      <w:r w:rsidR="00783F5B" w:rsidRPr="00747131">
        <w:rPr>
          <w:rFonts w:ascii="Times New Roman" w:hAnsi="Times New Roman" w:cs="Times New Roman" w:hint="eastAsia"/>
          <w:sz w:val="24"/>
          <w:szCs w:val="24"/>
        </w:rPr>
        <w:t>二</w:t>
      </w:r>
      <w:r w:rsidRPr="00747131">
        <w:rPr>
          <w:rFonts w:ascii="Times New Roman" w:hAnsi="Times New Roman" w:cs="Times New Roman" w:hint="eastAsia"/>
          <w:sz w:val="24"/>
          <w:szCs w:val="24"/>
        </w:rPr>
        <w:t>。</w:t>
      </w:r>
    </w:p>
    <w:p w14:paraId="72A63017" w14:textId="49F3FB45" w:rsidR="00B54084" w:rsidRPr="00747131" w:rsidRDefault="00B54084"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在获得语义分数数组和</w:t>
      </w:r>
      <w:r w:rsidRPr="00747131">
        <w:rPr>
          <w:rFonts w:ascii="Times New Roman" w:hAnsi="Times New Roman" w:cs="Times New Roman" w:hint="eastAsia"/>
          <w:sz w:val="24"/>
          <w:szCs w:val="24"/>
        </w:rPr>
        <w:t>B</w:t>
      </w:r>
      <w:r w:rsidRPr="00747131">
        <w:rPr>
          <w:rFonts w:ascii="Times New Roman" w:hAnsi="Times New Roman" w:cs="Times New Roman"/>
          <w:sz w:val="24"/>
          <w:szCs w:val="24"/>
        </w:rPr>
        <w:t>M25</w:t>
      </w:r>
      <w:r w:rsidRPr="00747131">
        <w:rPr>
          <w:rFonts w:ascii="Times New Roman" w:hAnsi="Times New Roman" w:cs="Times New Roman" w:hint="eastAsia"/>
          <w:sz w:val="24"/>
          <w:szCs w:val="24"/>
        </w:rPr>
        <w:t>分数数组的情况下，</w:t>
      </w:r>
      <w:r w:rsidR="007952E8" w:rsidRPr="00747131">
        <w:rPr>
          <w:rFonts w:ascii="Times New Roman" w:hAnsi="Times New Roman" w:cs="Times New Roman" w:hint="eastAsia"/>
          <w:sz w:val="24"/>
          <w:szCs w:val="24"/>
        </w:rPr>
        <w:t>电子设备可以对工具库中工具的</w:t>
      </w:r>
      <w:r w:rsidR="00942AB2" w:rsidRPr="00747131">
        <w:rPr>
          <w:rFonts w:ascii="Times New Roman" w:hAnsi="Times New Roman" w:cs="Times New Roman" w:hint="eastAsia"/>
          <w:sz w:val="24"/>
          <w:szCs w:val="24"/>
        </w:rPr>
        <w:t>得分进行如</w:t>
      </w:r>
      <w:r w:rsidR="00942AB2" w:rsidRPr="00747131">
        <w:rPr>
          <w:rFonts w:ascii="Times New Roman" w:hAnsi="Times New Roman" w:cs="Times New Roman" w:hint="eastAsia"/>
          <w:sz w:val="24"/>
          <w:szCs w:val="24"/>
        </w:rPr>
        <w:t>S</w:t>
      </w:r>
      <w:r w:rsidR="00942AB2" w:rsidRPr="00747131">
        <w:rPr>
          <w:rFonts w:ascii="Times New Roman" w:hAnsi="Times New Roman" w:cs="Times New Roman"/>
          <w:sz w:val="24"/>
          <w:szCs w:val="24"/>
        </w:rPr>
        <w:t>607-</w:t>
      </w:r>
      <w:r w:rsidR="00942AB2" w:rsidRPr="00747131">
        <w:rPr>
          <w:rFonts w:ascii="Times New Roman" w:hAnsi="Times New Roman" w:cs="Times New Roman" w:hint="eastAsia"/>
          <w:sz w:val="24"/>
          <w:szCs w:val="24"/>
        </w:rPr>
        <w:t xml:space="preserve"> S</w:t>
      </w:r>
      <w:r w:rsidR="00942AB2" w:rsidRPr="00747131">
        <w:rPr>
          <w:rFonts w:ascii="Times New Roman" w:hAnsi="Times New Roman" w:cs="Times New Roman"/>
          <w:sz w:val="24"/>
          <w:szCs w:val="24"/>
        </w:rPr>
        <w:t>609</w:t>
      </w:r>
      <w:r w:rsidR="00942AB2" w:rsidRPr="00747131">
        <w:rPr>
          <w:rFonts w:ascii="Times New Roman" w:hAnsi="Times New Roman" w:cs="Times New Roman" w:hint="eastAsia"/>
          <w:sz w:val="24"/>
          <w:szCs w:val="24"/>
        </w:rPr>
        <w:t>所示的融合与排序，以实现用户查询对应工具的召回。</w:t>
      </w:r>
    </w:p>
    <w:p w14:paraId="72B48B58" w14:textId="0B391C9F" w:rsidR="00F42768" w:rsidRPr="00747131" w:rsidRDefault="00F42768"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S</w:t>
      </w:r>
      <w:r w:rsidRPr="00747131">
        <w:rPr>
          <w:rFonts w:ascii="Times New Roman" w:hAnsi="Times New Roman" w:cs="Times New Roman"/>
          <w:sz w:val="24"/>
          <w:szCs w:val="24"/>
        </w:rPr>
        <w:t>607</w:t>
      </w:r>
      <w:r w:rsidRPr="00747131">
        <w:rPr>
          <w:rFonts w:ascii="Times New Roman" w:hAnsi="Times New Roman" w:cs="Times New Roman" w:hint="eastAsia"/>
          <w:sz w:val="24"/>
          <w:szCs w:val="24"/>
        </w:rPr>
        <w:t>、</w:t>
      </w:r>
      <w:r w:rsidR="003F6545" w:rsidRPr="00747131">
        <w:rPr>
          <w:rFonts w:ascii="Times New Roman" w:hAnsi="Times New Roman" w:cs="Times New Roman" w:hint="eastAsia"/>
          <w:sz w:val="24"/>
          <w:szCs w:val="24"/>
        </w:rPr>
        <w:t>最小</w:t>
      </w:r>
      <w:r w:rsidR="003F6545" w:rsidRPr="00747131">
        <w:rPr>
          <w:rFonts w:ascii="Times New Roman" w:hAnsi="Times New Roman" w:cs="Times New Roman"/>
          <w:sz w:val="24"/>
          <w:szCs w:val="24"/>
        </w:rPr>
        <w:t>-</w:t>
      </w:r>
      <w:r w:rsidR="003F6545" w:rsidRPr="00747131">
        <w:rPr>
          <w:rFonts w:ascii="Times New Roman" w:hAnsi="Times New Roman" w:cs="Times New Roman" w:hint="eastAsia"/>
          <w:sz w:val="24"/>
          <w:szCs w:val="24"/>
        </w:rPr>
        <w:t>最大归一化两个分数数组至</w:t>
      </w:r>
      <w:r w:rsidR="003F6545" w:rsidRPr="00747131">
        <w:rPr>
          <w:rFonts w:ascii="Times New Roman" w:hAnsi="Times New Roman" w:cs="Times New Roman"/>
          <w:sz w:val="24"/>
          <w:szCs w:val="24"/>
        </w:rPr>
        <w:t>[0</w:t>
      </w:r>
      <w:r w:rsidR="00D57715" w:rsidRPr="00747131">
        <w:rPr>
          <w:rFonts w:ascii="Times New Roman" w:hAnsi="Times New Roman" w:cs="Times New Roman" w:hint="eastAsia"/>
          <w:sz w:val="24"/>
          <w:szCs w:val="24"/>
        </w:rPr>
        <w:t>，</w:t>
      </w:r>
      <w:r w:rsidR="003F6545" w:rsidRPr="00747131">
        <w:rPr>
          <w:rFonts w:ascii="Times New Roman" w:hAnsi="Times New Roman" w:cs="Times New Roman"/>
          <w:sz w:val="24"/>
          <w:szCs w:val="24"/>
        </w:rPr>
        <w:t>1]</w:t>
      </w:r>
      <w:r w:rsidR="003F6545" w:rsidRPr="00747131">
        <w:rPr>
          <w:rFonts w:ascii="Times New Roman" w:hAnsi="Times New Roman" w:cs="Times New Roman" w:hint="eastAsia"/>
          <w:sz w:val="24"/>
          <w:szCs w:val="24"/>
        </w:rPr>
        <w:t>区间。</w:t>
      </w:r>
    </w:p>
    <w:p w14:paraId="066BC40F" w14:textId="5E3D9AD1" w:rsidR="00A07EEA" w:rsidRPr="00747131" w:rsidRDefault="00820AF8"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示例性地，电子设备可以对语义分数数组和</w:t>
      </w:r>
      <w:r w:rsidRPr="00747131">
        <w:rPr>
          <w:rFonts w:ascii="Times New Roman" w:hAnsi="Times New Roman" w:cs="Times New Roman" w:hint="eastAsia"/>
          <w:sz w:val="24"/>
          <w:szCs w:val="24"/>
        </w:rPr>
        <w:t>B</w:t>
      </w:r>
      <w:r w:rsidRPr="00747131">
        <w:rPr>
          <w:rFonts w:ascii="Times New Roman" w:hAnsi="Times New Roman" w:cs="Times New Roman"/>
          <w:sz w:val="24"/>
          <w:szCs w:val="24"/>
        </w:rPr>
        <w:t>M25</w:t>
      </w:r>
      <w:r w:rsidRPr="00747131">
        <w:rPr>
          <w:rFonts w:ascii="Times New Roman" w:hAnsi="Times New Roman" w:cs="Times New Roman" w:hint="eastAsia"/>
          <w:sz w:val="24"/>
          <w:szCs w:val="24"/>
        </w:rPr>
        <w:t>分数数组分别进行最小</w:t>
      </w:r>
      <w:r w:rsidRPr="00747131">
        <w:rPr>
          <w:rFonts w:ascii="Times New Roman" w:hAnsi="Times New Roman" w:cs="Times New Roman"/>
          <w:sz w:val="24"/>
          <w:szCs w:val="24"/>
        </w:rPr>
        <w:t>-</w:t>
      </w:r>
      <w:r w:rsidRPr="00747131">
        <w:rPr>
          <w:rFonts w:ascii="Times New Roman" w:hAnsi="Times New Roman" w:cs="Times New Roman" w:hint="eastAsia"/>
          <w:sz w:val="24"/>
          <w:szCs w:val="24"/>
        </w:rPr>
        <w:t>最大（</w:t>
      </w:r>
      <w:r w:rsidRPr="00747131">
        <w:rPr>
          <w:rFonts w:ascii="Times New Roman" w:hAnsi="Times New Roman" w:cs="Times New Roman"/>
          <w:sz w:val="24"/>
          <w:szCs w:val="24"/>
        </w:rPr>
        <w:t>min-max</w:t>
      </w:r>
      <w:r w:rsidRPr="00747131">
        <w:rPr>
          <w:rFonts w:ascii="Times New Roman" w:hAnsi="Times New Roman" w:cs="Times New Roman" w:hint="eastAsia"/>
          <w:sz w:val="24"/>
          <w:szCs w:val="24"/>
        </w:rPr>
        <w:t>）归一化处理</w:t>
      </w:r>
      <w:r w:rsidR="00D57715" w:rsidRPr="00747131">
        <w:rPr>
          <w:rFonts w:ascii="Times New Roman" w:hAnsi="Times New Roman" w:cs="Times New Roman" w:hint="eastAsia"/>
          <w:sz w:val="24"/>
          <w:szCs w:val="24"/>
        </w:rPr>
        <w:t>，</w:t>
      </w:r>
      <w:r w:rsidR="00547E97" w:rsidRPr="00747131">
        <w:rPr>
          <w:rFonts w:ascii="Times New Roman" w:hAnsi="Times New Roman" w:cs="Times New Roman" w:hint="eastAsia"/>
          <w:sz w:val="24"/>
          <w:szCs w:val="24"/>
        </w:rPr>
        <w:t>得到归一化语义分数数组</w:t>
      </w:r>
      <w:r w:rsidR="00A07EEA" w:rsidRPr="00747131">
        <w:rPr>
          <w:rFonts w:ascii="Times New Roman" w:hAnsi="Times New Roman" w:cs="Times New Roman" w:hint="eastAsia"/>
          <w:sz w:val="24"/>
          <w:szCs w:val="24"/>
        </w:rPr>
        <w:t>（</w:t>
      </w:r>
      <w:r w:rsidR="00A07EEA" w:rsidRPr="00747131">
        <w:rPr>
          <w:rFonts w:ascii="Times New Roman" w:hAnsi="Times New Roman" w:cs="Times New Roman"/>
          <w:sz w:val="24"/>
          <w:szCs w:val="24"/>
        </w:rPr>
        <w:t>norm semantic scores</w:t>
      </w:r>
      <w:r w:rsidR="00A07EEA" w:rsidRPr="00747131">
        <w:rPr>
          <w:rFonts w:ascii="Times New Roman" w:hAnsi="Times New Roman" w:cs="Times New Roman" w:hint="eastAsia"/>
          <w:sz w:val="24"/>
          <w:szCs w:val="24"/>
        </w:rPr>
        <w:t>）</w:t>
      </w:r>
      <w:r w:rsidR="00547E97" w:rsidRPr="00747131">
        <w:rPr>
          <w:rFonts w:ascii="Times New Roman" w:hAnsi="Times New Roman" w:cs="Times New Roman" w:hint="eastAsia"/>
          <w:sz w:val="24"/>
          <w:szCs w:val="24"/>
        </w:rPr>
        <w:t>和归一化</w:t>
      </w:r>
      <w:r w:rsidR="00547E97" w:rsidRPr="00747131">
        <w:rPr>
          <w:rFonts w:ascii="Times New Roman" w:hAnsi="Times New Roman" w:cs="Times New Roman" w:hint="eastAsia"/>
          <w:sz w:val="24"/>
          <w:szCs w:val="24"/>
        </w:rPr>
        <w:t>B</w:t>
      </w:r>
      <w:r w:rsidR="00547E97" w:rsidRPr="00747131">
        <w:rPr>
          <w:rFonts w:ascii="Times New Roman" w:hAnsi="Times New Roman" w:cs="Times New Roman"/>
          <w:sz w:val="24"/>
          <w:szCs w:val="24"/>
        </w:rPr>
        <w:t>M25</w:t>
      </w:r>
      <w:r w:rsidR="00547E97" w:rsidRPr="00747131">
        <w:rPr>
          <w:rFonts w:ascii="Times New Roman" w:hAnsi="Times New Roman" w:cs="Times New Roman" w:hint="eastAsia"/>
          <w:sz w:val="24"/>
          <w:szCs w:val="24"/>
        </w:rPr>
        <w:t>分数数组</w:t>
      </w:r>
      <w:r w:rsidR="00A07EEA" w:rsidRPr="00747131">
        <w:rPr>
          <w:rFonts w:ascii="Times New Roman" w:hAnsi="Times New Roman" w:cs="Times New Roman" w:hint="eastAsia"/>
          <w:sz w:val="24"/>
          <w:szCs w:val="24"/>
        </w:rPr>
        <w:t>（</w:t>
      </w:r>
      <w:r w:rsidR="00A07EEA" w:rsidRPr="00747131">
        <w:rPr>
          <w:rFonts w:ascii="Times New Roman" w:hAnsi="Times New Roman" w:cs="Times New Roman"/>
          <w:sz w:val="24"/>
          <w:szCs w:val="24"/>
        </w:rPr>
        <w:t>norm BM25 scores</w:t>
      </w:r>
      <w:r w:rsidR="00A07EEA" w:rsidRPr="00747131">
        <w:rPr>
          <w:rFonts w:ascii="Times New Roman" w:hAnsi="Times New Roman" w:cs="Times New Roman" w:hint="eastAsia"/>
          <w:sz w:val="24"/>
          <w:szCs w:val="24"/>
        </w:rPr>
        <w:t>）</w:t>
      </w:r>
      <w:r w:rsidR="00547E97" w:rsidRPr="00747131">
        <w:rPr>
          <w:rFonts w:ascii="Times New Roman" w:hAnsi="Times New Roman" w:cs="Times New Roman" w:hint="eastAsia"/>
          <w:sz w:val="24"/>
          <w:szCs w:val="24"/>
        </w:rPr>
        <w:t>。</w:t>
      </w:r>
      <w:r w:rsidR="00A07EEA" w:rsidRPr="00747131">
        <w:rPr>
          <w:rFonts w:ascii="Times New Roman" w:hAnsi="Times New Roman" w:cs="Times New Roman" w:hint="eastAsia"/>
          <w:sz w:val="24"/>
          <w:szCs w:val="24"/>
        </w:rPr>
        <w:t>其中，</w:t>
      </w:r>
      <w:r w:rsidR="00A07EEA" w:rsidRPr="00747131">
        <w:rPr>
          <w:rFonts w:ascii="Times New Roman" w:hAnsi="Times New Roman" w:cs="Times New Roman"/>
          <w:sz w:val="24"/>
          <w:szCs w:val="24"/>
        </w:rPr>
        <w:t>norm semantic scores</w:t>
      </w:r>
      <w:r w:rsidR="00A07EEA" w:rsidRPr="00747131">
        <w:rPr>
          <w:rFonts w:ascii="Times New Roman" w:hAnsi="Times New Roman" w:cs="Times New Roman" w:hint="eastAsia"/>
          <w:sz w:val="24"/>
          <w:szCs w:val="24"/>
        </w:rPr>
        <w:t>可以表示为</w:t>
      </w:r>
      <w:proofErr w:type="spellStart"/>
      <w:r w:rsidR="00A07EEA" w:rsidRPr="00747131">
        <w:rPr>
          <w:rFonts w:ascii="Times New Roman" w:hAnsi="Times New Roman" w:cs="Times New Roman"/>
          <w:sz w:val="24"/>
          <w:szCs w:val="24"/>
        </w:rPr>
        <w:t>Norm_Semantic_Scores</w:t>
      </w:r>
      <w:proofErr w:type="spellEnd"/>
      <w:r w:rsidR="00A07EEA" w:rsidRPr="00747131">
        <w:rPr>
          <w:rFonts w:ascii="Times New Roman" w:hAnsi="Times New Roman" w:cs="Times New Roman" w:hint="eastAsia"/>
          <w:sz w:val="24"/>
          <w:szCs w:val="24"/>
        </w:rPr>
        <w:t>或</w:t>
      </w:r>
      <w:proofErr w:type="spellStart"/>
      <w:r w:rsidR="00A07EEA" w:rsidRPr="00747131">
        <w:rPr>
          <w:rFonts w:ascii="Times New Roman" w:hAnsi="Times New Roman" w:cs="Times New Roman"/>
          <w:sz w:val="24"/>
          <w:szCs w:val="24"/>
        </w:rPr>
        <w:t>norm_semantic_scores</w:t>
      </w:r>
      <w:proofErr w:type="spellEnd"/>
      <w:r w:rsidR="00A07EEA" w:rsidRPr="00747131">
        <w:rPr>
          <w:rFonts w:ascii="Times New Roman" w:hAnsi="Times New Roman" w:cs="Times New Roman" w:hint="eastAsia"/>
          <w:sz w:val="24"/>
          <w:szCs w:val="24"/>
        </w:rPr>
        <w:t>。</w:t>
      </w:r>
      <w:r w:rsidR="00A07EEA" w:rsidRPr="00747131">
        <w:rPr>
          <w:rFonts w:ascii="Times New Roman" w:hAnsi="Times New Roman" w:cs="Times New Roman"/>
          <w:sz w:val="24"/>
          <w:szCs w:val="24"/>
        </w:rPr>
        <w:t>norm BM25 scores</w:t>
      </w:r>
      <w:r w:rsidR="00A07EEA" w:rsidRPr="00747131">
        <w:rPr>
          <w:rFonts w:ascii="Times New Roman" w:hAnsi="Times New Roman" w:cs="Times New Roman" w:hint="eastAsia"/>
          <w:sz w:val="24"/>
          <w:szCs w:val="24"/>
        </w:rPr>
        <w:t>可以表示为</w:t>
      </w:r>
      <w:r w:rsidR="00A07EEA" w:rsidRPr="00747131">
        <w:rPr>
          <w:rFonts w:ascii="Times New Roman" w:hAnsi="Times New Roman" w:cs="Times New Roman"/>
          <w:sz w:val="24"/>
          <w:szCs w:val="24"/>
        </w:rPr>
        <w:t>Norm_BM25_Scores</w:t>
      </w:r>
      <w:r w:rsidR="00A07EEA" w:rsidRPr="00747131">
        <w:rPr>
          <w:rFonts w:ascii="Times New Roman" w:hAnsi="Times New Roman" w:cs="Times New Roman" w:hint="eastAsia"/>
          <w:sz w:val="24"/>
          <w:szCs w:val="24"/>
        </w:rPr>
        <w:t>或</w:t>
      </w:r>
      <w:r w:rsidR="00A07EEA" w:rsidRPr="00747131">
        <w:rPr>
          <w:rFonts w:ascii="Times New Roman" w:hAnsi="Times New Roman" w:cs="Times New Roman" w:hint="eastAsia"/>
          <w:sz w:val="24"/>
          <w:szCs w:val="24"/>
        </w:rPr>
        <w:t>n</w:t>
      </w:r>
      <w:r w:rsidR="00A07EEA" w:rsidRPr="00747131">
        <w:rPr>
          <w:rFonts w:ascii="Times New Roman" w:hAnsi="Times New Roman" w:cs="Times New Roman"/>
          <w:sz w:val="24"/>
          <w:szCs w:val="24"/>
        </w:rPr>
        <w:t>orm_BM25_scores</w:t>
      </w:r>
      <w:r w:rsidR="00A07EEA" w:rsidRPr="00747131">
        <w:rPr>
          <w:rFonts w:ascii="Times New Roman" w:hAnsi="Times New Roman" w:cs="Times New Roman" w:hint="eastAsia"/>
          <w:sz w:val="24"/>
          <w:szCs w:val="24"/>
        </w:rPr>
        <w:t>。</w:t>
      </w:r>
    </w:p>
    <w:p w14:paraId="5CBA3500" w14:textId="4F6B9255" w:rsidR="00942AB2" w:rsidRPr="00747131" w:rsidRDefault="00547E97"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这样，可以实现将语义分数数组和</w:t>
      </w:r>
      <w:r w:rsidRPr="00747131">
        <w:rPr>
          <w:rFonts w:ascii="Times New Roman" w:hAnsi="Times New Roman" w:cs="Times New Roman" w:hint="eastAsia"/>
          <w:sz w:val="24"/>
          <w:szCs w:val="24"/>
        </w:rPr>
        <w:t>B</w:t>
      </w:r>
      <w:r w:rsidRPr="00747131">
        <w:rPr>
          <w:rFonts w:ascii="Times New Roman" w:hAnsi="Times New Roman" w:cs="Times New Roman"/>
          <w:sz w:val="24"/>
          <w:szCs w:val="24"/>
        </w:rPr>
        <w:t>M25</w:t>
      </w:r>
      <w:r w:rsidRPr="00747131">
        <w:rPr>
          <w:rFonts w:ascii="Times New Roman" w:hAnsi="Times New Roman" w:cs="Times New Roman" w:hint="eastAsia"/>
          <w:sz w:val="24"/>
          <w:szCs w:val="24"/>
        </w:rPr>
        <w:t>分数数组</w:t>
      </w:r>
      <w:r w:rsidR="00D57715" w:rsidRPr="00747131">
        <w:rPr>
          <w:rFonts w:ascii="Times New Roman" w:hAnsi="Times New Roman" w:cs="Times New Roman" w:hint="eastAsia"/>
          <w:sz w:val="24"/>
          <w:szCs w:val="24"/>
        </w:rPr>
        <w:t>中各元素（如得分）统一映射到</w:t>
      </w:r>
      <w:r w:rsidR="00D57715" w:rsidRPr="00747131">
        <w:rPr>
          <w:rFonts w:ascii="Times New Roman" w:hAnsi="Times New Roman" w:cs="Times New Roman" w:hint="eastAsia"/>
          <w:sz w:val="24"/>
          <w:szCs w:val="24"/>
        </w:rPr>
        <w:t>[</w:t>
      </w:r>
      <w:r w:rsidR="00D57715" w:rsidRPr="00747131">
        <w:rPr>
          <w:rFonts w:ascii="Times New Roman" w:hAnsi="Times New Roman" w:cs="Times New Roman"/>
          <w:sz w:val="24"/>
          <w:szCs w:val="24"/>
        </w:rPr>
        <w:t>0</w:t>
      </w:r>
      <w:r w:rsidR="00D57715" w:rsidRPr="00747131">
        <w:rPr>
          <w:rFonts w:ascii="Times New Roman" w:hAnsi="Times New Roman" w:cs="Times New Roman" w:hint="eastAsia"/>
          <w:sz w:val="24"/>
          <w:szCs w:val="24"/>
        </w:rPr>
        <w:t>，</w:t>
      </w:r>
      <w:r w:rsidR="00D57715" w:rsidRPr="00747131">
        <w:rPr>
          <w:rFonts w:ascii="Times New Roman" w:hAnsi="Times New Roman" w:cs="Times New Roman"/>
          <w:sz w:val="24"/>
          <w:szCs w:val="24"/>
        </w:rPr>
        <w:t xml:space="preserve">1] </w:t>
      </w:r>
      <w:r w:rsidR="00D57715" w:rsidRPr="00747131">
        <w:rPr>
          <w:rFonts w:ascii="Times New Roman" w:hAnsi="Times New Roman" w:cs="Times New Roman"/>
          <w:sz w:val="24"/>
          <w:szCs w:val="24"/>
        </w:rPr>
        <w:t>区间，</w:t>
      </w:r>
      <w:r w:rsidR="00D57715" w:rsidRPr="00747131">
        <w:rPr>
          <w:rFonts w:ascii="Times New Roman" w:hAnsi="Times New Roman" w:cs="Times New Roman" w:hint="eastAsia"/>
          <w:sz w:val="24"/>
          <w:szCs w:val="24"/>
        </w:rPr>
        <w:t>使得</w:t>
      </w:r>
      <w:r w:rsidRPr="00747131">
        <w:rPr>
          <w:rFonts w:ascii="Times New Roman" w:hAnsi="Times New Roman" w:cs="Times New Roman" w:hint="eastAsia"/>
          <w:sz w:val="24"/>
          <w:szCs w:val="24"/>
        </w:rPr>
        <w:t>归一化语义分数数组和归一化</w:t>
      </w:r>
      <w:r w:rsidRPr="00747131">
        <w:rPr>
          <w:rFonts w:ascii="Times New Roman" w:hAnsi="Times New Roman" w:cs="Times New Roman" w:hint="eastAsia"/>
          <w:sz w:val="24"/>
          <w:szCs w:val="24"/>
        </w:rPr>
        <w:t>B</w:t>
      </w:r>
      <w:r w:rsidRPr="00747131">
        <w:rPr>
          <w:rFonts w:ascii="Times New Roman" w:hAnsi="Times New Roman" w:cs="Times New Roman"/>
          <w:sz w:val="24"/>
          <w:szCs w:val="24"/>
        </w:rPr>
        <w:t>M25</w:t>
      </w:r>
      <w:r w:rsidRPr="00747131">
        <w:rPr>
          <w:rFonts w:ascii="Times New Roman" w:hAnsi="Times New Roman" w:cs="Times New Roman" w:hint="eastAsia"/>
          <w:sz w:val="24"/>
          <w:szCs w:val="24"/>
        </w:rPr>
        <w:t>分数数组</w:t>
      </w:r>
      <w:r w:rsidR="00D57715" w:rsidRPr="00747131">
        <w:rPr>
          <w:rFonts w:ascii="Times New Roman" w:hAnsi="Times New Roman" w:cs="Times New Roman" w:hint="eastAsia"/>
          <w:sz w:val="24"/>
          <w:szCs w:val="24"/>
        </w:rPr>
        <w:t>量纲一致，进而</w:t>
      </w:r>
      <w:r w:rsidRPr="00747131">
        <w:rPr>
          <w:rFonts w:ascii="Times New Roman" w:hAnsi="Times New Roman" w:cs="Times New Roman" w:hint="eastAsia"/>
          <w:sz w:val="24"/>
          <w:szCs w:val="24"/>
        </w:rPr>
        <w:t>可以减少</w:t>
      </w:r>
      <w:r w:rsidR="00D57715" w:rsidRPr="00747131">
        <w:rPr>
          <w:rFonts w:ascii="Times New Roman" w:hAnsi="Times New Roman" w:cs="Times New Roman"/>
          <w:sz w:val="24"/>
          <w:szCs w:val="24"/>
        </w:rPr>
        <w:t>量纲不一致影响</w:t>
      </w:r>
      <w:r w:rsidRPr="00747131">
        <w:rPr>
          <w:rFonts w:ascii="Times New Roman" w:hAnsi="Times New Roman" w:cs="Times New Roman" w:hint="eastAsia"/>
          <w:sz w:val="24"/>
          <w:szCs w:val="24"/>
        </w:rPr>
        <w:t>工具召回准确性的发生概率</w:t>
      </w:r>
      <w:r w:rsidR="00D57715" w:rsidRPr="00747131">
        <w:rPr>
          <w:rFonts w:ascii="Times New Roman" w:hAnsi="Times New Roman" w:cs="Times New Roman"/>
          <w:sz w:val="24"/>
          <w:szCs w:val="24"/>
        </w:rPr>
        <w:t>。</w:t>
      </w:r>
    </w:p>
    <w:p w14:paraId="02437E55" w14:textId="563227C5" w:rsidR="00F42768" w:rsidRPr="00747131" w:rsidRDefault="00F42768"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S</w:t>
      </w:r>
      <w:r w:rsidRPr="00747131">
        <w:rPr>
          <w:rFonts w:ascii="Times New Roman" w:hAnsi="Times New Roman" w:cs="Times New Roman"/>
          <w:sz w:val="24"/>
          <w:szCs w:val="24"/>
        </w:rPr>
        <w:t>608</w:t>
      </w:r>
      <w:r w:rsidRPr="00747131">
        <w:rPr>
          <w:rFonts w:ascii="Times New Roman" w:hAnsi="Times New Roman" w:cs="Times New Roman" w:hint="eastAsia"/>
          <w:sz w:val="24"/>
          <w:szCs w:val="24"/>
        </w:rPr>
        <w:t>、</w:t>
      </w:r>
      <w:r w:rsidR="003F6545" w:rsidRPr="00747131">
        <w:rPr>
          <w:rFonts w:ascii="Times New Roman" w:hAnsi="Times New Roman" w:cs="Times New Roman" w:hint="eastAsia"/>
          <w:sz w:val="24"/>
          <w:szCs w:val="24"/>
        </w:rPr>
        <w:t>加权线性融合，得到最终</w:t>
      </w:r>
      <w:r w:rsidR="00547E97" w:rsidRPr="00747131">
        <w:rPr>
          <w:rFonts w:ascii="Times New Roman" w:hAnsi="Times New Roman" w:cs="Times New Roman" w:hint="eastAsia"/>
          <w:sz w:val="24"/>
          <w:szCs w:val="24"/>
        </w:rPr>
        <w:t>分数</w:t>
      </w:r>
      <w:r w:rsidR="003F6545" w:rsidRPr="00747131">
        <w:rPr>
          <w:rFonts w:ascii="Times New Roman" w:hAnsi="Times New Roman" w:cs="Times New Roman" w:hint="eastAsia"/>
          <w:sz w:val="24"/>
          <w:szCs w:val="24"/>
        </w:rPr>
        <w:t>。</w:t>
      </w:r>
    </w:p>
    <w:p w14:paraId="6A6BABAB" w14:textId="2AA2DA6D" w:rsidR="00547E97" w:rsidRPr="00747131" w:rsidRDefault="00547E97"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示例性地，电子设备可以分别对归一化语义分数数组和归一化</w:t>
      </w:r>
      <w:r w:rsidRPr="00747131">
        <w:rPr>
          <w:rFonts w:ascii="Times New Roman" w:hAnsi="Times New Roman" w:cs="Times New Roman" w:hint="eastAsia"/>
          <w:sz w:val="24"/>
          <w:szCs w:val="24"/>
        </w:rPr>
        <w:t>B</w:t>
      </w:r>
      <w:r w:rsidRPr="00747131">
        <w:rPr>
          <w:rFonts w:ascii="Times New Roman" w:hAnsi="Times New Roman" w:cs="Times New Roman"/>
          <w:sz w:val="24"/>
          <w:szCs w:val="24"/>
        </w:rPr>
        <w:t>M25</w:t>
      </w:r>
      <w:r w:rsidRPr="00747131">
        <w:rPr>
          <w:rFonts w:ascii="Times New Roman" w:hAnsi="Times New Roman" w:cs="Times New Roman" w:hint="eastAsia"/>
          <w:sz w:val="24"/>
          <w:szCs w:val="24"/>
        </w:rPr>
        <w:t>分数数组中对应元素进行线性加权求和，实现对两个归一化后的分数数组进行逐元素的线性加权求和，得到工具库中</w:t>
      </w:r>
      <w:proofErr w:type="gramStart"/>
      <w:r w:rsidRPr="00747131">
        <w:rPr>
          <w:rFonts w:ascii="Times New Roman" w:hAnsi="Times New Roman" w:cs="Times New Roman" w:hint="eastAsia"/>
          <w:sz w:val="24"/>
          <w:szCs w:val="24"/>
        </w:rPr>
        <w:t>各工具</w:t>
      </w:r>
      <w:proofErr w:type="gramEnd"/>
      <w:r w:rsidRPr="00747131">
        <w:rPr>
          <w:rFonts w:ascii="Times New Roman" w:hAnsi="Times New Roman" w:cs="Times New Roman" w:hint="eastAsia"/>
          <w:sz w:val="24"/>
          <w:szCs w:val="24"/>
        </w:rPr>
        <w:t>的最终分数（</w:t>
      </w:r>
      <w:r w:rsidRPr="00747131">
        <w:rPr>
          <w:rFonts w:ascii="Times New Roman" w:hAnsi="Times New Roman" w:cs="Times New Roman"/>
          <w:sz w:val="24"/>
          <w:szCs w:val="24"/>
        </w:rPr>
        <w:t>final score</w:t>
      </w:r>
      <w:r w:rsidRPr="00747131">
        <w:rPr>
          <w:rFonts w:ascii="Times New Roman" w:hAnsi="Times New Roman" w:cs="Times New Roman" w:hint="eastAsia"/>
          <w:sz w:val="24"/>
          <w:szCs w:val="24"/>
        </w:rPr>
        <w:t>）</w:t>
      </w:r>
      <w:r w:rsidR="00C24F84" w:rsidRPr="00747131">
        <w:rPr>
          <w:rFonts w:ascii="Times New Roman" w:hAnsi="Times New Roman" w:cs="Times New Roman" w:hint="eastAsia"/>
          <w:sz w:val="24"/>
          <w:szCs w:val="24"/>
        </w:rPr>
        <w:t>，或者得到</w:t>
      </w:r>
      <w:proofErr w:type="gramStart"/>
      <w:r w:rsidR="00C24F84" w:rsidRPr="00747131">
        <w:rPr>
          <w:rFonts w:ascii="Times New Roman" w:hAnsi="Times New Roman" w:cs="Times New Roman" w:hint="eastAsia"/>
          <w:sz w:val="24"/>
          <w:szCs w:val="24"/>
        </w:rPr>
        <w:t>由工具库中各工具</w:t>
      </w:r>
      <w:proofErr w:type="gramEnd"/>
      <w:r w:rsidR="00C24F84" w:rsidRPr="00747131">
        <w:rPr>
          <w:rFonts w:ascii="Times New Roman" w:hAnsi="Times New Roman" w:cs="Times New Roman" w:hint="eastAsia"/>
          <w:sz w:val="24"/>
          <w:szCs w:val="24"/>
        </w:rPr>
        <w:t>的最终分数构成的最终分数数组</w:t>
      </w:r>
      <w:r w:rsidRPr="00747131">
        <w:rPr>
          <w:rFonts w:ascii="Times New Roman" w:hAnsi="Times New Roman" w:cs="Times New Roman" w:hint="eastAsia"/>
          <w:sz w:val="24"/>
          <w:szCs w:val="24"/>
        </w:rPr>
        <w:t>。最终分数可以称为最终综合得分或最终得分。</w:t>
      </w:r>
      <w:r w:rsidR="00C24F84" w:rsidRPr="00747131">
        <w:rPr>
          <w:rFonts w:ascii="Times New Roman" w:hAnsi="Times New Roman" w:cs="Times New Roman"/>
          <w:sz w:val="24"/>
          <w:szCs w:val="24"/>
        </w:rPr>
        <w:t>final score</w:t>
      </w:r>
      <w:r w:rsidR="00C24F84" w:rsidRPr="00747131">
        <w:rPr>
          <w:rFonts w:ascii="Times New Roman" w:hAnsi="Times New Roman" w:cs="Times New Roman" w:hint="eastAsia"/>
          <w:sz w:val="24"/>
          <w:szCs w:val="24"/>
        </w:rPr>
        <w:t>可以表示为</w:t>
      </w:r>
      <w:proofErr w:type="spellStart"/>
      <w:r w:rsidR="00C24F84" w:rsidRPr="00747131">
        <w:rPr>
          <w:rFonts w:ascii="Times New Roman" w:hAnsi="Times New Roman" w:cs="Times New Roman"/>
          <w:sz w:val="24"/>
          <w:szCs w:val="24"/>
        </w:rPr>
        <w:t>final</w:t>
      </w:r>
      <w:r w:rsidR="00C24F84" w:rsidRPr="00747131">
        <w:rPr>
          <w:rFonts w:ascii="Times New Roman" w:hAnsi="Times New Roman" w:cs="Times New Roman" w:hint="eastAsia"/>
          <w:sz w:val="24"/>
          <w:szCs w:val="24"/>
        </w:rPr>
        <w:t>_</w:t>
      </w:r>
      <w:r w:rsidR="00C24F84" w:rsidRPr="00747131">
        <w:rPr>
          <w:rFonts w:ascii="Times New Roman" w:hAnsi="Times New Roman" w:cs="Times New Roman"/>
          <w:sz w:val="24"/>
          <w:szCs w:val="24"/>
        </w:rPr>
        <w:t>score</w:t>
      </w:r>
      <w:proofErr w:type="spellEnd"/>
      <w:r w:rsidR="00C24F84" w:rsidRPr="00747131">
        <w:rPr>
          <w:rFonts w:ascii="Times New Roman" w:hAnsi="Times New Roman" w:cs="Times New Roman" w:hint="eastAsia"/>
          <w:sz w:val="24"/>
          <w:szCs w:val="24"/>
        </w:rPr>
        <w:t>或</w:t>
      </w:r>
      <w:proofErr w:type="spellStart"/>
      <w:r w:rsidR="00C24F84" w:rsidRPr="00747131">
        <w:rPr>
          <w:rFonts w:ascii="Times New Roman" w:hAnsi="Times New Roman" w:cs="Times New Roman"/>
          <w:sz w:val="24"/>
          <w:szCs w:val="24"/>
        </w:rPr>
        <w:t>Final_Scores</w:t>
      </w:r>
      <w:proofErr w:type="spellEnd"/>
      <w:r w:rsidR="00C24F84" w:rsidRPr="00747131">
        <w:rPr>
          <w:rFonts w:ascii="Times New Roman" w:hAnsi="Times New Roman" w:cs="Times New Roman"/>
          <w:sz w:val="24"/>
          <w:szCs w:val="24"/>
        </w:rPr>
        <w:t>。</w:t>
      </w:r>
    </w:p>
    <w:p w14:paraId="28077BB8" w14:textId="685C53FB" w:rsidR="00A07EEA" w:rsidRPr="00747131" w:rsidRDefault="00A07EEA"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工具库中第</w:t>
      </w:r>
      <w:r w:rsidRPr="00747131">
        <w:rPr>
          <w:rFonts w:ascii="Times New Roman" w:hAnsi="Times New Roman" w:cs="Times New Roman" w:hint="eastAsia"/>
          <w:sz w:val="24"/>
          <w:szCs w:val="24"/>
        </w:rPr>
        <w:t>i</w:t>
      </w:r>
      <w:proofErr w:type="gramStart"/>
      <w:r w:rsidRPr="00747131">
        <w:rPr>
          <w:rFonts w:ascii="Times New Roman" w:hAnsi="Times New Roman" w:cs="Times New Roman" w:hint="eastAsia"/>
          <w:sz w:val="24"/>
          <w:szCs w:val="24"/>
        </w:rPr>
        <w:t>个</w:t>
      </w:r>
      <w:proofErr w:type="gramEnd"/>
      <w:r w:rsidRPr="00747131">
        <w:rPr>
          <w:rFonts w:ascii="Times New Roman" w:hAnsi="Times New Roman" w:cs="Times New Roman" w:hint="eastAsia"/>
          <w:sz w:val="24"/>
          <w:szCs w:val="24"/>
        </w:rPr>
        <w:t>工具的最终分数满足：第</w:t>
      </w:r>
      <w:r w:rsidRPr="00747131">
        <w:rPr>
          <w:rFonts w:ascii="Times New Roman" w:hAnsi="Times New Roman" w:cs="Times New Roman" w:hint="eastAsia"/>
          <w:sz w:val="24"/>
          <w:szCs w:val="24"/>
        </w:rPr>
        <w:t>i</w:t>
      </w:r>
      <w:proofErr w:type="gramStart"/>
      <w:r w:rsidRPr="00747131">
        <w:rPr>
          <w:rFonts w:ascii="Times New Roman" w:hAnsi="Times New Roman" w:cs="Times New Roman" w:hint="eastAsia"/>
          <w:sz w:val="24"/>
          <w:szCs w:val="24"/>
        </w:rPr>
        <w:t>个</w:t>
      </w:r>
      <w:proofErr w:type="gramEnd"/>
      <w:r w:rsidRPr="00747131">
        <w:rPr>
          <w:rFonts w:ascii="Times New Roman" w:hAnsi="Times New Roman" w:cs="Times New Roman" w:hint="eastAsia"/>
          <w:sz w:val="24"/>
          <w:szCs w:val="24"/>
        </w:rPr>
        <w:t>工具的最终分数</w:t>
      </w:r>
      <w:r w:rsidRPr="00747131">
        <w:rPr>
          <w:rFonts w:ascii="Times New Roman" w:hAnsi="Times New Roman" w:cs="Times New Roman" w:hint="eastAsia"/>
          <w:sz w:val="24"/>
          <w:szCs w:val="24"/>
        </w:rPr>
        <w:t>=</w:t>
      </w:r>
      <w:r w:rsidR="0020464A" w:rsidRPr="00747131">
        <w:rPr>
          <w:rFonts w:ascii="Times New Roman" w:hAnsi="Times New Roman" w:cs="Times New Roman"/>
          <w:sz w:val="24"/>
          <w:szCs w:val="24"/>
        </w:rPr>
        <w:t>α×</w:t>
      </w:r>
      <w:r w:rsidR="0020464A" w:rsidRPr="00747131">
        <w:rPr>
          <w:rFonts w:ascii="Times New Roman" w:hAnsi="Times New Roman" w:cs="Times New Roman" w:hint="eastAsia"/>
          <w:sz w:val="24"/>
          <w:szCs w:val="24"/>
        </w:rPr>
        <w:t>第</w:t>
      </w:r>
      <w:r w:rsidR="0020464A" w:rsidRPr="00747131">
        <w:rPr>
          <w:rFonts w:ascii="Times New Roman" w:hAnsi="Times New Roman" w:cs="Times New Roman" w:hint="eastAsia"/>
          <w:sz w:val="24"/>
          <w:szCs w:val="24"/>
        </w:rPr>
        <w:t>i</w:t>
      </w:r>
      <w:proofErr w:type="gramStart"/>
      <w:r w:rsidR="0020464A" w:rsidRPr="00747131">
        <w:rPr>
          <w:rFonts w:ascii="Times New Roman" w:hAnsi="Times New Roman" w:cs="Times New Roman" w:hint="eastAsia"/>
          <w:sz w:val="24"/>
          <w:szCs w:val="24"/>
        </w:rPr>
        <w:t>个</w:t>
      </w:r>
      <w:proofErr w:type="gramEnd"/>
      <w:r w:rsidR="0020464A" w:rsidRPr="00747131">
        <w:rPr>
          <w:rFonts w:ascii="Times New Roman" w:hAnsi="Times New Roman" w:cs="Times New Roman" w:hint="eastAsia"/>
          <w:sz w:val="24"/>
          <w:szCs w:val="24"/>
        </w:rPr>
        <w:t>工具在归一化语义分数数组中的得分</w:t>
      </w:r>
      <w:r w:rsidR="0020464A" w:rsidRPr="00747131">
        <w:rPr>
          <w:rFonts w:ascii="Times New Roman" w:hAnsi="Times New Roman" w:cs="Times New Roman"/>
          <w:sz w:val="24"/>
          <w:szCs w:val="24"/>
        </w:rPr>
        <w:t>+</w:t>
      </w:r>
      <w:r w:rsidR="0020464A" w:rsidRPr="00747131">
        <w:rPr>
          <w:rFonts w:ascii="Times New Roman" w:hAnsi="Times New Roman" w:cs="Times New Roman"/>
          <w:sz w:val="24"/>
          <w:szCs w:val="24"/>
        </w:rPr>
        <w:t>（</w:t>
      </w:r>
      <w:r w:rsidR="0020464A" w:rsidRPr="00747131">
        <w:rPr>
          <w:rFonts w:ascii="Times New Roman" w:hAnsi="Times New Roman" w:cs="Times New Roman" w:hint="eastAsia"/>
          <w:sz w:val="24"/>
          <w:szCs w:val="24"/>
        </w:rPr>
        <w:t>1</w:t>
      </w:r>
      <w:r w:rsidR="0020464A" w:rsidRPr="00747131">
        <w:rPr>
          <w:rFonts w:ascii="Times New Roman" w:hAnsi="Times New Roman" w:cs="Times New Roman"/>
          <w:sz w:val="24"/>
          <w:szCs w:val="24"/>
        </w:rPr>
        <w:t>-α</w:t>
      </w:r>
      <w:r w:rsidR="0020464A" w:rsidRPr="00747131">
        <w:rPr>
          <w:rFonts w:ascii="Times New Roman" w:hAnsi="Times New Roman" w:cs="Times New Roman"/>
          <w:sz w:val="24"/>
          <w:szCs w:val="24"/>
        </w:rPr>
        <w:t>）</w:t>
      </w:r>
      <w:r w:rsidR="0020464A" w:rsidRPr="00747131">
        <w:rPr>
          <w:rFonts w:ascii="Times New Roman" w:hAnsi="Times New Roman" w:cs="Times New Roman"/>
          <w:sz w:val="24"/>
          <w:szCs w:val="24"/>
        </w:rPr>
        <w:t>×</w:t>
      </w:r>
      <w:r w:rsidR="0020464A" w:rsidRPr="00747131">
        <w:rPr>
          <w:rFonts w:ascii="Times New Roman" w:hAnsi="Times New Roman" w:cs="Times New Roman" w:hint="eastAsia"/>
          <w:sz w:val="24"/>
          <w:szCs w:val="24"/>
        </w:rPr>
        <w:t>第</w:t>
      </w:r>
      <w:r w:rsidR="0020464A" w:rsidRPr="00747131">
        <w:rPr>
          <w:rFonts w:ascii="Times New Roman" w:hAnsi="Times New Roman" w:cs="Times New Roman" w:hint="eastAsia"/>
          <w:sz w:val="24"/>
          <w:szCs w:val="24"/>
        </w:rPr>
        <w:t>i</w:t>
      </w:r>
      <w:proofErr w:type="gramStart"/>
      <w:r w:rsidR="0020464A" w:rsidRPr="00747131">
        <w:rPr>
          <w:rFonts w:ascii="Times New Roman" w:hAnsi="Times New Roman" w:cs="Times New Roman" w:hint="eastAsia"/>
          <w:sz w:val="24"/>
          <w:szCs w:val="24"/>
        </w:rPr>
        <w:t>个</w:t>
      </w:r>
      <w:proofErr w:type="gramEnd"/>
      <w:r w:rsidR="0020464A" w:rsidRPr="00747131">
        <w:rPr>
          <w:rFonts w:ascii="Times New Roman" w:hAnsi="Times New Roman" w:cs="Times New Roman" w:hint="eastAsia"/>
          <w:sz w:val="24"/>
          <w:szCs w:val="24"/>
        </w:rPr>
        <w:t>工具在归一化</w:t>
      </w:r>
      <w:r w:rsidR="0020464A" w:rsidRPr="00747131">
        <w:rPr>
          <w:rFonts w:ascii="Times New Roman" w:hAnsi="Times New Roman" w:cs="Times New Roman" w:hint="eastAsia"/>
          <w:sz w:val="24"/>
          <w:szCs w:val="24"/>
        </w:rPr>
        <w:t>B</w:t>
      </w:r>
      <w:r w:rsidR="0020464A" w:rsidRPr="00747131">
        <w:rPr>
          <w:rFonts w:ascii="Times New Roman" w:hAnsi="Times New Roman" w:cs="Times New Roman"/>
          <w:sz w:val="24"/>
          <w:szCs w:val="24"/>
        </w:rPr>
        <w:t>M25</w:t>
      </w:r>
      <w:r w:rsidR="0020464A" w:rsidRPr="00747131">
        <w:rPr>
          <w:rFonts w:ascii="Times New Roman" w:hAnsi="Times New Roman" w:cs="Times New Roman" w:hint="eastAsia"/>
          <w:sz w:val="24"/>
          <w:szCs w:val="24"/>
        </w:rPr>
        <w:t>分数数组中的得分</w:t>
      </w:r>
    </w:p>
    <w:p w14:paraId="121553F5" w14:textId="4851F7EC" w:rsidR="0020464A" w:rsidRPr="00747131" w:rsidRDefault="0020464A"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或者，工具库中第</w:t>
      </w:r>
      <w:r w:rsidRPr="00747131">
        <w:rPr>
          <w:rFonts w:ascii="Times New Roman" w:hAnsi="Times New Roman" w:cs="Times New Roman" w:hint="eastAsia"/>
          <w:sz w:val="24"/>
          <w:szCs w:val="24"/>
        </w:rPr>
        <w:t>i</w:t>
      </w:r>
      <w:proofErr w:type="gramStart"/>
      <w:r w:rsidRPr="00747131">
        <w:rPr>
          <w:rFonts w:ascii="Times New Roman" w:hAnsi="Times New Roman" w:cs="Times New Roman" w:hint="eastAsia"/>
          <w:sz w:val="24"/>
          <w:szCs w:val="24"/>
        </w:rPr>
        <w:t>个</w:t>
      </w:r>
      <w:proofErr w:type="gramEnd"/>
      <w:r w:rsidRPr="00747131">
        <w:rPr>
          <w:rFonts w:ascii="Times New Roman" w:hAnsi="Times New Roman" w:cs="Times New Roman" w:hint="eastAsia"/>
          <w:sz w:val="24"/>
          <w:szCs w:val="24"/>
        </w:rPr>
        <w:t>工具的最终分数满足：</w:t>
      </w:r>
      <w:proofErr w:type="spellStart"/>
      <w:r w:rsidRPr="00747131">
        <w:rPr>
          <w:rFonts w:ascii="Times New Roman" w:hAnsi="Times New Roman" w:cs="Times New Roman"/>
          <w:sz w:val="24"/>
          <w:szCs w:val="24"/>
        </w:rPr>
        <w:t>Final_Scores</w:t>
      </w:r>
      <w:proofErr w:type="spellEnd"/>
      <w:r w:rsidRPr="00747131">
        <w:rPr>
          <w:rFonts w:ascii="Times New Roman" w:hAnsi="Times New Roman" w:cs="Times New Roman"/>
          <w:sz w:val="24"/>
          <w:szCs w:val="24"/>
        </w:rPr>
        <w:t>[i]</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α ×Norm_BM25_Scores[i]+ (1 - α) ×</w:t>
      </w:r>
      <w:proofErr w:type="spellStart"/>
      <w:r w:rsidRPr="00747131">
        <w:rPr>
          <w:rFonts w:ascii="Times New Roman" w:hAnsi="Times New Roman" w:cs="Times New Roman"/>
          <w:sz w:val="24"/>
          <w:szCs w:val="24"/>
        </w:rPr>
        <w:t>Norm_Semantic_Scores</w:t>
      </w:r>
      <w:proofErr w:type="spellEnd"/>
      <w:r w:rsidRPr="00747131">
        <w:rPr>
          <w:rFonts w:ascii="Times New Roman" w:hAnsi="Times New Roman" w:cs="Times New Roman"/>
          <w:sz w:val="24"/>
          <w:szCs w:val="24"/>
        </w:rPr>
        <w:t>[i]</w:t>
      </w:r>
    </w:p>
    <w:p w14:paraId="0BA0F8DF" w14:textId="2BC3A187" w:rsidR="0020464A" w:rsidRPr="00747131" w:rsidRDefault="0020464A"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其中，</w:t>
      </w:r>
      <w:r w:rsidR="009642CF" w:rsidRPr="00747131">
        <w:rPr>
          <w:rFonts w:ascii="Times New Roman" w:hAnsi="Times New Roman" w:cs="Times New Roman"/>
          <w:sz w:val="24"/>
          <w:szCs w:val="24"/>
        </w:rPr>
        <w:t>i</w:t>
      </w:r>
      <w:r w:rsidR="009642CF" w:rsidRPr="00747131">
        <w:rPr>
          <w:rFonts w:ascii="Times New Roman" w:hAnsi="Times New Roman" w:cs="Times New Roman" w:hint="eastAsia"/>
          <w:sz w:val="24"/>
          <w:szCs w:val="24"/>
        </w:rPr>
        <w:t>为工具库中工具的序号。</w:t>
      </w:r>
      <w:r w:rsidR="009642CF" w:rsidRPr="00747131">
        <w:rPr>
          <w:rFonts w:ascii="Times New Roman" w:hAnsi="Times New Roman" w:cs="Times New Roman"/>
          <w:sz w:val="24"/>
          <w:szCs w:val="24"/>
        </w:rPr>
        <w:t>α</w:t>
      </w:r>
      <w:r w:rsidR="009642CF" w:rsidRPr="00747131">
        <w:rPr>
          <w:rFonts w:ascii="Times New Roman" w:hAnsi="Times New Roman" w:cs="Times New Roman" w:hint="eastAsia"/>
          <w:sz w:val="24"/>
          <w:szCs w:val="24"/>
        </w:rPr>
        <w:t>为权重。</w:t>
      </w:r>
      <w:proofErr w:type="spellStart"/>
      <w:r w:rsidRPr="00747131">
        <w:rPr>
          <w:rFonts w:ascii="Times New Roman" w:hAnsi="Times New Roman" w:cs="Times New Roman"/>
          <w:sz w:val="24"/>
          <w:szCs w:val="24"/>
        </w:rPr>
        <w:t>Final_Scores</w:t>
      </w:r>
      <w:proofErr w:type="spellEnd"/>
      <w:r w:rsidRPr="00747131">
        <w:rPr>
          <w:rFonts w:ascii="Times New Roman" w:hAnsi="Times New Roman" w:cs="Times New Roman"/>
          <w:sz w:val="24"/>
          <w:szCs w:val="24"/>
        </w:rPr>
        <w:t>[i]</w:t>
      </w:r>
      <w:r w:rsidRPr="00747131">
        <w:rPr>
          <w:rFonts w:ascii="Times New Roman" w:hAnsi="Times New Roman" w:cs="Times New Roman" w:hint="eastAsia"/>
          <w:sz w:val="24"/>
          <w:szCs w:val="24"/>
        </w:rPr>
        <w:t>可以表示第</w:t>
      </w:r>
      <w:r w:rsidRPr="00747131">
        <w:rPr>
          <w:rFonts w:ascii="Times New Roman" w:hAnsi="Times New Roman" w:cs="Times New Roman" w:hint="eastAsia"/>
          <w:sz w:val="24"/>
          <w:szCs w:val="24"/>
        </w:rPr>
        <w:t>i</w:t>
      </w:r>
      <w:proofErr w:type="gramStart"/>
      <w:r w:rsidRPr="00747131">
        <w:rPr>
          <w:rFonts w:ascii="Times New Roman" w:hAnsi="Times New Roman" w:cs="Times New Roman" w:hint="eastAsia"/>
          <w:sz w:val="24"/>
          <w:szCs w:val="24"/>
        </w:rPr>
        <w:t>个</w:t>
      </w:r>
      <w:proofErr w:type="gramEnd"/>
      <w:r w:rsidRPr="00747131">
        <w:rPr>
          <w:rFonts w:ascii="Times New Roman" w:hAnsi="Times New Roman" w:cs="Times New Roman" w:hint="eastAsia"/>
          <w:sz w:val="24"/>
          <w:szCs w:val="24"/>
        </w:rPr>
        <w:t>工具的最终分数。</w:t>
      </w:r>
      <w:r w:rsidRPr="00747131">
        <w:rPr>
          <w:rFonts w:ascii="Times New Roman" w:hAnsi="Times New Roman" w:cs="Times New Roman"/>
          <w:sz w:val="24"/>
          <w:szCs w:val="24"/>
        </w:rPr>
        <w:t>Norm_BM25_Scores[i]</w:t>
      </w:r>
      <w:r w:rsidRPr="00747131">
        <w:rPr>
          <w:rFonts w:ascii="Times New Roman" w:hAnsi="Times New Roman" w:cs="Times New Roman" w:hint="eastAsia"/>
          <w:sz w:val="24"/>
          <w:szCs w:val="24"/>
        </w:rPr>
        <w:t xml:space="preserve"> </w:t>
      </w:r>
      <w:r w:rsidRPr="00747131">
        <w:rPr>
          <w:rFonts w:ascii="Times New Roman" w:hAnsi="Times New Roman" w:cs="Times New Roman" w:hint="eastAsia"/>
          <w:sz w:val="24"/>
          <w:szCs w:val="24"/>
        </w:rPr>
        <w:t>可以表示第</w:t>
      </w:r>
      <w:r w:rsidRPr="00747131">
        <w:rPr>
          <w:rFonts w:ascii="Times New Roman" w:hAnsi="Times New Roman" w:cs="Times New Roman" w:hint="eastAsia"/>
          <w:sz w:val="24"/>
          <w:szCs w:val="24"/>
        </w:rPr>
        <w:t>i</w:t>
      </w:r>
      <w:proofErr w:type="gramStart"/>
      <w:r w:rsidRPr="00747131">
        <w:rPr>
          <w:rFonts w:ascii="Times New Roman" w:hAnsi="Times New Roman" w:cs="Times New Roman" w:hint="eastAsia"/>
          <w:sz w:val="24"/>
          <w:szCs w:val="24"/>
        </w:rPr>
        <w:t>个</w:t>
      </w:r>
      <w:proofErr w:type="gramEnd"/>
      <w:r w:rsidRPr="00747131">
        <w:rPr>
          <w:rFonts w:ascii="Times New Roman" w:hAnsi="Times New Roman" w:cs="Times New Roman" w:hint="eastAsia"/>
          <w:sz w:val="24"/>
          <w:szCs w:val="24"/>
        </w:rPr>
        <w:t>工具在归一化语义分数数组中的得分。</w:t>
      </w:r>
      <w:proofErr w:type="spellStart"/>
      <w:r w:rsidRPr="00747131">
        <w:rPr>
          <w:rFonts w:ascii="Times New Roman" w:hAnsi="Times New Roman" w:cs="Times New Roman"/>
          <w:sz w:val="24"/>
          <w:szCs w:val="24"/>
        </w:rPr>
        <w:t>Norm_Semantic_Scores</w:t>
      </w:r>
      <w:proofErr w:type="spellEnd"/>
      <w:r w:rsidRPr="00747131">
        <w:rPr>
          <w:rFonts w:ascii="Times New Roman" w:hAnsi="Times New Roman" w:cs="Times New Roman"/>
          <w:sz w:val="24"/>
          <w:szCs w:val="24"/>
        </w:rPr>
        <w:t>[i]</w:t>
      </w:r>
      <w:r w:rsidRPr="00747131">
        <w:rPr>
          <w:rFonts w:ascii="Times New Roman" w:hAnsi="Times New Roman" w:cs="Times New Roman" w:hint="eastAsia"/>
          <w:sz w:val="24"/>
          <w:szCs w:val="24"/>
        </w:rPr>
        <w:t xml:space="preserve"> </w:t>
      </w:r>
      <w:r w:rsidRPr="00747131">
        <w:rPr>
          <w:rFonts w:ascii="Times New Roman" w:hAnsi="Times New Roman" w:cs="Times New Roman" w:hint="eastAsia"/>
          <w:sz w:val="24"/>
          <w:szCs w:val="24"/>
        </w:rPr>
        <w:t>可以表示第</w:t>
      </w:r>
      <w:r w:rsidRPr="00747131">
        <w:rPr>
          <w:rFonts w:ascii="Times New Roman" w:hAnsi="Times New Roman" w:cs="Times New Roman" w:hint="eastAsia"/>
          <w:sz w:val="24"/>
          <w:szCs w:val="24"/>
        </w:rPr>
        <w:t>i</w:t>
      </w:r>
      <w:proofErr w:type="gramStart"/>
      <w:r w:rsidRPr="00747131">
        <w:rPr>
          <w:rFonts w:ascii="Times New Roman" w:hAnsi="Times New Roman" w:cs="Times New Roman" w:hint="eastAsia"/>
          <w:sz w:val="24"/>
          <w:szCs w:val="24"/>
        </w:rPr>
        <w:t>个</w:t>
      </w:r>
      <w:proofErr w:type="gramEnd"/>
      <w:r w:rsidRPr="00747131">
        <w:rPr>
          <w:rFonts w:ascii="Times New Roman" w:hAnsi="Times New Roman" w:cs="Times New Roman" w:hint="eastAsia"/>
          <w:sz w:val="24"/>
          <w:szCs w:val="24"/>
        </w:rPr>
        <w:t>工具在归一化</w:t>
      </w:r>
      <w:r w:rsidRPr="00747131">
        <w:rPr>
          <w:rFonts w:ascii="Times New Roman" w:hAnsi="Times New Roman" w:cs="Times New Roman" w:hint="eastAsia"/>
          <w:sz w:val="24"/>
          <w:szCs w:val="24"/>
        </w:rPr>
        <w:t>B</w:t>
      </w:r>
      <w:r w:rsidRPr="00747131">
        <w:rPr>
          <w:rFonts w:ascii="Times New Roman" w:hAnsi="Times New Roman" w:cs="Times New Roman"/>
          <w:sz w:val="24"/>
          <w:szCs w:val="24"/>
        </w:rPr>
        <w:t>M25</w:t>
      </w:r>
      <w:r w:rsidRPr="00747131">
        <w:rPr>
          <w:rFonts w:ascii="Times New Roman" w:hAnsi="Times New Roman" w:cs="Times New Roman" w:hint="eastAsia"/>
          <w:sz w:val="24"/>
          <w:szCs w:val="24"/>
        </w:rPr>
        <w:t>分数数组中的得分。</w:t>
      </w:r>
    </w:p>
    <w:p w14:paraId="5CAC4756" w14:textId="335CEE7A" w:rsidR="00F42768" w:rsidRPr="00747131" w:rsidRDefault="00F42768"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S</w:t>
      </w:r>
      <w:r w:rsidRPr="00747131">
        <w:rPr>
          <w:rFonts w:ascii="Times New Roman" w:hAnsi="Times New Roman" w:cs="Times New Roman"/>
          <w:sz w:val="24"/>
          <w:szCs w:val="24"/>
        </w:rPr>
        <w:t>609</w:t>
      </w:r>
      <w:r w:rsidRPr="00747131">
        <w:rPr>
          <w:rFonts w:ascii="Times New Roman" w:hAnsi="Times New Roman" w:cs="Times New Roman" w:hint="eastAsia"/>
          <w:sz w:val="24"/>
          <w:szCs w:val="24"/>
        </w:rPr>
        <w:t>、</w:t>
      </w:r>
      <w:r w:rsidR="003F6545" w:rsidRPr="00747131">
        <w:rPr>
          <w:rFonts w:ascii="Times New Roman" w:hAnsi="Times New Roman" w:cs="Times New Roman" w:hint="eastAsia"/>
          <w:sz w:val="24"/>
          <w:szCs w:val="24"/>
        </w:rPr>
        <w:t>按最终分数对</w:t>
      </w:r>
      <w:r w:rsidR="00867B76" w:rsidRPr="00747131">
        <w:rPr>
          <w:rFonts w:ascii="Times New Roman" w:hAnsi="Times New Roman" w:cs="Times New Roman" w:hint="eastAsia"/>
          <w:sz w:val="24"/>
          <w:szCs w:val="24"/>
        </w:rPr>
        <w:t>全部</w:t>
      </w:r>
      <w:r w:rsidR="003F6545" w:rsidRPr="00747131">
        <w:rPr>
          <w:rFonts w:ascii="Times New Roman" w:hAnsi="Times New Roman" w:cs="Times New Roman" w:hint="eastAsia"/>
          <w:sz w:val="24"/>
          <w:szCs w:val="24"/>
        </w:rPr>
        <w:t>工具</w:t>
      </w:r>
      <w:r w:rsidR="001651F7" w:rsidRPr="00747131">
        <w:rPr>
          <w:rFonts w:ascii="Times New Roman" w:hAnsi="Times New Roman" w:cs="Times New Roman" w:hint="eastAsia"/>
          <w:sz w:val="24"/>
          <w:szCs w:val="24"/>
        </w:rPr>
        <w:t>排序，得到排序后的工具列表</w:t>
      </w:r>
      <w:r w:rsidR="003F6545" w:rsidRPr="00747131">
        <w:rPr>
          <w:rFonts w:ascii="Times New Roman" w:hAnsi="Times New Roman" w:cs="Times New Roman" w:hint="eastAsia"/>
          <w:sz w:val="24"/>
          <w:szCs w:val="24"/>
        </w:rPr>
        <w:t>。</w:t>
      </w:r>
    </w:p>
    <w:p w14:paraId="05CF7CD8" w14:textId="1650F20A" w:rsidR="00867B76" w:rsidRPr="00747131" w:rsidRDefault="00867B76"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示例性地，电子设备可以按最终分数从大到小的顺序对工具库中工具进行排序</w:t>
      </w:r>
      <w:r w:rsidR="00937C28" w:rsidRPr="00747131">
        <w:rPr>
          <w:rFonts w:ascii="Times New Roman" w:hAnsi="Times New Roman" w:cs="Times New Roman" w:hint="eastAsia"/>
          <w:sz w:val="24"/>
          <w:szCs w:val="24"/>
        </w:rPr>
        <w:t>，得到</w:t>
      </w:r>
      <w:r w:rsidR="002242A2" w:rsidRPr="00747131">
        <w:rPr>
          <w:rFonts w:ascii="Times New Roman" w:hAnsi="Times New Roman" w:cs="Times New Roman" w:hint="eastAsia"/>
          <w:sz w:val="24"/>
          <w:szCs w:val="24"/>
        </w:rPr>
        <w:t>排序后的工具列表</w:t>
      </w:r>
      <w:r w:rsidR="00C24F84" w:rsidRPr="00747131">
        <w:rPr>
          <w:rFonts w:ascii="Times New Roman" w:hAnsi="Times New Roman" w:cs="Times New Roman" w:hint="eastAsia"/>
          <w:sz w:val="24"/>
          <w:szCs w:val="24"/>
        </w:rPr>
        <w:t>A</w:t>
      </w:r>
      <w:r w:rsidRPr="00747131">
        <w:rPr>
          <w:rFonts w:ascii="Times New Roman" w:hAnsi="Times New Roman" w:cs="Times New Roman" w:hint="eastAsia"/>
          <w:sz w:val="24"/>
          <w:szCs w:val="24"/>
        </w:rPr>
        <w:t>。</w:t>
      </w:r>
    </w:p>
    <w:p w14:paraId="1A09739E" w14:textId="4F02C9A0" w:rsidR="00C24F84" w:rsidRPr="00747131" w:rsidRDefault="00C24F84"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或者，根据最终分数数组，电子设备可以对工具库中的全部工具进行全局降序排序，得到排序后的工具列表</w:t>
      </w:r>
      <w:r w:rsidRPr="00747131">
        <w:rPr>
          <w:rFonts w:ascii="Times New Roman" w:hAnsi="Times New Roman" w:cs="Times New Roman" w:hint="eastAsia"/>
          <w:sz w:val="24"/>
          <w:szCs w:val="24"/>
        </w:rPr>
        <w:t>A</w:t>
      </w:r>
      <w:r w:rsidRPr="00747131">
        <w:rPr>
          <w:rFonts w:ascii="Times New Roman" w:hAnsi="Times New Roman" w:cs="Times New Roman" w:hint="eastAsia"/>
          <w:sz w:val="24"/>
          <w:szCs w:val="24"/>
        </w:rPr>
        <w:t>。</w:t>
      </w:r>
    </w:p>
    <w:p w14:paraId="4966475E" w14:textId="482E0133" w:rsidR="00C24F84" w:rsidRPr="00747131" w:rsidRDefault="00C24F84" w:rsidP="00C24F84">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可选地，电子设备可以按最终分数从小到大的顺序对工具库中工具进行排序，得到排序后的工具列表</w:t>
      </w:r>
      <w:r w:rsidRPr="00747131">
        <w:rPr>
          <w:rFonts w:ascii="Times New Roman" w:hAnsi="Times New Roman" w:cs="Times New Roman"/>
          <w:sz w:val="24"/>
          <w:szCs w:val="24"/>
        </w:rPr>
        <w:t>B</w:t>
      </w:r>
      <w:r w:rsidRPr="00747131">
        <w:rPr>
          <w:rFonts w:ascii="Times New Roman" w:hAnsi="Times New Roman" w:cs="Times New Roman" w:hint="eastAsia"/>
          <w:sz w:val="24"/>
          <w:szCs w:val="24"/>
        </w:rPr>
        <w:t>。</w:t>
      </w:r>
    </w:p>
    <w:p w14:paraId="38FDF1B1" w14:textId="6F69877D" w:rsidR="00C24F84" w:rsidRPr="00747131" w:rsidRDefault="00C24F84" w:rsidP="00C24F84">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或者，根据最终分数数组，电子设备可以对工具库中的全部工具进行全局升序排序，得到排序后的工具列表</w:t>
      </w:r>
      <w:r w:rsidRPr="00747131">
        <w:rPr>
          <w:rFonts w:ascii="Times New Roman" w:hAnsi="Times New Roman" w:cs="Times New Roman"/>
          <w:sz w:val="24"/>
          <w:szCs w:val="24"/>
        </w:rPr>
        <w:t>B</w:t>
      </w:r>
      <w:r w:rsidRPr="00747131">
        <w:rPr>
          <w:rFonts w:ascii="Times New Roman" w:hAnsi="Times New Roman" w:cs="Times New Roman" w:hint="eastAsia"/>
          <w:sz w:val="24"/>
          <w:szCs w:val="24"/>
        </w:rPr>
        <w:t>。</w:t>
      </w:r>
    </w:p>
    <w:p w14:paraId="4D86D58E" w14:textId="6AE689E3" w:rsidR="00C24F84" w:rsidRPr="00747131" w:rsidRDefault="00C24F84"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S</w:t>
      </w:r>
      <w:r w:rsidRPr="00747131">
        <w:rPr>
          <w:rFonts w:ascii="Times New Roman" w:hAnsi="Times New Roman" w:cs="Times New Roman"/>
          <w:sz w:val="24"/>
          <w:szCs w:val="24"/>
        </w:rPr>
        <w:t>610</w:t>
      </w:r>
      <w:r w:rsidRPr="00747131">
        <w:rPr>
          <w:rFonts w:ascii="Times New Roman" w:hAnsi="Times New Roman" w:cs="Times New Roman" w:hint="eastAsia"/>
          <w:sz w:val="24"/>
          <w:szCs w:val="24"/>
        </w:rPr>
        <w:t>、确定候选工具集。</w:t>
      </w:r>
    </w:p>
    <w:p w14:paraId="525BDDBF" w14:textId="2994F967" w:rsidR="00C24F84" w:rsidRPr="00747131" w:rsidRDefault="00C24F84" w:rsidP="00F42768">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电子设备可以从排序后的工具列表中选取</w:t>
      </w:r>
      <w:r w:rsidR="00681DB4" w:rsidRPr="00747131">
        <w:rPr>
          <w:rFonts w:ascii="Times New Roman" w:hAnsi="Times New Roman" w:cs="Times New Roman" w:hint="eastAsia"/>
          <w:sz w:val="24"/>
          <w:szCs w:val="24"/>
        </w:rPr>
        <w:t>最终分数最高的</w:t>
      </w:r>
      <w:r w:rsidR="00681DB4" w:rsidRPr="00747131">
        <w:rPr>
          <w:rFonts w:ascii="Times New Roman" w:hAnsi="Times New Roman" w:cs="Times New Roman" w:hint="eastAsia"/>
          <w:sz w:val="24"/>
          <w:szCs w:val="24"/>
        </w:rPr>
        <w:t>N</w:t>
      </w:r>
      <w:r w:rsidR="00681DB4" w:rsidRPr="00747131">
        <w:rPr>
          <w:rFonts w:ascii="Times New Roman" w:hAnsi="Times New Roman" w:cs="Times New Roman" w:hint="eastAsia"/>
          <w:sz w:val="24"/>
          <w:szCs w:val="24"/>
        </w:rPr>
        <w:t>（</w:t>
      </w:r>
      <w:r w:rsidR="00681DB4" w:rsidRPr="00747131">
        <w:rPr>
          <w:rFonts w:ascii="Times New Roman" w:hAnsi="Times New Roman" w:cs="Times New Roman"/>
          <w:sz w:val="24"/>
          <w:szCs w:val="24"/>
        </w:rPr>
        <w:t>top-N</w:t>
      </w:r>
      <w:r w:rsidR="00681DB4" w:rsidRPr="00747131">
        <w:rPr>
          <w:rFonts w:ascii="Times New Roman" w:hAnsi="Times New Roman" w:cs="Times New Roman" w:hint="eastAsia"/>
          <w:sz w:val="24"/>
          <w:szCs w:val="24"/>
        </w:rPr>
        <w:t>）</w:t>
      </w:r>
      <w:proofErr w:type="gramStart"/>
      <w:r w:rsidR="00681DB4" w:rsidRPr="00747131">
        <w:rPr>
          <w:rFonts w:ascii="Times New Roman" w:hAnsi="Times New Roman" w:cs="Times New Roman" w:hint="eastAsia"/>
          <w:sz w:val="24"/>
          <w:szCs w:val="24"/>
        </w:rPr>
        <w:t>个</w:t>
      </w:r>
      <w:proofErr w:type="gramEnd"/>
      <w:r w:rsidR="00681DB4" w:rsidRPr="00747131">
        <w:rPr>
          <w:rFonts w:ascii="Times New Roman" w:hAnsi="Times New Roman" w:cs="Times New Roman" w:hint="eastAsia"/>
          <w:sz w:val="24"/>
          <w:szCs w:val="24"/>
        </w:rPr>
        <w:t>工具</w:t>
      </w:r>
      <w:r w:rsidRPr="00747131">
        <w:rPr>
          <w:rFonts w:ascii="Times New Roman" w:hAnsi="Times New Roman" w:cs="Times New Roman" w:hint="eastAsia"/>
          <w:sz w:val="24"/>
          <w:szCs w:val="24"/>
        </w:rPr>
        <w:t>，得</w:t>
      </w:r>
      <w:r w:rsidRPr="00747131">
        <w:rPr>
          <w:rFonts w:ascii="Times New Roman" w:hAnsi="Times New Roman" w:cs="Times New Roman" w:hint="eastAsia"/>
          <w:sz w:val="24"/>
          <w:szCs w:val="24"/>
        </w:rPr>
        <w:lastRenderedPageBreak/>
        <w:t>到由所选取的</w:t>
      </w:r>
      <w:r w:rsidRPr="00747131">
        <w:rPr>
          <w:rFonts w:ascii="Times New Roman" w:hAnsi="Times New Roman" w:cs="Times New Roman" w:hint="eastAsia"/>
          <w:sz w:val="24"/>
          <w:szCs w:val="24"/>
        </w:rPr>
        <w:t>N</w:t>
      </w:r>
      <w:proofErr w:type="gramStart"/>
      <w:r w:rsidRPr="00747131">
        <w:rPr>
          <w:rFonts w:ascii="Times New Roman" w:hAnsi="Times New Roman" w:cs="Times New Roman" w:hint="eastAsia"/>
          <w:sz w:val="24"/>
          <w:szCs w:val="24"/>
        </w:rPr>
        <w:t>个</w:t>
      </w:r>
      <w:proofErr w:type="gramEnd"/>
      <w:r w:rsidRPr="00747131">
        <w:rPr>
          <w:rFonts w:ascii="Times New Roman" w:hAnsi="Times New Roman" w:cs="Times New Roman" w:hint="eastAsia"/>
          <w:sz w:val="24"/>
          <w:szCs w:val="24"/>
        </w:rPr>
        <w:t>工具构成的候选工具集。</w:t>
      </w:r>
      <w:r w:rsidR="00E00C3D" w:rsidRPr="00747131">
        <w:rPr>
          <w:rFonts w:ascii="Times New Roman" w:hAnsi="Times New Roman" w:cs="Times New Roman" w:hint="eastAsia"/>
          <w:sz w:val="24"/>
          <w:szCs w:val="24"/>
        </w:rPr>
        <w:t>N</w:t>
      </w:r>
      <w:r w:rsidR="00E00C3D" w:rsidRPr="00747131">
        <w:rPr>
          <w:rFonts w:ascii="Times New Roman" w:hAnsi="Times New Roman" w:cs="Times New Roman" w:hint="eastAsia"/>
          <w:sz w:val="24"/>
          <w:szCs w:val="24"/>
        </w:rPr>
        <w:t>可以为大于或等于</w:t>
      </w:r>
      <w:r w:rsidR="00E00C3D" w:rsidRPr="00747131">
        <w:rPr>
          <w:rFonts w:ascii="Times New Roman" w:hAnsi="Times New Roman" w:cs="Times New Roman" w:hint="eastAsia"/>
          <w:sz w:val="24"/>
          <w:szCs w:val="24"/>
        </w:rPr>
        <w:t>1</w:t>
      </w:r>
      <w:r w:rsidR="00E00C3D" w:rsidRPr="00747131">
        <w:rPr>
          <w:rFonts w:ascii="Times New Roman" w:hAnsi="Times New Roman" w:cs="Times New Roman" w:hint="eastAsia"/>
          <w:sz w:val="24"/>
          <w:szCs w:val="24"/>
        </w:rPr>
        <w:t>的整数。</w:t>
      </w:r>
      <w:r w:rsidR="006B345F" w:rsidRPr="00747131">
        <w:rPr>
          <w:rFonts w:ascii="Times New Roman" w:hAnsi="Times New Roman" w:cs="Times New Roman" w:hint="eastAsia"/>
          <w:sz w:val="24"/>
          <w:szCs w:val="24"/>
        </w:rPr>
        <w:t>例如，</w:t>
      </w:r>
      <w:r w:rsidR="006B345F" w:rsidRPr="00747131">
        <w:rPr>
          <w:rFonts w:ascii="Times New Roman" w:hAnsi="Times New Roman" w:cs="Times New Roman" w:hint="eastAsia"/>
          <w:sz w:val="24"/>
          <w:szCs w:val="24"/>
        </w:rPr>
        <w:t>N</w:t>
      </w:r>
      <w:r w:rsidR="006B345F" w:rsidRPr="00747131">
        <w:rPr>
          <w:rFonts w:ascii="Times New Roman" w:hAnsi="Times New Roman" w:cs="Times New Roman" w:hint="eastAsia"/>
          <w:sz w:val="24"/>
          <w:szCs w:val="24"/>
        </w:rPr>
        <w:t>可以是</w:t>
      </w:r>
      <w:r w:rsidR="006B345F" w:rsidRPr="00747131">
        <w:rPr>
          <w:rFonts w:ascii="Times New Roman" w:hAnsi="Times New Roman" w:cs="Times New Roman" w:hint="eastAsia"/>
          <w:sz w:val="24"/>
          <w:szCs w:val="24"/>
        </w:rPr>
        <w:t>3</w:t>
      </w:r>
      <w:r w:rsidR="006B345F" w:rsidRPr="00747131">
        <w:rPr>
          <w:rFonts w:ascii="Times New Roman" w:hAnsi="Times New Roman" w:cs="Times New Roman" w:hint="eastAsia"/>
          <w:sz w:val="24"/>
          <w:szCs w:val="24"/>
        </w:rPr>
        <w:t>或</w:t>
      </w:r>
      <w:r w:rsidR="006B345F" w:rsidRPr="00747131">
        <w:rPr>
          <w:rFonts w:ascii="Times New Roman" w:hAnsi="Times New Roman" w:cs="Times New Roman" w:hint="eastAsia"/>
          <w:sz w:val="24"/>
          <w:szCs w:val="24"/>
        </w:rPr>
        <w:t>5</w:t>
      </w:r>
      <w:r w:rsidR="006B345F" w:rsidRPr="00747131">
        <w:rPr>
          <w:rFonts w:ascii="Times New Roman" w:hAnsi="Times New Roman" w:cs="Times New Roman" w:hint="eastAsia"/>
          <w:sz w:val="24"/>
          <w:szCs w:val="24"/>
        </w:rPr>
        <w:t>。可选地，</w:t>
      </w:r>
      <w:r w:rsidR="006B345F" w:rsidRPr="00747131">
        <w:rPr>
          <w:rFonts w:ascii="Times New Roman" w:hAnsi="Times New Roman" w:cs="Times New Roman" w:hint="eastAsia"/>
          <w:sz w:val="24"/>
          <w:szCs w:val="24"/>
        </w:rPr>
        <w:t>N</w:t>
      </w:r>
      <w:r w:rsidR="006B345F" w:rsidRPr="00747131">
        <w:rPr>
          <w:rFonts w:ascii="Times New Roman" w:hAnsi="Times New Roman" w:cs="Times New Roman" w:hint="eastAsia"/>
          <w:sz w:val="24"/>
          <w:szCs w:val="24"/>
        </w:rPr>
        <w:t>也可以是除了</w:t>
      </w:r>
      <w:r w:rsidR="006B345F" w:rsidRPr="00747131">
        <w:rPr>
          <w:rFonts w:ascii="Times New Roman" w:hAnsi="Times New Roman" w:cs="Times New Roman" w:hint="eastAsia"/>
          <w:sz w:val="24"/>
          <w:szCs w:val="24"/>
        </w:rPr>
        <w:t>3</w:t>
      </w:r>
      <w:r w:rsidR="006B345F" w:rsidRPr="00747131">
        <w:rPr>
          <w:rFonts w:ascii="Times New Roman" w:hAnsi="Times New Roman" w:cs="Times New Roman" w:hint="eastAsia"/>
          <w:sz w:val="24"/>
          <w:szCs w:val="24"/>
        </w:rPr>
        <w:t>和</w:t>
      </w:r>
      <w:r w:rsidR="006B345F" w:rsidRPr="00747131">
        <w:rPr>
          <w:rFonts w:ascii="Times New Roman" w:hAnsi="Times New Roman" w:cs="Times New Roman" w:hint="eastAsia"/>
          <w:sz w:val="24"/>
          <w:szCs w:val="24"/>
        </w:rPr>
        <w:t>5</w:t>
      </w:r>
      <w:r w:rsidR="006B345F" w:rsidRPr="00747131">
        <w:rPr>
          <w:rFonts w:ascii="Times New Roman" w:hAnsi="Times New Roman" w:cs="Times New Roman" w:hint="eastAsia"/>
          <w:sz w:val="24"/>
          <w:szCs w:val="24"/>
        </w:rPr>
        <w:t>之外的其他整数。本申请实施例对</w:t>
      </w:r>
      <w:r w:rsidR="006B345F" w:rsidRPr="00747131">
        <w:rPr>
          <w:rFonts w:ascii="Times New Roman" w:hAnsi="Times New Roman" w:cs="Times New Roman" w:hint="eastAsia"/>
          <w:sz w:val="24"/>
          <w:szCs w:val="24"/>
        </w:rPr>
        <w:t>N</w:t>
      </w:r>
      <w:r w:rsidR="006B345F" w:rsidRPr="00747131">
        <w:rPr>
          <w:rFonts w:ascii="Times New Roman" w:hAnsi="Times New Roman" w:cs="Times New Roman" w:hint="eastAsia"/>
          <w:sz w:val="24"/>
          <w:szCs w:val="24"/>
        </w:rPr>
        <w:t>的值不做具体限定。</w:t>
      </w:r>
    </w:p>
    <w:p w14:paraId="5FAB118B" w14:textId="0DEED373" w:rsidR="00F42768" w:rsidRPr="00747131" w:rsidRDefault="00C24F84" w:rsidP="001E2CF6">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示例性地，以排序后的工具列表为工具列表</w:t>
      </w:r>
      <w:r w:rsidRPr="00747131">
        <w:rPr>
          <w:rFonts w:ascii="Times New Roman" w:hAnsi="Times New Roman" w:cs="Times New Roman" w:hint="eastAsia"/>
          <w:sz w:val="24"/>
          <w:szCs w:val="24"/>
        </w:rPr>
        <w:t>A</w:t>
      </w:r>
      <w:r w:rsidRPr="00747131">
        <w:rPr>
          <w:rFonts w:ascii="Times New Roman" w:hAnsi="Times New Roman" w:cs="Times New Roman" w:hint="eastAsia"/>
          <w:sz w:val="24"/>
          <w:szCs w:val="24"/>
        </w:rPr>
        <w:t>为例，电子设备可以从工具列表</w:t>
      </w:r>
      <w:r w:rsidRPr="00747131">
        <w:rPr>
          <w:rFonts w:ascii="Times New Roman" w:hAnsi="Times New Roman" w:cs="Times New Roman" w:hint="eastAsia"/>
          <w:sz w:val="24"/>
          <w:szCs w:val="24"/>
        </w:rPr>
        <w:t>A</w:t>
      </w:r>
      <w:r w:rsidRPr="00747131">
        <w:rPr>
          <w:rFonts w:ascii="Times New Roman" w:hAnsi="Times New Roman" w:cs="Times New Roman" w:hint="eastAsia"/>
          <w:sz w:val="24"/>
          <w:szCs w:val="24"/>
        </w:rPr>
        <w:t>中选取前</w:t>
      </w:r>
      <w:r w:rsidRPr="00747131">
        <w:rPr>
          <w:rFonts w:ascii="Times New Roman" w:hAnsi="Times New Roman" w:cs="Times New Roman" w:hint="eastAsia"/>
          <w:sz w:val="24"/>
          <w:szCs w:val="24"/>
        </w:rPr>
        <w:t>N</w:t>
      </w:r>
      <w:proofErr w:type="gramStart"/>
      <w:r w:rsidRPr="00747131">
        <w:rPr>
          <w:rFonts w:ascii="Times New Roman" w:hAnsi="Times New Roman" w:cs="Times New Roman" w:hint="eastAsia"/>
          <w:sz w:val="24"/>
          <w:szCs w:val="24"/>
        </w:rPr>
        <w:t>个</w:t>
      </w:r>
      <w:proofErr w:type="gramEnd"/>
      <w:r w:rsidRPr="00747131">
        <w:rPr>
          <w:rFonts w:ascii="Times New Roman" w:hAnsi="Times New Roman" w:cs="Times New Roman" w:hint="eastAsia"/>
          <w:sz w:val="24"/>
          <w:szCs w:val="24"/>
        </w:rPr>
        <w:t>工具，得到候选工具集。工具列表</w:t>
      </w:r>
      <w:r w:rsidRPr="00747131">
        <w:rPr>
          <w:rFonts w:ascii="Times New Roman" w:hAnsi="Times New Roman" w:cs="Times New Roman" w:hint="eastAsia"/>
          <w:sz w:val="24"/>
          <w:szCs w:val="24"/>
        </w:rPr>
        <w:t>A</w:t>
      </w:r>
      <w:r w:rsidRPr="00747131">
        <w:rPr>
          <w:rFonts w:ascii="Times New Roman" w:hAnsi="Times New Roman" w:cs="Times New Roman" w:hint="eastAsia"/>
          <w:sz w:val="24"/>
          <w:szCs w:val="24"/>
        </w:rPr>
        <w:t>中的前</w:t>
      </w:r>
      <w:r w:rsidRPr="00747131">
        <w:rPr>
          <w:rFonts w:ascii="Times New Roman" w:hAnsi="Times New Roman" w:cs="Times New Roman" w:hint="eastAsia"/>
          <w:sz w:val="24"/>
          <w:szCs w:val="24"/>
        </w:rPr>
        <w:t>N</w:t>
      </w:r>
      <w:proofErr w:type="gramStart"/>
      <w:r w:rsidRPr="00747131">
        <w:rPr>
          <w:rFonts w:ascii="Times New Roman" w:hAnsi="Times New Roman" w:cs="Times New Roman" w:hint="eastAsia"/>
          <w:sz w:val="24"/>
          <w:szCs w:val="24"/>
        </w:rPr>
        <w:t>个</w:t>
      </w:r>
      <w:proofErr w:type="gramEnd"/>
      <w:r w:rsidRPr="00747131">
        <w:rPr>
          <w:rFonts w:ascii="Times New Roman" w:hAnsi="Times New Roman" w:cs="Times New Roman" w:hint="eastAsia"/>
          <w:sz w:val="24"/>
          <w:szCs w:val="24"/>
        </w:rPr>
        <w:t>工具，为最终分数最高的</w:t>
      </w:r>
      <w:r w:rsidRPr="00747131">
        <w:rPr>
          <w:rFonts w:ascii="Times New Roman" w:hAnsi="Times New Roman" w:cs="Times New Roman" w:hint="eastAsia"/>
          <w:sz w:val="24"/>
          <w:szCs w:val="24"/>
        </w:rPr>
        <w:t>N</w:t>
      </w:r>
      <w:proofErr w:type="gramStart"/>
      <w:r w:rsidR="00887F41" w:rsidRPr="00747131">
        <w:rPr>
          <w:rFonts w:ascii="Times New Roman" w:hAnsi="Times New Roman" w:cs="Times New Roman" w:hint="eastAsia"/>
          <w:sz w:val="24"/>
          <w:szCs w:val="24"/>
        </w:rPr>
        <w:t>个</w:t>
      </w:r>
      <w:proofErr w:type="gramEnd"/>
      <w:r w:rsidRPr="00747131">
        <w:rPr>
          <w:rFonts w:ascii="Times New Roman" w:hAnsi="Times New Roman" w:cs="Times New Roman" w:hint="eastAsia"/>
          <w:sz w:val="24"/>
          <w:szCs w:val="24"/>
        </w:rPr>
        <w:t>工具</w:t>
      </w:r>
      <w:r w:rsidR="00887F41" w:rsidRPr="00747131">
        <w:rPr>
          <w:rFonts w:ascii="Times New Roman" w:hAnsi="Times New Roman" w:cs="Times New Roman" w:hint="eastAsia"/>
          <w:sz w:val="24"/>
          <w:szCs w:val="24"/>
        </w:rPr>
        <w:t>。</w:t>
      </w:r>
    </w:p>
    <w:p w14:paraId="14BFEBDC" w14:textId="247EEE9D" w:rsidR="00887F41" w:rsidRPr="00747131" w:rsidRDefault="00887F41" w:rsidP="001E2CF6">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可选地，以排序后的工具列表为工具列表</w:t>
      </w:r>
      <w:r w:rsidRPr="00747131">
        <w:rPr>
          <w:rFonts w:ascii="Times New Roman" w:hAnsi="Times New Roman" w:cs="Times New Roman"/>
          <w:sz w:val="24"/>
          <w:szCs w:val="24"/>
        </w:rPr>
        <w:t>B</w:t>
      </w:r>
      <w:r w:rsidRPr="00747131">
        <w:rPr>
          <w:rFonts w:ascii="Times New Roman" w:hAnsi="Times New Roman" w:cs="Times New Roman" w:hint="eastAsia"/>
          <w:sz w:val="24"/>
          <w:szCs w:val="24"/>
        </w:rPr>
        <w:t>为例，电子设备可以从工具列表</w:t>
      </w:r>
      <w:r w:rsidRPr="00747131">
        <w:rPr>
          <w:rFonts w:ascii="Times New Roman" w:hAnsi="Times New Roman" w:cs="Times New Roman"/>
          <w:sz w:val="24"/>
          <w:szCs w:val="24"/>
        </w:rPr>
        <w:t>B</w:t>
      </w:r>
      <w:r w:rsidRPr="00747131">
        <w:rPr>
          <w:rFonts w:ascii="Times New Roman" w:hAnsi="Times New Roman" w:cs="Times New Roman" w:hint="eastAsia"/>
          <w:sz w:val="24"/>
          <w:szCs w:val="24"/>
        </w:rPr>
        <w:t>中选取后</w:t>
      </w:r>
      <w:r w:rsidRPr="00747131">
        <w:rPr>
          <w:rFonts w:ascii="Times New Roman" w:hAnsi="Times New Roman" w:cs="Times New Roman" w:hint="eastAsia"/>
          <w:sz w:val="24"/>
          <w:szCs w:val="24"/>
        </w:rPr>
        <w:t>N</w:t>
      </w:r>
      <w:proofErr w:type="gramStart"/>
      <w:r w:rsidRPr="00747131">
        <w:rPr>
          <w:rFonts w:ascii="Times New Roman" w:hAnsi="Times New Roman" w:cs="Times New Roman" w:hint="eastAsia"/>
          <w:sz w:val="24"/>
          <w:szCs w:val="24"/>
        </w:rPr>
        <w:t>个</w:t>
      </w:r>
      <w:proofErr w:type="gramEnd"/>
      <w:r w:rsidRPr="00747131">
        <w:rPr>
          <w:rFonts w:ascii="Times New Roman" w:hAnsi="Times New Roman" w:cs="Times New Roman" w:hint="eastAsia"/>
          <w:sz w:val="24"/>
          <w:szCs w:val="24"/>
        </w:rPr>
        <w:t>工具，得到候选工具集。工具列表</w:t>
      </w:r>
      <w:r w:rsidRPr="00747131">
        <w:rPr>
          <w:rFonts w:ascii="Times New Roman" w:hAnsi="Times New Roman" w:cs="Times New Roman"/>
          <w:sz w:val="24"/>
          <w:szCs w:val="24"/>
        </w:rPr>
        <w:t>B</w:t>
      </w:r>
      <w:r w:rsidRPr="00747131">
        <w:rPr>
          <w:rFonts w:ascii="Times New Roman" w:hAnsi="Times New Roman" w:cs="Times New Roman" w:hint="eastAsia"/>
          <w:sz w:val="24"/>
          <w:szCs w:val="24"/>
        </w:rPr>
        <w:t>中的后</w:t>
      </w:r>
      <w:r w:rsidRPr="00747131">
        <w:rPr>
          <w:rFonts w:ascii="Times New Roman" w:hAnsi="Times New Roman" w:cs="Times New Roman" w:hint="eastAsia"/>
          <w:sz w:val="24"/>
          <w:szCs w:val="24"/>
        </w:rPr>
        <w:t>N</w:t>
      </w:r>
      <w:proofErr w:type="gramStart"/>
      <w:r w:rsidRPr="00747131">
        <w:rPr>
          <w:rFonts w:ascii="Times New Roman" w:hAnsi="Times New Roman" w:cs="Times New Roman" w:hint="eastAsia"/>
          <w:sz w:val="24"/>
          <w:szCs w:val="24"/>
        </w:rPr>
        <w:t>个</w:t>
      </w:r>
      <w:proofErr w:type="gramEnd"/>
      <w:r w:rsidRPr="00747131">
        <w:rPr>
          <w:rFonts w:ascii="Times New Roman" w:hAnsi="Times New Roman" w:cs="Times New Roman" w:hint="eastAsia"/>
          <w:sz w:val="24"/>
          <w:szCs w:val="24"/>
        </w:rPr>
        <w:t>工具，为最终分数最高的</w:t>
      </w:r>
      <w:r w:rsidRPr="00747131">
        <w:rPr>
          <w:rFonts w:ascii="Times New Roman" w:hAnsi="Times New Roman" w:cs="Times New Roman" w:hint="eastAsia"/>
          <w:sz w:val="24"/>
          <w:szCs w:val="24"/>
        </w:rPr>
        <w:t>N</w:t>
      </w:r>
      <w:proofErr w:type="gramStart"/>
      <w:r w:rsidRPr="00747131">
        <w:rPr>
          <w:rFonts w:ascii="Times New Roman" w:hAnsi="Times New Roman" w:cs="Times New Roman" w:hint="eastAsia"/>
          <w:sz w:val="24"/>
          <w:szCs w:val="24"/>
        </w:rPr>
        <w:t>个</w:t>
      </w:r>
      <w:proofErr w:type="gramEnd"/>
      <w:r w:rsidRPr="00747131">
        <w:rPr>
          <w:rFonts w:ascii="Times New Roman" w:hAnsi="Times New Roman" w:cs="Times New Roman" w:hint="eastAsia"/>
          <w:sz w:val="24"/>
          <w:szCs w:val="24"/>
        </w:rPr>
        <w:t>工具。</w:t>
      </w:r>
    </w:p>
    <w:p w14:paraId="3C490940" w14:textId="0F31F4C0" w:rsidR="00E00C3D" w:rsidRPr="00747131" w:rsidRDefault="00E00C3D" w:rsidP="001E2CF6">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候选工具集中的工具，</w:t>
      </w:r>
      <w:r w:rsidR="00921732" w:rsidRPr="00747131">
        <w:rPr>
          <w:rFonts w:ascii="Times New Roman" w:hAnsi="Times New Roman" w:cs="Times New Roman" w:hint="eastAsia"/>
          <w:sz w:val="24"/>
          <w:szCs w:val="24"/>
        </w:rPr>
        <w:t>为与用户查新高度相关的工具</w:t>
      </w:r>
      <w:r w:rsidRPr="00747131">
        <w:rPr>
          <w:rFonts w:ascii="Times New Roman" w:hAnsi="Times New Roman" w:cs="Times New Roman" w:hint="eastAsia"/>
          <w:sz w:val="24"/>
          <w:szCs w:val="24"/>
        </w:rPr>
        <w:t>。</w:t>
      </w:r>
      <w:r w:rsidR="00921732" w:rsidRPr="00747131">
        <w:rPr>
          <w:rFonts w:ascii="Times New Roman" w:hAnsi="Times New Roman" w:cs="Times New Roman" w:hint="eastAsia"/>
          <w:sz w:val="24"/>
          <w:szCs w:val="24"/>
        </w:rPr>
        <w:t>这样，实现基于用户查询从海量的工具库中召回与用户查询高度相关的少量工具，以便于从少量工具中确定与</w:t>
      </w:r>
      <w:r w:rsidR="006E1C0A" w:rsidRPr="00747131">
        <w:rPr>
          <w:rFonts w:ascii="Times New Roman" w:hAnsi="Times New Roman" w:cs="Times New Roman" w:hint="eastAsia"/>
          <w:sz w:val="24"/>
          <w:szCs w:val="24"/>
        </w:rPr>
        <w:t>用户查询</w:t>
      </w:r>
      <w:r w:rsidR="00921732" w:rsidRPr="00747131">
        <w:rPr>
          <w:rFonts w:ascii="Times New Roman" w:hAnsi="Times New Roman" w:cs="Times New Roman" w:hint="eastAsia"/>
          <w:sz w:val="24"/>
          <w:szCs w:val="24"/>
        </w:rPr>
        <w:t>最匹配的工具，可以提升</w:t>
      </w:r>
      <w:r w:rsidR="00220381" w:rsidRPr="00747131">
        <w:rPr>
          <w:rFonts w:ascii="Times New Roman" w:hAnsi="Times New Roman" w:cs="Times New Roman" w:hint="eastAsia"/>
          <w:sz w:val="24"/>
          <w:szCs w:val="24"/>
        </w:rPr>
        <w:t>确定</w:t>
      </w:r>
      <w:r w:rsidR="006E1C0A" w:rsidRPr="00747131">
        <w:rPr>
          <w:rFonts w:ascii="Times New Roman" w:hAnsi="Times New Roman" w:cs="Times New Roman" w:hint="eastAsia"/>
          <w:sz w:val="24"/>
          <w:szCs w:val="24"/>
        </w:rPr>
        <w:t>用户查询</w:t>
      </w:r>
      <w:r w:rsidR="00921732" w:rsidRPr="00747131">
        <w:rPr>
          <w:rFonts w:ascii="Times New Roman" w:hAnsi="Times New Roman" w:cs="Times New Roman" w:hint="eastAsia"/>
          <w:sz w:val="24"/>
          <w:szCs w:val="24"/>
        </w:rPr>
        <w:t>对应工具的精准性。</w:t>
      </w:r>
    </w:p>
    <w:p w14:paraId="147F73AC" w14:textId="17DBCA79" w:rsidR="00921732" w:rsidRPr="00747131" w:rsidRDefault="00921732" w:rsidP="001E2CF6">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在获得候选工具集的情况下，</w:t>
      </w:r>
      <w:r w:rsidR="00BB4AFE" w:rsidRPr="00747131">
        <w:rPr>
          <w:rFonts w:ascii="Times New Roman" w:hAnsi="Times New Roman" w:cs="Times New Roman" w:hint="eastAsia"/>
          <w:sz w:val="24"/>
          <w:szCs w:val="24"/>
        </w:rPr>
        <w:t>电子设备可以将用户查询、候选工具集和候选工具集中</w:t>
      </w:r>
      <w:proofErr w:type="gramStart"/>
      <w:r w:rsidR="00BB4AFE" w:rsidRPr="00747131">
        <w:rPr>
          <w:rFonts w:ascii="Times New Roman" w:hAnsi="Times New Roman" w:cs="Times New Roman" w:hint="eastAsia"/>
          <w:sz w:val="24"/>
          <w:szCs w:val="24"/>
        </w:rPr>
        <w:t>各工具</w:t>
      </w:r>
      <w:proofErr w:type="gramEnd"/>
      <w:r w:rsidR="00BB4AFE" w:rsidRPr="00747131">
        <w:rPr>
          <w:rFonts w:ascii="Times New Roman" w:hAnsi="Times New Roman" w:cs="Times New Roman" w:hint="eastAsia"/>
          <w:sz w:val="24"/>
          <w:szCs w:val="24"/>
        </w:rPr>
        <w:t>的描述信息，输入函数调用模型（</w:t>
      </w:r>
      <w:r w:rsidR="00BB4AFE" w:rsidRPr="00747131">
        <w:rPr>
          <w:rFonts w:ascii="Times New Roman" w:hAnsi="Times New Roman" w:cs="Times New Roman"/>
          <w:sz w:val="24"/>
          <w:szCs w:val="24"/>
        </w:rPr>
        <w:t>f</w:t>
      </w:r>
      <w:r w:rsidR="00BB4AFE" w:rsidRPr="00747131">
        <w:rPr>
          <w:rFonts w:ascii="Times New Roman" w:hAnsi="Times New Roman" w:cs="Times New Roman" w:hint="eastAsia"/>
          <w:sz w:val="24"/>
          <w:szCs w:val="24"/>
        </w:rPr>
        <w:t>un</w:t>
      </w:r>
      <w:r w:rsidR="00BB4AFE" w:rsidRPr="00747131">
        <w:rPr>
          <w:rFonts w:ascii="Times New Roman" w:hAnsi="Times New Roman" w:cs="Times New Roman"/>
          <w:sz w:val="24"/>
          <w:szCs w:val="24"/>
        </w:rPr>
        <w:t>ction call LLM</w:t>
      </w:r>
      <w:r w:rsidR="00BB4AFE" w:rsidRPr="00747131">
        <w:rPr>
          <w:rFonts w:ascii="Times New Roman" w:hAnsi="Times New Roman" w:cs="Times New Roman" w:hint="eastAsia"/>
          <w:sz w:val="24"/>
          <w:szCs w:val="24"/>
        </w:rPr>
        <w:t>）。函数调用模型可以用于最终的、精准的工具选择。例如，函数调用模型可以基于用户查询，从输入的工具集和工具描述信息中选出与用户查询最匹配的工具和工具描述信息。函数调用模型可以输出与</w:t>
      </w:r>
      <w:r w:rsidR="006E1C0A" w:rsidRPr="00747131">
        <w:rPr>
          <w:rFonts w:ascii="Times New Roman" w:hAnsi="Times New Roman" w:cs="Times New Roman" w:hint="eastAsia"/>
          <w:sz w:val="24"/>
          <w:szCs w:val="24"/>
        </w:rPr>
        <w:t>用户查询</w:t>
      </w:r>
      <w:r w:rsidR="00BB4AFE" w:rsidRPr="00747131">
        <w:rPr>
          <w:rFonts w:ascii="Times New Roman" w:hAnsi="Times New Roman" w:cs="Times New Roman" w:hint="eastAsia"/>
          <w:sz w:val="24"/>
          <w:szCs w:val="24"/>
        </w:rPr>
        <w:t>最匹配的工具和工具描述信息，以便于智能代理应用</w:t>
      </w:r>
      <w:r w:rsidR="0019198C" w:rsidRPr="00747131">
        <w:rPr>
          <w:rFonts w:ascii="Times New Roman" w:hAnsi="Times New Roman" w:cs="Times New Roman" w:hint="eastAsia"/>
          <w:sz w:val="24"/>
          <w:szCs w:val="24"/>
        </w:rPr>
        <w:t>可</w:t>
      </w:r>
      <w:r w:rsidR="00BB4AFE" w:rsidRPr="00747131">
        <w:rPr>
          <w:rFonts w:ascii="Times New Roman" w:hAnsi="Times New Roman" w:cs="Times New Roman" w:hint="eastAsia"/>
          <w:sz w:val="24"/>
          <w:szCs w:val="24"/>
        </w:rPr>
        <w:t>调用与用户查询最匹配的工具，并基于与</w:t>
      </w:r>
      <w:r w:rsidR="006E1C0A" w:rsidRPr="00747131">
        <w:rPr>
          <w:rFonts w:ascii="Times New Roman" w:hAnsi="Times New Roman" w:cs="Times New Roman" w:hint="eastAsia"/>
          <w:sz w:val="24"/>
          <w:szCs w:val="24"/>
        </w:rPr>
        <w:t>用户查询</w:t>
      </w:r>
      <w:r w:rsidR="00BB4AFE" w:rsidRPr="00747131">
        <w:rPr>
          <w:rFonts w:ascii="Times New Roman" w:hAnsi="Times New Roman" w:cs="Times New Roman" w:hint="eastAsia"/>
          <w:sz w:val="24"/>
          <w:szCs w:val="24"/>
        </w:rPr>
        <w:t>最匹配的工具描述信息执行用户查询对应的任务或</w:t>
      </w:r>
      <w:r w:rsidR="006E1C0A" w:rsidRPr="00747131">
        <w:rPr>
          <w:rFonts w:ascii="Times New Roman" w:hAnsi="Times New Roman" w:cs="Times New Roman" w:hint="eastAsia"/>
          <w:sz w:val="24"/>
          <w:szCs w:val="24"/>
        </w:rPr>
        <w:t>任务</w:t>
      </w:r>
      <w:r w:rsidR="00BB4AFE" w:rsidRPr="00747131">
        <w:rPr>
          <w:rFonts w:ascii="Times New Roman" w:hAnsi="Times New Roman" w:cs="Times New Roman" w:hint="eastAsia"/>
          <w:sz w:val="24"/>
          <w:szCs w:val="24"/>
        </w:rPr>
        <w:t>。函数调用模型也可以是</w:t>
      </w:r>
      <w:r w:rsidR="00BB4AFE" w:rsidRPr="00747131">
        <w:rPr>
          <w:rFonts w:ascii="Times New Roman" w:hAnsi="Times New Roman" w:cs="Times New Roman" w:hint="eastAsia"/>
          <w:sz w:val="24"/>
          <w:szCs w:val="24"/>
        </w:rPr>
        <w:t>P</w:t>
      </w:r>
      <w:r w:rsidR="00BB4AFE" w:rsidRPr="00747131">
        <w:rPr>
          <w:rFonts w:ascii="Times New Roman" w:hAnsi="Times New Roman" w:cs="Times New Roman"/>
          <w:sz w:val="24"/>
          <w:szCs w:val="24"/>
        </w:rPr>
        <w:t>A</w:t>
      </w:r>
      <w:r w:rsidR="00BB4AFE" w:rsidRPr="00747131">
        <w:rPr>
          <w:rFonts w:ascii="Times New Roman" w:hAnsi="Times New Roman" w:cs="Times New Roman" w:hint="eastAsia"/>
          <w:sz w:val="24"/>
          <w:szCs w:val="24"/>
        </w:rPr>
        <w:t>模型。</w:t>
      </w:r>
    </w:p>
    <w:p w14:paraId="2AF39728" w14:textId="7E16525F" w:rsidR="0073299D" w:rsidRPr="00747131" w:rsidRDefault="0073299D" w:rsidP="001E2CF6">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可选地，</w:t>
      </w:r>
      <w:r w:rsidRPr="00747131">
        <w:rPr>
          <w:rFonts w:ascii="Times New Roman" w:hAnsi="Times New Roman" w:cs="Times New Roman" w:hint="eastAsia"/>
          <w:sz w:val="24"/>
          <w:szCs w:val="24"/>
        </w:rPr>
        <w:t>S</w:t>
      </w:r>
      <w:r w:rsidRPr="00747131">
        <w:rPr>
          <w:rFonts w:ascii="Times New Roman" w:hAnsi="Times New Roman" w:cs="Times New Roman"/>
          <w:sz w:val="24"/>
          <w:szCs w:val="24"/>
        </w:rPr>
        <w:t>602-S604</w:t>
      </w:r>
      <w:r w:rsidRPr="00747131">
        <w:rPr>
          <w:rFonts w:ascii="Times New Roman" w:hAnsi="Times New Roman" w:cs="Times New Roman" w:hint="eastAsia"/>
          <w:sz w:val="24"/>
          <w:szCs w:val="24"/>
        </w:rPr>
        <w:t>所示流程，与</w:t>
      </w:r>
      <w:r w:rsidRPr="00747131">
        <w:rPr>
          <w:rFonts w:ascii="Times New Roman" w:hAnsi="Times New Roman" w:cs="Times New Roman" w:hint="eastAsia"/>
          <w:sz w:val="24"/>
          <w:szCs w:val="24"/>
        </w:rPr>
        <w:t>S</w:t>
      </w:r>
      <w:r w:rsidRPr="00747131">
        <w:rPr>
          <w:rFonts w:ascii="Times New Roman" w:hAnsi="Times New Roman" w:cs="Times New Roman"/>
          <w:sz w:val="24"/>
          <w:szCs w:val="24"/>
        </w:rPr>
        <w:t>605-S606</w:t>
      </w:r>
      <w:r w:rsidRPr="00747131">
        <w:rPr>
          <w:rFonts w:ascii="Times New Roman" w:hAnsi="Times New Roman" w:cs="Times New Roman" w:hint="eastAsia"/>
          <w:sz w:val="24"/>
          <w:szCs w:val="24"/>
        </w:rPr>
        <w:t>所示流程可以是并行进行的。这样，可以减少确定语义分数数组与</w:t>
      </w:r>
      <w:r w:rsidRPr="00747131">
        <w:rPr>
          <w:rFonts w:ascii="Times New Roman" w:hAnsi="Times New Roman" w:cs="Times New Roman" w:hint="eastAsia"/>
          <w:sz w:val="24"/>
          <w:szCs w:val="24"/>
        </w:rPr>
        <w:t>B</w:t>
      </w:r>
      <w:r w:rsidRPr="00747131">
        <w:rPr>
          <w:rFonts w:ascii="Times New Roman" w:hAnsi="Times New Roman" w:cs="Times New Roman"/>
          <w:sz w:val="24"/>
          <w:szCs w:val="24"/>
        </w:rPr>
        <w:t>M25</w:t>
      </w:r>
      <w:r w:rsidRPr="00747131">
        <w:rPr>
          <w:rFonts w:ascii="Times New Roman" w:hAnsi="Times New Roman" w:cs="Times New Roman" w:hint="eastAsia"/>
          <w:sz w:val="24"/>
          <w:szCs w:val="24"/>
        </w:rPr>
        <w:t>分数数组的总耗时，可以提升用户体验。</w:t>
      </w:r>
    </w:p>
    <w:p w14:paraId="5C0A7C0C" w14:textId="77777777" w:rsidR="00E63667" w:rsidRPr="00747131" w:rsidRDefault="00E63667" w:rsidP="00E63667">
      <w:pPr>
        <w:spacing w:line="360" w:lineRule="exact"/>
        <w:ind w:firstLineChars="200" w:firstLine="480"/>
        <w:rPr>
          <w:rFonts w:ascii="Times New Roman" w:hAnsi="Times New Roman" w:cs="Times New Roman"/>
          <w:sz w:val="24"/>
          <w:szCs w:val="24"/>
        </w:rPr>
      </w:pPr>
      <w:commentRangeStart w:id="36"/>
      <w:r w:rsidRPr="00747131">
        <w:rPr>
          <w:rFonts w:ascii="Times New Roman" w:hAnsi="Times New Roman" w:cs="Times New Roman" w:hint="eastAsia"/>
          <w:sz w:val="24"/>
          <w:szCs w:val="24"/>
        </w:rPr>
        <w:t>可选地，</w:t>
      </w:r>
      <w:commentRangeEnd w:id="36"/>
      <w:r w:rsidRPr="00747131">
        <w:rPr>
          <w:rStyle w:val="af1"/>
        </w:rPr>
        <w:commentReference w:id="36"/>
      </w:r>
      <w:r w:rsidRPr="00747131">
        <w:rPr>
          <w:rFonts w:ascii="Times New Roman" w:hAnsi="Times New Roman" w:cs="Times New Roman" w:hint="eastAsia"/>
          <w:sz w:val="24"/>
          <w:szCs w:val="24"/>
        </w:rPr>
        <w:t>排序后的工具列表，也可以是</w:t>
      </w:r>
      <w:r w:rsidRPr="00747131">
        <w:rPr>
          <w:rFonts w:ascii="Times New Roman" w:hAnsi="Times New Roman" w:cs="Times New Roman"/>
          <w:sz w:val="24"/>
          <w:szCs w:val="24"/>
        </w:rPr>
        <w:t>倒数排序融合算法</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reciprocal rank fusion, RRF</w:t>
      </w:r>
      <w:r w:rsidRPr="00747131">
        <w:rPr>
          <w:rFonts w:ascii="Times New Roman" w:hAnsi="Times New Roman" w:cs="Times New Roman" w:hint="eastAsia"/>
          <w:sz w:val="24"/>
          <w:szCs w:val="24"/>
        </w:rPr>
        <w:t>）模型或学习排序</w:t>
      </w:r>
      <w:r w:rsidRPr="00747131">
        <w:rPr>
          <w:rFonts w:ascii="Times New Roman" w:hAnsi="Times New Roman" w:cs="Times New Roman"/>
          <w:sz w:val="24"/>
          <w:szCs w:val="24"/>
        </w:rPr>
        <w:t>（</w:t>
      </w:r>
      <w:r w:rsidRPr="00747131">
        <w:rPr>
          <w:rFonts w:ascii="Times New Roman" w:hAnsi="Times New Roman" w:cs="Times New Roman"/>
          <w:sz w:val="24"/>
          <w:szCs w:val="24"/>
        </w:rPr>
        <w:t>learning-to-rank</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LTR</w:t>
      </w:r>
      <w:r w:rsidRPr="00747131">
        <w:rPr>
          <w:rFonts w:ascii="Times New Roman" w:hAnsi="Times New Roman" w:cs="Times New Roman"/>
          <w:sz w:val="24"/>
          <w:szCs w:val="24"/>
        </w:rPr>
        <w:t>）</w:t>
      </w:r>
      <w:r w:rsidRPr="00747131">
        <w:rPr>
          <w:rFonts w:ascii="Times New Roman" w:hAnsi="Times New Roman" w:cs="Times New Roman" w:hint="eastAsia"/>
          <w:sz w:val="24"/>
          <w:szCs w:val="24"/>
        </w:rPr>
        <w:t>模型，基于语义分数数组和</w:t>
      </w:r>
      <w:r w:rsidRPr="00747131">
        <w:rPr>
          <w:rFonts w:ascii="Times New Roman" w:hAnsi="Times New Roman" w:cs="Times New Roman" w:hint="eastAsia"/>
          <w:sz w:val="24"/>
          <w:szCs w:val="24"/>
        </w:rPr>
        <w:t>B</w:t>
      </w:r>
      <w:r w:rsidRPr="00747131">
        <w:rPr>
          <w:rFonts w:ascii="Times New Roman" w:hAnsi="Times New Roman" w:cs="Times New Roman"/>
          <w:sz w:val="24"/>
          <w:szCs w:val="24"/>
        </w:rPr>
        <w:t>M25</w:t>
      </w:r>
      <w:r w:rsidRPr="00747131">
        <w:rPr>
          <w:rFonts w:ascii="Times New Roman" w:hAnsi="Times New Roman" w:cs="Times New Roman" w:hint="eastAsia"/>
          <w:sz w:val="24"/>
          <w:szCs w:val="24"/>
        </w:rPr>
        <w:t>分数数组确定的。</w:t>
      </w:r>
    </w:p>
    <w:p w14:paraId="1945C396" w14:textId="36543680" w:rsidR="00E63667" w:rsidRPr="00747131" w:rsidRDefault="00E63667" w:rsidP="00E63667">
      <w:pPr>
        <w:spacing w:line="360" w:lineRule="exact"/>
        <w:ind w:firstLineChars="200" w:firstLine="480"/>
        <w:rPr>
          <w:rFonts w:ascii="Times New Roman" w:hAnsi="Times New Roman" w:cs="Times New Roman"/>
          <w:sz w:val="24"/>
          <w:szCs w:val="24"/>
        </w:rPr>
      </w:pPr>
      <w:commentRangeStart w:id="37"/>
      <w:r w:rsidRPr="00747131">
        <w:rPr>
          <w:rFonts w:ascii="Times New Roman" w:hAnsi="Times New Roman" w:cs="Times New Roman" w:hint="eastAsia"/>
          <w:sz w:val="24"/>
          <w:szCs w:val="24"/>
        </w:rPr>
        <w:t>示例性地，</w:t>
      </w:r>
      <w:commentRangeEnd w:id="37"/>
      <w:r w:rsidR="0003671C" w:rsidRPr="00747131">
        <w:rPr>
          <w:rStyle w:val="af1"/>
        </w:rPr>
        <w:commentReference w:id="37"/>
      </w:r>
      <w:r w:rsidRPr="00747131">
        <w:rPr>
          <w:rFonts w:ascii="Times New Roman" w:hAnsi="Times New Roman" w:cs="Times New Roman" w:hint="eastAsia"/>
          <w:sz w:val="24"/>
          <w:szCs w:val="24"/>
        </w:rPr>
        <w:t>在获得语义分数数组和</w:t>
      </w:r>
      <w:r w:rsidRPr="00747131">
        <w:rPr>
          <w:rFonts w:ascii="Times New Roman" w:hAnsi="Times New Roman" w:cs="Times New Roman" w:hint="eastAsia"/>
          <w:sz w:val="24"/>
          <w:szCs w:val="24"/>
        </w:rPr>
        <w:t>B</w:t>
      </w:r>
      <w:r w:rsidRPr="00747131">
        <w:rPr>
          <w:rFonts w:ascii="Times New Roman" w:hAnsi="Times New Roman" w:cs="Times New Roman"/>
          <w:sz w:val="24"/>
          <w:szCs w:val="24"/>
        </w:rPr>
        <w:t>M25</w:t>
      </w:r>
      <w:r w:rsidRPr="00747131">
        <w:rPr>
          <w:rFonts w:ascii="Times New Roman" w:hAnsi="Times New Roman" w:cs="Times New Roman" w:hint="eastAsia"/>
          <w:sz w:val="24"/>
          <w:szCs w:val="24"/>
        </w:rPr>
        <w:t>分数数组的情况下，电子设备可以将语义分数数组和</w:t>
      </w:r>
      <w:r w:rsidRPr="00747131">
        <w:rPr>
          <w:rFonts w:ascii="Times New Roman" w:hAnsi="Times New Roman" w:cs="Times New Roman" w:hint="eastAsia"/>
          <w:sz w:val="24"/>
          <w:szCs w:val="24"/>
        </w:rPr>
        <w:t>B</w:t>
      </w:r>
      <w:r w:rsidRPr="00747131">
        <w:rPr>
          <w:rFonts w:ascii="Times New Roman" w:hAnsi="Times New Roman" w:cs="Times New Roman"/>
          <w:sz w:val="24"/>
          <w:szCs w:val="24"/>
        </w:rPr>
        <w:t>M25</w:t>
      </w:r>
      <w:r w:rsidRPr="00747131">
        <w:rPr>
          <w:rFonts w:ascii="Times New Roman" w:hAnsi="Times New Roman" w:cs="Times New Roman" w:hint="eastAsia"/>
          <w:sz w:val="24"/>
          <w:szCs w:val="24"/>
        </w:rPr>
        <w:t>分数数组输入</w:t>
      </w:r>
      <w:r w:rsidRPr="00747131">
        <w:rPr>
          <w:rFonts w:ascii="Times New Roman" w:hAnsi="Times New Roman" w:cs="Times New Roman"/>
          <w:sz w:val="24"/>
          <w:szCs w:val="24"/>
        </w:rPr>
        <w:t>RRF</w:t>
      </w:r>
      <w:r w:rsidRPr="00747131">
        <w:rPr>
          <w:rFonts w:ascii="Times New Roman" w:hAnsi="Times New Roman" w:cs="Times New Roman" w:hint="eastAsia"/>
          <w:sz w:val="24"/>
          <w:szCs w:val="24"/>
        </w:rPr>
        <w:t>模型，</w:t>
      </w:r>
      <w:r w:rsidRPr="00747131">
        <w:rPr>
          <w:rFonts w:ascii="Times New Roman" w:hAnsi="Times New Roman" w:cs="Times New Roman" w:hint="eastAsia"/>
          <w:sz w:val="24"/>
          <w:szCs w:val="24"/>
        </w:rPr>
        <w:t>R</w:t>
      </w:r>
      <w:r w:rsidRPr="00747131">
        <w:rPr>
          <w:rFonts w:ascii="Times New Roman" w:hAnsi="Times New Roman" w:cs="Times New Roman"/>
          <w:sz w:val="24"/>
          <w:szCs w:val="24"/>
        </w:rPr>
        <w:t>RF</w:t>
      </w:r>
      <w:r w:rsidRPr="00747131">
        <w:rPr>
          <w:rFonts w:ascii="Times New Roman" w:hAnsi="Times New Roman" w:cs="Times New Roman" w:hint="eastAsia"/>
          <w:sz w:val="24"/>
          <w:szCs w:val="24"/>
        </w:rPr>
        <w:t>模型可以输出排序后的工具列表，以便于基于排序后的工具列表确定候选工具集。</w:t>
      </w:r>
    </w:p>
    <w:p w14:paraId="246D0233" w14:textId="77777777" w:rsidR="00E63667" w:rsidRPr="00747131" w:rsidRDefault="00E63667" w:rsidP="00E63667">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可选地，排序后的工具列表还可以包括</w:t>
      </w:r>
      <w:proofErr w:type="gramStart"/>
      <w:r w:rsidRPr="00747131">
        <w:rPr>
          <w:rFonts w:ascii="Times New Roman" w:hAnsi="Times New Roman" w:cs="Times New Roman" w:hint="eastAsia"/>
          <w:sz w:val="24"/>
          <w:szCs w:val="24"/>
        </w:rPr>
        <w:t>各工具</w:t>
      </w:r>
      <w:proofErr w:type="gramEnd"/>
      <w:r w:rsidRPr="00747131">
        <w:rPr>
          <w:rFonts w:ascii="Times New Roman" w:hAnsi="Times New Roman" w:cs="Times New Roman" w:hint="eastAsia"/>
          <w:sz w:val="24"/>
          <w:szCs w:val="24"/>
        </w:rPr>
        <w:t>的最终分数。</w:t>
      </w:r>
    </w:p>
    <w:p w14:paraId="04FA148E" w14:textId="77777777" w:rsidR="00E63667" w:rsidRPr="00747131" w:rsidRDefault="00E63667" w:rsidP="00E63667">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其中，</w:t>
      </w:r>
      <w:r w:rsidRPr="00747131">
        <w:rPr>
          <w:rFonts w:ascii="Times New Roman" w:hAnsi="Times New Roman" w:cs="Times New Roman" w:hint="eastAsia"/>
          <w:sz w:val="24"/>
          <w:szCs w:val="24"/>
        </w:rPr>
        <w:t>R</w:t>
      </w:r>
      <w:r w:rsidRPr="00747131">
        <w:rPr>
          <w:rFonts w:ascii="Times New Roman" w:hAnsi="Times New Roman" w:cs="Times New Roman"/>
          <w:sz w:val="24"/>
          <w:szCs w:val="24"/>
        </w:rPr>
        <w:t>RF</w:t>
      </w:r>
      <w:r w:rsidRPr="00747131">
        <w:rPr>
          <w:rFonts w:ascii="Times New Roman" w:hAnsi="Times New Roman" w:cs="Times New Roman" w:hint="eastAsia"/>
          <w:sz w:val="24"/>
          <w:szCs w:val="24"/>
        </w:rPr>
        <w:t>可以理解为</w:t>
      </w:r>
      <w:r w:rsidRPr="00747131">
        <w:rPr>
          <w:rFonts w:ascii="Times New Roman" w:hAnsi="Times New Roman" w:cs="Times New Roman"/>
          <w:sz w:val="24"/>
          <w:szCs w:val="24"/>
        </w:rPr>
        <w:t>无需学习参数（</w:t>
      </w:r>
      <w:r w:rsidRPr="00747131">
        <w:rPr>
          <w:rFonts w:ascii="Times New Roman" w:hAnsi="Times New Roman" w:cs="Times New Roman" w:hint="eastAsia"/>
          <w:sz w:val="24"/>
          <w:szCs w:val="24"/>
        </w:rPr>
        <w:t>如</w:t>
      </w:r>
      <w:r w:rsidRPr="00747131">
        <w:rPr>
          <w:rFonts w:ascii="Times New Roman" w:hAnsi="Times New Roman" w:cs="Times New Roman"/>
          <w:sz w:val="24"/>
          <w:szCs w:val="24"/>
        </w:rPr>
        <w:t>α</w:t>
      </w:r>
      <w:r w:rsidRPr="00747131">
        <w:rPr>
          <w:rFonts w:ascii="Times New Roman" w:hAnsi="Times New Roman" w:cs="Times New Roman"/>
          <w:sz w:val="24"/>
          <w:szCs w:val="24"/>
        </w:rPr>
        <w:t>）的排序融合方法。</w:t>
      </w:r>
      <w:r w:rsidRPr="00747131">
        <w:rPr>
          <w:rFonts w:ascii="Times New Roman" w:hAnsi="Times New Roman" w:cs="Times New Roman" w:hint="eastAsia"/>
          <w:sz w:val="24"/>
          <w:szCs w:val="24"/>
        </w:rPr>
        <w:t>R</w:t>
      </w:r>
      <w:r w:rsidRPr="00747131">
        <w:rPr>
          <w:rFonts w:ascii="Times New Roman" w:hAnsi="Times New Roman" w:cs="Times New Roman"/>
          <w:sz w:val="24"/>
          <w:szCs w:val="24"/>
        </w:rPr>
        <w:t>RF</w:t>
      </w:r>
      <w:r w:rsidRPr="00747131">
        <w:rPr>
          <w:rFonts w:ascii="Times New Roman" w:hAnsi="Times New Roman" w:cs="Times New Roman" w:hint="eastAsia"/>
          <w:sz w:val="24"/>
          <w:szCs w:val="24"/>
        </w:rPr>
        <w:t>模型可以</w:t>
      </w:r>
      <w:r w:rsidRPr="00747131">
        <w:rPr>
          <w:rFonts w:ascii="Times New Roman" w:hAnsi="Times New Roman" w:cs="Times New Roman"/>
          <w:sz w:val="24"/>
          <w:szCs w:val="24"/>
        </w:rPr>
        <w:t>不使用加权求和，而是根据</w:t>
      </w:r>
      <w:proofErr w:type="gramStart"/>
      <w:r w:rsidRPr="00747131">
        <w:rPr>
          <w:rFonts w:ascii="Times New Roman" w:hAnsi="Times New Roman" w:cs="Times New Roman"/>
          <w:sz w:val="24"/>
          <w:szCs w:val="24"/>
        </w:rPr>
        <w:t>各工具</w:t>
      </w:r>
      <w:proofErr w:type="gramEnd"/>
      <w:r w:rsidRPr="00747131">
        <w:rPr>
          <w:rFonts w:ascii="Times New Roman" w:hAnsi="Times New Roman" w:cs="Times New Roman"/>
          <w:sz w:val="24"/>
          <w:szCs w:val="24"/>
        </w:rPr>
        <w:t>在通路</w:t>
      </w:r>
      <w:proofErr w:type="gramStart"/>
      <w:r w:rsidRPr="00747131">
        <w:rPr>
          <w:rFonts w:ascii="Times New Roman" w:hAnsi="Times New Roman" w:cs="Times New Roman"/>
          <w:sz w:val="24"/>
          <w:szCs w:val="24"/>
        </w:rPr>
        <w:t>一</w:t>
      </w:r>
      <w:proofErr w:type="gramEnd"/>
      <w:r w:rsidRPr="00747131">
        <w:rPr>
          <w:rFonts w:ascii="Times New Roman" w:hAnsi="Times New Roman" w:cs="Times New Roman"/>
          <w:sz w:val="24"/>
          <w:szCs w:val="24"/>
        </w:rPr>
        <w:t>和通路二</w:t>
      </w:r>
      <w:r w:rsidRPr="00747131">
        <w:rPr>
          <w:rFonts w:ascii="Times New Roman" w:hAnsi="Times New Roman" w:cs="Times New Roman" w:hint="eastAsia"/>
          <w:sz w:val="24"/>
          <w:szCs w:val="24"/>
        </w:rPr>
        <w:t>这</w:t>
      </w:r>
      <w:r w:rsidRPr="00747131">
        <w:rPr>
          <w:rFonts w:ascii="Times New Roman" w:hAnsi="Times New Roman" w:cs="Times New Roman"/>
          <w:sz w:val="24"/>
          <w:szCs w:val="24"/>
        </w:rPr>
        <w:t>两条通路各自的排序结果中的排名倒数来进行融合。一个工具在两个列表中的排名越高，该一个工具的最终</w:t>
      </w:r>
      <w:r w:rsidRPr="00747131">
        <w:rPr>
          <w:rFonts w:ascii="Times New Roman" w:hAnsi="Times New Roman" w:cs="Times New Roman" w:hint="eastAsia"/>
          <w:sz w:val="24"/>
          <w:szCs w:val="24"/>
        </w:rPr>
        <w:t>分数</w:t>
      </w:r>
      <w:r w:rsidRPr="00747131">
        <w:rPr>
          <w:rFonts w:ascii="Times New Roman" w:hAnsi="Times New Roman" w:cs="Times New Roman"/>
          <w:sz w:val="24"/>
          <w:szCs w:val="24"/>
        </w:rPr>
        <w:t>也越高。</w:t>
      </w:r>
    </w:p>
    <w:p w14:paraId="08F33DA4" w14:textId="5FD10C63" w:rsidR="00E63667" w:rsidRPr="00747131" w:rsidRDefault="00E63667" w:rsidP="00E63667">
      <w:pPr>
        <w:spacing w:line="360" w:lineRule="exact"/>
        <w:ind w:firstLineChars="200" w:firstLine="480"/>
        <w:rPr>
          <w:rFonts w:ascii="Times New Roman" w:hAnsi="Times New Roman" w:cs="Times New Roman"/>
          <w:sz w:val="24"/>
          <w:szCs w:val="24"/>
        </w:rPr>
      </w:pPr>
      <w:commentRangeStart w:id="38"/>
      <w:r w:rsidRPr="00747131">
        <w:rPr>
          <w:rFonts w:ascii="Times New Roman" w:hAnsi="Times New Roman" w:cs="Times New Roman" w:hint="eastAsia"/>
          <w:sz w:val="24"/>
          <w:szCs w:val="24"/>
        </w:rPr>
        <w:t>示例性地，</w:t>
      </w:r>
      <w:commentRangeEnd w:id="38"/>
      <w:r w:rsidR="0003671C" w:rsidRPr="00747131">
        <w:rPr>
          <w:rStyle w:val="af1"/>
        </w:rPr>
        <w:commentReference w:id="38"/>
      </w:r>
      <w:r w:rsidRPr="00747131">
        <w:rPr>
          <w:rFonts w:ascii="Times New Roman" w:hAnsi="Times New Roman" w:cs="Times New Roman" w:hint="eastAsia"/>
          <w:sz w:val="24"/>
          <w:szCs w:val="24"/>
        </w:rPr>
        <w:t>在获得语义分数数组和</w:t>
      </w:r>
      <w:r w:rsidRPr="00747131">
        <w:rPr>
          <w:rFonts w:ascii="Times New Roman" w:hAnsi="Times New Roman" w:cs="Times New Roman" w:hint="eastAsia"/>
          <w:sz w:val="24"/>
          <w:szCs w:val="24"/>
        </w:rPr>
        <w:t>B</w:t>
      </w:r>
      <w:r w:rsidRPr="00747131">
        <w:rPr>
          <w:rFonts w:ascii="Times New Roman" w:hAnsi="Times New Roman" w:cs="Times New Roman"/>
          <w:sz w:val="24"/>
          <w:szCs w:val="24"/>
        </w:rPr>
        <w:t>M25</w:t>
      </w:r>
      <w:r w:rsidRPr="00747131">
        <w:rPr>
          <w:rFonts w:ascii="Times New Roman" w:hAnsi="Times New Roman" w:cs="Times New Roman" w:hint="eastAsia"/>
          <w:sz w:val="24"/>
          <w:szCs w:val="24"/>
        </w:rPr>
        <w:t>分数数组的情况下，电子设备可以将语义分数数组、</w:t>
      </w:r>
      <w:r w:rsidRPr="00747131">
        <w:rPr>
          <w:rFonts w:ascii="Times New Roman" w:hAnsi="Times New Roman" w:cs="Times New Roman" w:hint="eastAsia"/>
          <w:sz w:val="24"/>
          <w:szCs w:val="24"/>
        </w:rPr>
        <w:t>B</w:t>
      </w:r>
      <w:r w:rsidRPr="00747131">
        <w:rPr>
          <w:rFonts w:ascii="Times New Roman" w:hAnsi="Times New Roman" w:cs="Times New Roman"/>
          <w:sz w:val="24"/>
          <w:szCs w:val="24"/>
        </w:rPr>
        <w:t>M25</w:t>
      </w:r>
      <w:r w:rsidRPr="00747131">
        <w:rPr>
          <w:rFonts w:ascii="Times New Roman" w:hAnsi="Times New Roman" w:cs="Times New Roman" w:hint="eastAsia"/>
          <w:sz w:val="24"/>
          <w:szCs w:val="24"/>
        </w:rPr>
        <w:t>分数数组</w:t>
      </w:r>
      <w:commentRangeStart w:id="39"/>
      <w:r w:rsidRPr="00747131">
        <w:rPr>
          <w:rFonts w:ascii="Times New Roman" w:hAnsi="Times New Roman" w:cs="Times New Roman" w:hint="eastAsia"/>
          <w:sz w:val="24"/>
          <w:szCs w:val="24"/>
        </w:rPr>
        <w:t>和用户查询</w:t>
      </w:r>
      <w:commentRangeEnd w:id="39"/>
      <w:r w:rsidRPr="00747131">
        <w:rPr>
          <w:rStyle w:val="af1"/>
        </w:rPr>
        <w:commentReference w:id="39"/>
      </w:r>
      <w:r w:rsidRPr="00747131">
        <w:rPr>
          <w:rFonts w:ascii="Times New Roman" w:hAnsi="Times New Roman" w:cs="Times New Roman" w:hint="eastAsia"/>
          <w:sz w:val="24"/>
          <w:szCs w:val="24"/>
        </w:rPr>
        <w:t>输入</w:t>
      </w:r>
      <w:r w:rsidRPr="00747131">
        <w:rPr>
          <w:rFonts w:ascii="Times New Roman" w:hAnsi="Times New Roman" w:cs="Times New Roman"/>
          <w:sz w:val="24"/>
          <w:szCs w:val="24"/>
        </w:rPr>
        <w:t>LTR</w:t>
      </w:r>
      <w:r w:rsidRPr="00747131">
        <w:rPr>
          <w:rFonts w:ascii="Times New Roman" w:hAnsi="Times New Roman" w:cs="Times New Roman" w:hint="eastAsia"/>
          <w:sz w:val="24"/>
          <w:szCs w:val="24"/>
        </w:rPr>
        <w:t>模型，</w:t>
      </w:r>
      <w:r w:rsidRPr="00747131">
        <w:rPr>
          <w:rFonts w:ascii="Times New Roman" w:hAnsi="Times New Roman" w:cs="Times New Roman"/>
          <w:sz w:val="24"/>
          <w:szCs w:val="24"/>
        </w:rPr>
        <w:t>LTR</w:t>
      </w:r>
      <w:r w:rsidRPr="00747131">
        <w:rPr>
          <w:rFonts w:ascii="Times New Roman" w:hAnsi="Times New Roman" w:cs="Times New Roman" w:hint="eastAsia"/>
          <w:sz w:val="24"/>
          <w:szCs w:val="24"/>
        </w:rPr>
        <w:t>模型可以输出排序后的工具列表，以便于基于排序后的工具列表确定候选工具集。</w:t>
      </w:r>
    </w:p>
    <w:p w14:paraId="76907CF0" w14:textId="53807566" w:rsidR="00E63667" w:rsidRPr="00747131" w:rsidRDefault="00E63667" w:rsidP="00E63667">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其中，</w:t>
      </w:r>
      <w:r w:rsidRPr="00747131">
        <w:rPr>
          <w:rFonts w:ascii="Times New Roman" w:hAnsi="Times New Roman" w:cs="Times New Roman"/>
          <w:sz w:val="24"/>
          <w:szCs w:val="24"/>
        </w:rPr>
        <w:t>LTR</w:t>
      </w:r>
      <w:r w:rsidRPr="00747131">
        <w:rPr>
          <w:rFonts w:ascii="Times New Roman" w:hAnsi="Times New Roman" w:cs="Times New Roman" w:hint="eastAsia"/>
          <w:sz w:val="24"/>
          <w:szCs w:val="24"/>
        </w:rPr>
        <w:t>模型可以理解为</w:t>
      </w:r>
      <w:r w:rsidRPr="00747131">
        <w:rPr>
          <w:rFonts w:ascii="Times New Roman" w:hAnsi="Times New Roman" w:cs="Times New Roman"/>
          <w:sz w:val="24"/>
          <w:szCs w:val="24"/>
        </w:rPr>
        <w:t>基于机器学习的融合模型</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LTR</w:t>
      </w:r>
      <w:r w:rsidRPr="00747131">
        <w:rPr>
          <w:rFonts w:ascii="Times New Roman" w:hAnsi="Times New Roman" w:cs="Times New Roman" w:hint="eastAsia"/>
          <w:sz w:val="24"/>
          <w:szCs w:val="24"/>
        </w:rPr>
        <w:t>模型可以是</w:t>
      </w:r>
      <w:r w:rsidRPr="00747131">
        <w:rPr>
          <w:rFonts w:ascii="Times New Roman" w:hAnsi="Times New Roman" w:cs="Times New Roman"/>
          <w:sz w:val="24"/>
          <w:szCs w:val="24"/>
        </w:rPr>
        <w:t>采用通路</w:t>
      </w:r>
      <w:proofErr w:type="gramStart"/>
      <w:r w:rsidRPr="00747131">
        <w:rPr>
          <w:rFonts w:ascii="Times New Roman" w:hAnsi="Times New Roman" w:cs="Times New Roman"/>
          <w:sz w:val="24"/>
          <w:szCs w:val="24"/>
        </w:rPr>
        <w:t>一</w:t>
      </w:r>
      <w:proofErr w:type="gramEnd"/>
      <w:r w:rsidRPr="00747131">
        <w:rPr>
          <w:rFonts w:ascii="Times New Roman" w:hAnsi="Times New Roman" w:cs="Times New Roman"/>
          <w:sz w:val="24"/>
          <w:szCs w:val="24"/>
        </w:rPr>
        <w:t>和通路二</w:t>
      </w:r>
      <w:r w:rsidRPr="00747131">
        <w:rPr>
          <w:rFonts w:ascii="Times New Roman" w:hAnsi="Times New Roman" w:cs="Times New Roman" w:hint="eastAsia"/>
          <w:sz w:val="24"/>
          <w:szCs w:val="24"/>
        </w:rPr>
        <w:t>这</w:t>
      </w:r>
      <w:r w:rsidRPr="00747131">
        <w:rPr>
          <w:rFonts w:ascii="Times New Roman" w:hAnsi="Times New Roman" w:cs="Times New Roman"/>
          <w:sz w:val="24"/>
          <w:szCs w:val="24"/>
        </w:rPr>
        <w:t>两条通路召回的分数和其他可能的特征作为输入特征，如工具的使用频率等，并采用</w:t>
      </w:r>
      <w:r w:rsidRPr="00747131">
        <w:rPr>
          <w:rFonts w:ascii="Times New Roman" w:hAnsi="Times New Roman" w:cs="Times New Roman"/>
          <w:sz w:val="24"/>
          <w:szCs w:val="24"/>
        </w:rPr>
        <w:t>“</w:t>
      </w:r>
      <w:r w:rsidRPr="00747131">
        <w:rPr>
          <w:rFonts w:ascii="Times New Roman" w:hAnsi="Times New Roman" w:cs="Times New Roman"/>
          <w:sz w:val="24"/>
          <w:szCs w:val="24"/>
        </w:rPr>
        <w:t>用户是否最终采纳该工具</w:t>
      </w:r>
      <w:r w:rsidRPr="00747131">
        <w:rPr>
          <w:rFonts w:ascii="Times New Roman" w:hAnsi="Times New Roman" w:cs="Times New Roman"/>
          <w:sz w:val="24"/>
          <w:szCs w:val="24"/>
        </w:rPr>
        <w:t>”</w:t>
      </w:r>
      <w:r w:rsidRPr="00747131">
        <w:rPr>
          <w:rFonts w:ascii="Times New Roman" w:hAnsi="Times New Roman" w:cs="Times New Roman"/>
          <w:sz w:val="24"/>
          <w:szCs w:val="24"/>
        </w:rPr>
        <w:t>作为标签，进行训练得到的轻量级的机器学</w:t>
      </w:r>
      <w:r w:rsidRPr="00747131">
        <w:rPr>
          <w:rFonts w:ascii="Times New Roman" w:hAnsi="Times New Roman" w:cs="Times New Roman"/>
          <w:sz w:val="24"/>
          <w:szCs w:val="24"/>
        </w:rPr>
        <w:lastRenderedPageBreak/>
        <w:t>习模型（如</w:t>
      </w:r>
      <w:r w:rsidRPr="00747131">
        <w:rPr>
          <w:rFonts w:ascii="Times New Roman" w:hAnsi="Times New Roman" w:cs="Times New Roman"/>
          <w:sz w:val="24"/>
          <w:szCs w:val="24"/>
        </w:rPr>
        <w:t xml:space="preserve"> GBDT</w:t>
      </w:r>
      <w:r w:rsidRPr="00747131">
        <w:rPr>
          <w:rFonts w:ascii="Times New Roman" w:hAnsi="Times New Roman" w:cs="Times New Roman"/>
          <w:sz w:val="24"/>
          <w:szCs w:val="24"/>
        </w:rPr>
        <w:t>、逻辑回归或小型神经网络）。在获得用户查询的情况下，</w:t>
      </w:r>
      <w:r w:rsidRPr="00747131">
        <w:rPr>
          <w:rFonts w:ascii="Times New Roman" w:hAnsi="Times New Roman" w:cs="Times New Roman"/>
          <w:sz w:val="24"/>
          <w:szCs w:val="24"/>
        </w:rPr>
        <w:t>LTR</w:t>
      </w:r>
      <w:r w:rsidRPr="00747131">
        <w:rPr>
          <w:rFonts w:ascii="Times New Roman" w:hAnsi="Times New Roman" w:cs="Times New Roman" w:hint="eastAsia"/>
          <w:sz w:val="24"/>
          <w:szCs w:val="24"/>
        </w:rPr>
        <w:t>模型可以基于用户查询，</w:t>
      </w:r>
      <w:r w:rsidRPr="00747131">
        <w:rPr>
          <w:rFonts w:ascii="Times New Roman" w:hAnsi="Times New Roman" w:cs="Times New Roman"/>
          <w:sz w:val="24"/>
          <w:szCs w:val="24"/>
        </w:rPr>
        <w:t>预测</w:t>
      </w:r>
      <w:r w:rsidRPr="00747131">
        <w:rPr>
          <w:rFonts w:ascii="Times New Roman" w:hAnsi="Times New Roman" w:cs="Times New Roman" w:hint="eastAsia"/>
          <w:sz w:val="24"/>
          <w:szCs w:val="24"/>
        </w:rPr>
        <w:t>工具库中</w:t>
      </w:r>
      <w:proofErr w:type="gramStart"/>
      <w:r w:rsidRPr="00747131">
        <w:rPr>
          <w:rFonts w:ascii="Times New Roman" w:hAnsi="Times New Roman" w:cs="Times New Roman" w:hint="eastAsia"/>
          <w:sz w:val="24"/>
          <w:szCs w:val="24"/>
        </w:rPr>
        <w:t>各</w:t>
      </w:r>
      <w:r w:rsidRPr="00747131">
        <w:rPr>
          <w:rFonts w:ascii="Times New Roman" w:hAnsi="Times New Roman" w:cs="Times New Roman"/>
          <w:sz w:val="24"/>
          <w:szCs w:val="24"/>
        </w:rPr>
        <w:t>工具</w:t>
      </w:r>
      <w:proofErr w:type="gramEnd"/>
      <w:r w:rsidRPr="00747131">
        <w:rPr>
          <w:rFonts w:ascii="Times New Roman" w:hAnsi="Times New Roman" w:cs="Times New Roman"/>
          <w:sz w:val="24"/>
          <w:szCs w:val="24"/>
        </w:rPr>
        <w:t>的最终相关性得分。</w:t>
      </w:r>
      <w:r w:rsidRPr="00747131">
        <w:rPr>
          <w:rFonts w:ascii="Times New Roman" w:hAnsi="Times New Roman" w:cs="Times New Roman"/>
          <w:sz w:val="24"/>
          <w:szCs w:val="24"/>
        </w:rPr>
        <w:t>LTR</w:t>
      </w:r>
      <w:r w:rsidRPr="00747131">
        <w:rPr>
          <w:rFonts w:ascii="Times New Roman" w:hAnsi="Times New Roman" w:cs="Times New Roman" w:hint="eastAsia"/>
          <w:sz w:val="24"/>
          <w:szCs w:val="24"/>
        </w:rPr>
        <w:t>模型可以实现</w:t>
      </w:r>
      <w:r w:rsidRPr="00747131">
        <w:rPr>
          <w:rFonts w:ascii="Times New Roman" w:hAnsi="Times New Roman" w:cs="Times New Roman"/>
          <w:sz w:val="24"/>
          <w:szCs w:val="24"/>
        </w:rPr>
        <w:t>自动、非线性地学习两条通路分数的最佳组合方式，以达到</w:t>
      </w:r>
      <w:r w:rsidRPr="00747131">
        <w:rPr>
          <w:rFonts w:ascii="Times New Roman" w:hAnsi="Times New Roman" w:cs="Times New Roman" w:hint="eastAsia"/>
          <w:sz w:val="24"/>
          <w:szCs w:val="24"/>
        </w:rPr>
        <w:t>良好</w:t>
      </w:r>
      <w:r w:rsidRPr="00747131">
        <w:rPr>
          <w:rFonts w:ascii="Times New Roman" w:hAnsi="Times New Roman" w:cs="Times New Roman"/>
          <w:sz w:val="24"/>
          <w:szCs w:val="24"/>
        </w:rPr>
        <w:t>的排序精度。</w:t>
      </w:r>
    </w:p>
    <w:p w14:paraId="16DB9449" w14:textId="5F339B84" w:rsidR="00710300" w:rsidRPr="00747131" w:rsidRDefault="00710300" w:rsidP="00710300">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图</w:t>
      </w:r>
      <w:r w:rsidRPr="00747131">
        <w:rPr>
          <w:rFonts w:ascii="Times New Roman" w:hAnsi="Times New Roman" w:cs="Times New Roman" w:hint="eastAsia"/>
          <w:sz w:val="24"/>
          <w:szCs w:val="24"/>
        </w:rPr>
        <w:t>6</w:t>
      </w:r>
      <w:r w:rsidRPr="00747131">
        <w:rPr>
          <w:rFonts w:ascii="Times New Roman" w:hAnsi="Times New Roman" w:cs="Times New Roman" w:hint="eastAsia"/>
          <w:sz w:val="24"/>
          <w:szCs w:val="24"/>
        </w:rPr>
        <w:t>所示实施例中，电子设备</w:t>
      </w:r>
      <w:r w:rsidR="0073299D" w:rsidRPr="00747131">
        <w:rPr>
          <w:rFonts w:ascii="Times New Roman" w:hAnsi="Times New Roman" w:cs="Times New Roman" w:hint="eastAsia"/>
          <w:sz w:val="24"/>
          <w:szCs w:val="24"/>
        </w:rPr>
        <w:t>可以</w:t>
      </w:r>
      <w:r w:rsidRPr="00747131">
        <w:rPr>
          <w:rFonts w:ascii="Times New Roman" w:hAnsi="Times New Roman" w:cs="Times New Roman" w:hint="eastAsia"/>
          <w:sz w:val="24"/>
          <w:szCs w:val="24"/>
        </w:rPr>
        <w:t>为终端设备或服务器。</w:t>
      </w:r>
      <w:r w:rsidR="00E00230" w:rsidRPr="00747131">
        <w:rPr>
          <w:rFonts w:ascii="Times New Roman" w:hAnsi="Times New Roman" w:cs="Times New Roman" w:hint="eastAsia"/>
          <w:sz w:val="24"/>
          <w:szCs w:val="24"/>
        </w:rPr>
        <w:t>在</w:t>
      </w:r>
      <w:r w:rsidRPr="00747131">
        <w:rPr>
          <w:rFonts w:ascii="Times New Roman" w:hAnsi="Times New Roman" w:cs="Times New Roman" w:hint="eastAsia"/>
          <w:sz w:val="24"/>
          <w:szCs w:val="24"/>
        </w:rPr>
        <w:t>S</w:t>
      </w:r>
      <w:r w:rsidRPr="00747131">
        <w:rPr>
          <w:rFonts w:ascii="Times New Roman" w:hAnsi="Times New Roman" w:cs="Times New Roman"/>
          <w:sz w:val="24"/>
          <w:szCs w:val="24"/>
        </w:rPr>
        <w:t>601</w:t>
      </w:r>
      <w:r w:rsidRPr="00747131">
        <w:rPr>
          <w:rFonts w:ascii="Times New Roman" w:hAnsi="Times New Roman" w:cs="Times New Roman" w:hint="eastAsia"/>
          <w:sz w:val="24"/>
          <w:szCs w:val="24"/>
        </w:rPr>
        <w:t>中电子设备为终端设备，</w:t>
      </w:r>
      <w:r w:rsidRPr="00747131">
        <w:rPr>
          <w:rFonts w:ascii="Times New Roman" w:hAnsi="Times New Roman" w:cs="Times New Roman" w:hint="eastAsia"/>
          <w:sz w:val="24"/>
          <w:szCs w:val="24"/>
        </w:rPr>
        <w:t>S</w:t>
      </w:r>
      <w:r w:rsidRPr="00747131">
        <w:rPr>
          <w:rFonts w:ascii="Times New Roman" w:hAnsi="Times New Roman" w:cs="Times New Roman"/>
          <w:sz w:val="24"/>
          <w:szCs w:val="24"/>
        </w:rPr>
        <w:t>602</w:t>
      </w:r>
      <w:r w:rsidRPr="00747131">
        <w:rPr>
          <w:rFonts w:ascii="Times New Roman" w:hAnsi="Times New Roman" w:cs="Times New Roman" w:hint="eastAsia"/>
          <w:sz w:val="24"/>
          <w:szCs w:val="24"/>
        </w:rPr>
        <w:t>中电子设备为服务器</w:t>
      </w:r>
      <w:r w:rsidR="00E00230" w:rsidRPr="00747131">
        <w:rPr>
          <w:rFonts w:ascii="Times New Roman" w:hAnsi="Times New Roman" w:cs="Times New Roman" w:hint="eastAsia"/>
          <w:sz w:val="24"/>
          <w:szCs w:val="24"/>
        </w:rPr>
        <w:t>的场景中</w:t>
      </w:r>
      <w:r w:rsidRPr="00747131">
        <w:rPr>
          <w:rFonts w:ascii="Times New Roman" w:hAnsi="Times New Roman" w:cs="Times New Roman" w:hint="eastAsia"/>
          <w:sz w:val="24"/>
          <w:szCs w:val="24"/>
        </w:rPr>
        <w:t>，</w:t>
      </w:r>
      <w:r w:rsidRPr="00747131">
        <w:rPr>
          <w:rFonts w:ascii="Times New Roman" w:hAnsi="Times New Roman" w:cs="Times New Roman" w:hint="eastAsia"/>
          <w:sz w:val="24"/>
          <w:szCs w:val="24"/>
        </w:rPr>
        <w:t>S</w:t>
      </w:r>
      <w:r w:rsidRPr="00747131">
        <w:rPr>
          <w:rFonts w:ascii="Times New Roman" w:hAnsi="Times New Roman" w:cs="Times New Roman"/>
          <w:sz w:val="24"/>
          <w:szCs w:val="24"/>
        </w:rPr>
        <w:t>601</w:t>
      </w:r>
      <w:r w:rsidRPr="00747131">
        <w:rPr>
          <w:rFonts w:ascii="Times New Roman" w:hAnsi="Times New Roman" w:cs="Times New Roman" w:hint="eastAsia"/>
          <w:sz w:val="24"/>
          <w:szCs w:val="24"/>
        </w:rPr>
        <w:t>中终端设备可以向服务器发送终端设备接收的用户查询，以便于服务器采用</w:t>
      </w:r>
      <w:r w:rsidRPr="00747131">
        <w:rPr>
          <w:rFonts w:ascii="Times New Roman" w:hAnsi="Times New Roman" w:cs="Times New Roman"/>
          <w:sz w:val="24"/>
          <w:szCs w:val="24"/>
        </w:rPr>
        <w:t>嵌入向量</w:t>
      </w:r>
      <w:r w:rsidRPr="00747131">
        <w:rPr>
          <w:rFonts w:ascii="Times New Roman" w:hAnsi="Times New Roman" w:cs="Times New Roman" w:hint="eastAsia"/>
          <w:sz w:val="24"/>
          <w:szCs w:val="24"/>
        </w:rPr>
        <w:t>模型将查询编码为查询向量。</w:t>
      </w:r>
    </w:p>
    <w:p w14:paraId="772A4BDA" w14:textId="6C68006C" w:rsidR="00182470" w:rsidRPr="00747131" w:rsidRDefault="0073299D" w:rsidP="00C42B5C">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如图</w:t>
      </w:r>
      <w:r w:rsidRPr="00747131">
        <w:rPr>
          <w:rFonts w:ascii="Times New Roman" w:hAnsi="Times New Roman" w:cs="Times New Roman" w:hint="eastAsia"/>
          <w:sz w:val="24"/>
          <w:szCs w:val="24"/>
        </w:rPr>
        <w:t>6</w:t>
      </w:r>
      <w:r w:rsidRPr="00747131">
        <w:rPr>
          <w:rFonts w:ascii="Times New Roman" w:hAnsi="Times New Roman" w:cs="Times New Roman" w:hint="eastAsia"/>
          <w:sz w:val="24"/>
          <w:szCs w:val="24"/>
        </w:rPr>
        <w:t>所示，本申请实施</w:t>
      </w:r>
      <w:proofErr w:type="gramStart"/>
      <w:r w:rsidRPr="00747131">
        <w:rPr>
          <w:rFonts w:ascii="Times New Roman" w:hAnsi="Times New Roman" w:cs="Times New Roman" w:hint="eastAsia"/>
          <w:sz w:val="24"/>
          <w:szCs w:val="24"/>
        </w:rPr>
        <w:t>例提供</w:t>
      </w:r>
      <w:proofErr w:type="gramEnd"/>
      <w:r w:rsidRPr="00747131">
        <w:rPr>
          <w:rFonts w:ascii="Times New Roman" w:hAnsi="Times New Roman" w:cs="Times New Roman" w:hint="eastAsia"/>
          <w:sz w:val="24"/>
          <w:szCs w:val="24"/>
        </w:rPr>
        <w:t>的召回方法，将工具召回</w:t>
      </w:r>
      <w:r w:rsidRPr="00747131">
        <w:rPr>
          <w:rFonts w:ascii="Times New Roman" w:hAnsi="Times New Roman" w:cs="Times New Roman"/>
          <w:sz w:val="24"/>
          <w:szCs w:val="24"/>
        </w:rPr>
        <w:t>分解为通过双路并行评分、融合、再排序的智能筛选过程，</w:t>
      </w:r>
      <w:r w:rsidRPr="00747131">
        <w:rPr>
          <w:rFonts w:ascii="Times New Roman" w:hAnsi="Times New Roman" w:cs="Times New Roman" w:hint="eastAsia"/>
          <w:sz w:val="24"/>
          <w:szCs w:val="24"/>
        </w:rPr>
        <w:t>可以</w:t>
      </w:r>
      <w:r w:rsidRPr="00747131">
        <w:rPr>
          <w:rFonts w:ascii="Times New Roman" w:hAnsi="Times New Roman" w:cs="Times New Roman"/>
          <w:sz w:val="24"/>
          <w:szCs w:val="24"/>
        </w:rPr>
        <w:t>极大地提升</w:t>
      </w:r>
      <w:r w:rsidR="00DA51BF" w:rsidRPr="00747131">
        <w:rPr>
          <w:rFonts w:ascii="Times New Roman" w:hAnsi="Times New Roman" w:cs="Times New Roman" w:hint="eastAsia"/>
          <w:sz w:val="24"/>
          <w:szCs w:val="24"/>
        </w:rPr>
        <w:t>智能体</w:t>
      </w:r>
      <w:r w:rsidRPr="00747131">
        <w:rPr>
          <w:rFonts w:ascii="Times New Roman" w:hAnsi="Times New Roman" w:cs="Times New Roman"/>
          <w:sz w:val="24"/>
          <w:szCs w:val="24"/>
        </w:rPr>
        <w:t>的性能、可靠性与经济性。</w:t>
      </w:r>
      <w:r w:rsidR="00B3026A" w:rsidRPr="00747131">
        <w:rPr>
          <w:rFonts w:hint="eastAsia"/>
          <w:sz w:val="24"/>
          <w:szCs w:val="24"/>
        </w:rPr>
        <w:t>一些实现中</w:t>
      </w:r>
      <w:r w:rsidR="00CE32C3" w:rsidRPr="00747131">
        <w:rPr>
          <w:rFonts w:hint="eastAsia"/>
          <w:sz w:val="24"/>
          <w:szCs w:val="24"/>
        </w:rPr>
        <w:t>采用</w:t>
      </w:r>
      <w:r w:rsidR="00CE32C3" w:rsidRPr="00747131">
        <w:rPr>
          <w:sz w:val="24"/>
          <w:szCs w:val="24"/>
        </w:rPr>
        <w:t>上</w:t>
      </w:r>
      <w:r w:rsidR="00CE32C3" w:rsidRPr="00747131">
        <w:rPr>
          <w:rFonts w:ascii="Times New Roman" w:hAnsi="Times New Roman" w:cs="Times New Roman"/>
          <w:sz w:val="24"/>
          <w:szCs w:val="24"/>
        </w:rPr>
        <w:t>下文注入</w:t>
      </w:r>
      <w:r w:rsidR="00765189" w:rsidRPr="00747131">
        <w:rPr>
          <w:rFonts w:ascii="Times New Roman" w:hAnsi="Times New Roman" w:cs="Times New Roman" w:hint="eastAsia"/>
          <w:sz w:val="24"/>
          <w:szCs w:val="24"/>
        </w:rPr>
        <w:t>（</w:t>
      </w:r>
      <w:r w:rsidR="00765189" w:rsidRPr="00747131">
        <w:rPr>
          <w:rFonts w:ascii="Times New Roman" w:hAnsi="Times New Roman" w:cs="Times New Roman"/>
          <w:sz w:val="24"/>
          <w:szCs w:val="24"/>
        </w:rPr>
        <w:t>all-in-context</w:t>
      </w:r>
      <w:r w:rsidR="00765189" w:rsidRPr="00747131">
        <w:rPr>
          <w:rFonts w:ascii="Times New Roman" w:hAnsi="Times New Roman" w:cs="Times New Roman" w:hint="eastAsia"/>
          <w:sz w:val="24"/>
          <w:szCs w:val="24"/>
        </w:rPr>
        <w:t>）</w:t>
      </w:r>
      <w:r w:rsidR="00CE32C3" w:rsidRPr="00747131">
        <w:rPr>
          <w:rFonts w:ascii="Times New Roman" w:hAnsi="Times New Roman" w:cs="Times New Roman"/>
          <w:sz w:val="24"/>
          <w:szCs w:val="24"/>
        </w:rPr>
        <w:t>或暴力检索</w:t>
      </w:r>
      <w:r w:rsidR="00CE32C3" w:rsidRPr="00747131">
        <w:rPr>
          <w:rFonts w:ascii="Times New Roman" w:hAnsi="Times New Roman" w:cs="Times New Roman" w:hint="eastAsia"/>
          <w:sz w:val="24"/>
          <w:szCs w:val="24"/>
        </w:rPr>
        <w:t>（</w:t>
      </w:r>
      <w:r w:rsidR="00765189" w:rsidRPr="00747131">
        <w:rPr>
          <w:rFonts w:ascii="Times New Roman" w:hAnsi="Times New Roman" w:cs="Times New Roman"/>
          <w:sz w:val="24"/>
          <w:szCs w:val="24"/>
        </w:rPr>
        <w:t>b</w:t>
      </w:r>
      <w:r w:rsidR="00CE32C3" w:rsidRPr="00747131">
        <w:rPr>
          <w:rFonts w:ascii="Times New Roman" w:hAnsi="Times New Roman" w:cs="Times New Roman"/>
          <w:sz w:val="24"/>
          <w:szCs w:val="24"/>
        </w:rPr>
        <w:t>rute-</w:t>
      </w:r>
      <w:r w:rsidR="00765189" w:rsidRPr="00747131">
        <w:rPr>
          <w:rFonts w:ascii="Times New Roman" w:hAnsi="Times New Roman" w:cs="Times New Roman"/>
          <w:sz w:val="24"/>
          <w:szCs w:val="24"/>
        </w:rPr>
        <w:t>f</w:t>
      </w:r>
      <w:r w:rsidR="00CE32C3" w:rsidRPr="00747131">
        <w:rPr>
          <w:rFonts w:ascii="Times New Roman" w:hAnsi="Times New Roman" w:cs="Times New Roman"/>
          <w:sz w:val="24"/>
          <w:szCs w:val="24"/>
        </w:rPr>
        <w:t>orce</w:t>
      </w:r>
      <w:r w:rsidR="00CE32C3" w:rsidRPr="00747131">
        <w:rPr>
          <w:rFonts w:ascii="Times New Roman" w:hAnsi="Times New Roman" w:cs="Times New Roman" w:hint="eastAsia"/>
          <w:sz w:val="24"/>
          <w:szCs w:val="24"/>
        </w:rPr>
        <w:t>）的方式检索用户查询对应的工具。</w:t>
      </w:r>
      <w:r w:rsidR="00CE32C3" w:rsidRPr="00747131">
        <w:rPr>
          <w:rFonts w:ascii="Times New Roman" w:hAnsi="Times New Roman" w:cs="Times New Roman"/>
          <w:sz w:val="24"/>
          <w:szCs w:val="24"/>
        </w:rPr>
        <w:t>上下文注入或暴力检索</w:t>
      </w:r>
      <w:r w:rsidR="00CE32C3" w:rsidRPr="00747131">
        <w:rPr>
          <w:rFonts w:ascii="Times New Roman" w:hAnsi="Times New Roman" w:cs="Times New Roman" w:hint="eastAsia"/>
          <w:sz w:val="24"/>
          <w:szCs w:val="24"/>
        </w:rPr>
        <w:t>的方式，</w:t>
      </w:r>
      <w:r w:rsidR="00CE32C3" w:rsidRPr="00747131">
        <w:rPr>
          <w:rFonts w:ascii="Times New Roman" w:hAnsi="Times New Roman" w:cs="Times New Roman"/>
          <w:sz w:val="24"/>
          <w:szCs w:val="24"/>
        </w:rPr>
        <w:t>本质上是一种暴力枚举，其可行性完全依赖于</w:t>
      </w:r>
      <w:r w:rsidR="00CE32C3" w:rsidRPr="00747131">
        <w:rPr>
          <w:rFonts w:ascii="Times New Roman" w:hAnsi="Times New Roman" w:cs="Times New Roman"/>
          <w:sz w:val="24"/>
          <w:szCs w:val="24"/>
        </w:rPr>
        <w:t>LLM</w:t>
      </w:r>
      <w:r w:rsidR="00CE32C3" w:rsidRPr="00747131">
        <w:rPr>
          <w:rFonts w:ascii="Times New Roman" w:hAnsi="Times New Roman" w:cs="Times New Roman"/>
          <w:sz w:val="24"/>
          <w:szCs w:val="24"/>
        </w:rPr>
        <w:t>的上下文长度和注意力机制，</w:t>
      </w:r>
      <w:r w:rsidR="00CE32C3" w:rsidRPr="00747131">
        <w:rPr>
          <w:rFonts w:ascii="Times New Roman" w:hAnsi="Times New Roman" w:cs="Times New Roman" w:hint="eastAsia"/>
          <w:sz w:val="24"/>
          <w:szCs w:val="24"/>
        </w:rPr>
        <w:t>可能</w:t>
      </w:r>
      <w:r w:rsidR="00CE32C3" w:rsidRPr="00747131">
        <w:rPr>
          <w:rFonts w:ascii="Times New Roman" w:hAnsi="Times New Roman" w:cs="Times New Roman"/>
          <w:sz w:val="24"/>
          <w:szCs w:val="24"/>
        </w:rPr>
        <w:t>存在</w:t>
      </w:r>
      <w:r w:rsidR="00CE32C3" w:rsidRPr="00747131">
        <w:rPr>
          <w:rFonts w:ascii="Times New Roman" w:hAnsi="Times New Roman" w:cs="Times New Roman" w:hint="eastAsia"/>
          <w:sz w:val="24"/>
          <w:szCs w:val="24"/>
        </w:rPr>
        <w:t>如下障碍一、障碍二和障碍三所示的</w:t>
      </w:r>
      <w:r w:rsidR="00CE32C3" w:rsidRPr="00747131">
        <w:rPr>
          <w:rFonts w:ascii="Times New Roman" w:hAnsi="Times New Roman" w:cs="Times New Roman"/>
          <w:sz w:val="24"/>
          <w:szCs w:val="24"/>
        </w:rPr>
        <w:t>根本性的、无法克服的扩展性障碍</w:t>
      </w:r>
      <w:r w:rsidR="00CE32C3" w:rsidRPr="00747131">
        <w:rPr>
          <w:rFonts w:ascii="Times New Roman" w:hAnsi="Times New Roman" w:cs="Times New Roman" w:hint="eastAsia"/>
          <w:sz w:val="24"/>
          <w:szCs w:val="24"/>
        </w:rPr>
        <w:t>。</w:t>
      </w:r>
      <w:r w:rsidR="00DA51BF" w:rsidRPr="00747131">
        <w:rPr>
          <w:rFonts w:ascii="Times New Roman" w:hAnsi="Times New Roman" w:cs="Times New Roman" w:hint="eastAsia"/>
          <w:sz w:val="24"/>
          <w:szCs w:val="24"/>
        </w:rPr>
        <w:t>本申请实施</w:t>
      </w:r>
      <w:proofErr w:type="gramStart"/>
      <w:r w:rsidR="00DA51BF" w:rsidRPr="00747131">
        <w:rPr>
          <w:rFonts w:ascii="Times New Roman" w:hAnsi="Times New Roman" w:cs="Times New Roman" w:hint="eastAsia"/>
          <w:sz w:val="24"/>
          <w:szCs w:val="24"/>
        </w:rPr>
        <w:t>例提供</w:t>
      </w:r>
      <w:proofErr w:type="gramEnd"/>
      <w:r w:rsidR="00DA51BF" w:rsidRPr="00747131">
        <w:rPr>
          <w:rFonts w:ascii="Times New Roman" w:hAnsi="Times New Roman" w:cs="Times New Roman" w:hint="eastAsia"/>
          <w:sz w:val="24"/>
          <w:szCs w:val="24"/>
        </w:rPr>
        <w:t>的召回方法可以克服如下障碍一、障碍二和障碍三。</w:t>
      </w:r>
    </w:p>
    <w:p w14:paraId="31CC5550" w14:textId="4F54132F" w:rsidR="00F26E97" w:rsidRPr="00747131" w:rsidRDefault="00CE32C3" w:rsidP="00CE32C3">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障碍</w:t>
      </w:r>
      <w:proofErr w:type="gramStart"/>
      <w:r w:rsidRPr="00747131">
        <w:rPr>
          <w:rFonts w:ascii="Times New Roman" w:hAnsi="Times New Roman" w:cs="Times New Roman" w:hint="eastAsia"/>
          <w:sz w:val="24"/>
          <w:szCs w:val="24"/>
        </w:rPr>
        <w:t>一</w:t>
      </w:r>
      <w:proofErr w:type="gramEnd"/>
      <w:r w:rsidRPr="00747131">
        <w:rPr>
          <w:rFonts w:ascii="Times New Roman" w:hAnsi="Times New Roman" w:cs="Times New Roman" w:hint="eastAsia"/>
          <w:sz w:val="24"/>
          <w:szCs w:val="24"/>
        </w:rPr>
        <w:t>：</w:t>
      </w:r>
      <w:r w:rsidRPr="00747131">
        <w:rPr>
          <w:rFonts w:ascii="Times New Roman" w:hAnsi="Times New Roman" w:cs="Times New Roman"/>
          <w:sz w:val="24"/>
          <w:szCs w:val="24"/>
        </w:rPr>
        <w:t>上下文窗口的物理与经济限制</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LLM</w:t>
      </w:r>
      <w:r w:rsidRPr="00747131">
        <w:rPr>
          <w:rFonts w:ascii="Times New Roman" w:hAnsi="Times New Roman" w:cs="Times New Roman"/>
          <w:sz w:val="24"/>
          <w:szCs w:val="24"/>
        </w:rPr>
        <w:t>的上下文窗口存在硬性上限（如</w:t>
      </w:r>
      <w:r w:rsidRPr="00747131">
        <w:rPr>
          <w:rFonts w:ascii="Times New Roman" w:hAnsi="Times New Roman" w:cs="Times New Roman"/>
          <w:sz w:val="24"/>
          <w:szCs w:val="24"/>
        </w:rPr>
        <w:t>8k, 32k, 128k tokens</w:t>
      </w:r>
      <w:r w:rsidRPr="00747131">
        <w:rPr>
          <w:rFonts w:ascii="Times New Roman" w:hAnsi="Times New Roman" w:cs="Times New Roman"/>
          <w:sz w:val="24"/>
          <w:szCs w:val="24"/>
        </w:rPr>
        <w:t>）。随着工具</w:t>
      </w:r>
      <w:proofErr w:type="gramStart"/>
      <w:r w:rsidRPr="00747131">
        <w:rPr>
          <w:rFonts w:ascii="Times New Roman" w:hAnsi="Times New Roman" w:cs="Times New Roman"/>
          <w:sz w:val="24"/>
          <w:szCs w:val="24"/>
        </w:rPr>
        <w:t>库规模</w:t>
      </w:r>
      <w:proofErr w:type="gramEnd"/>
      <w:r w:rsidRPr="00747131">
        <w:rPr>
          <w:rFonts w:ascii="Times New Roman" w:hAnsi="Times New Roman" w:cs="Times New Roman"/>
          <w:sz w:val="24"/>
          <w:szCs w:val="24"/>
        </w:rPr>
        <w:t>增长，</w:t>
      </w:r>
      <w:r w:rsidRPr="00747131">
        <w:rPr>
          <w:rFonts w:ascii="Times New Roman" w:hAnsi="Times New Roman" w:cs="Times New Roman" w:hint="eastAsia"/>
          <w:sz w:val="24"/>
          <w:szCs w:val="24"/>
        </w:rPr>
        <w:t>可能</w:t>
      </w:r>
      <w:r w:rsidRPr="00747131">
        <w:rPr>
          <w:rFonts w:ascii="Times New Roman" w:hAnsi="Times New Roman" w:cs="Times New Roman"/>
          <w:sz w:val="24"/>
          <w:szCs w:val="24"/>
        </w:rPr>
        <w:t>会超出物理限制。更重要的是，</w:t>
      </w:r>
      <w:r w:rsidRPr="00747131">
        <w:rPr>
          <w:rFonts w:ascii="Times New Roman" w:hAnsi="Times New Roman" w:cs="Times New Roman"/>
          <w:sz w:val="24"/>
          <w:szCs w:val="24"/>
        </w:rPr>
        <w:t>API</w:t>
      </w:r>
      <w:r w:rsidRPr="00747131">
        <w:rPr>
          <w:rFonts w:ascii="Times New Roman" w:hAnsi="Times New Roman" w:cs="Times New Roman"/>
          <w:sz w:val="24"/>
          <w:szCs w:val="24"/>
        </w:rPr>
        <w:t>调用成本与</w:t>
      </w:r>
      <w:r w:rsidRPr="00747131">
        <w:rPr>
          <w:rFonts w:ascii="Times New Roman" w:hAnsi="Times New Roman" w:cs="Times New Roman"/>
          <w:sz w:val="24"/>
          <w:szCs w:val="24"/>
        </w:rPr>
        <w:t>token</w:t>
      </w:r>
      <w:r w:rsidRPr="00747131">
        <w:rPr>
          <w:rFonts w:ascii="Times New Roman" w:hAnsi="Times New Roman" w:cs="Times New Roman"/>
          <w:sz w:val="24"/>
          <w:szCs w:val="24"/>
        </w:rPr>
        <w:t>数量成正比，将数百个工具的描述</w:t>
      </w:r>
      <w:r w:rsidRPr="00747131">
        <w:rPr>
          <w:rFonts w:ascii="Times New Roman" w:hAnsi="Times New Roman" w:cs="Times New Roman" w:hint="eastAsia"/>
          <w:sz w:val="24"/>
          <w:szCs w:val="24"/>
        </w:rPr>
        <w:t>信息</w:t>
      </w:r>
      <w:r w:rsidRPr="00747131">
        <w:rPr>
          <w:rFonts w:ascii="Times New Roman" w:hAnsi="Times New Roman" w:cs="Times New Roman"/>
          <w:sz w:val="24"/>
          <w:szCs w:val="24"/>
        </w:rPr>
        <w:t>全部注入</w:t>
      </w:r>
      <w:r w:rsidRPr="00747131">
        <w:rPr>
          <w:rFonts w:ascii="Times New Roman" w:hAnsi="Times New Roman" w:cs="Times New Roman"/>
          <w:sz w:val="24"/>
          <w:szCs w:val="24"/>
        </w:rPr>
        <w:t>LLM</w:t>
      </w:r>
      <w:r w:rsidRPr="00747131">
        <w:rPr>
          <w:rFonts w:ascii="Times New Roman" w:hAnsi="Times New Roman" w:cs="Times New Roman"/>
          <w:sz w:val="24"/>
          <w:szCs w:val="24"/>
        </w:rPr>
        <w:t>的上下文窗口，</w:t>
      </w:r>
      <w:r w:rsidRPr="00747131">
        <w:rPr>
          <w:rFonts w:ascii="Times New Roman" w:hAnsi="Times New Roman" w:cs="Times New Roman" w:hint="eastAsia"/>
          <w:sz w:val="24"/>
          <w:szCs w:val="24"/>
        </w:rPr>
        <w:t>可能</w:t>
      </w:r>
      <w:r w:rsidRPr="00747131">
        <w:rPr>
          <w:rFonts w:ascii="Times New Roman" w:hAnsi="Times New Roman" w:cs="Times New Roman"/>
          <w:sz w:val="24"/>
          <w:szCs w:val="24"/>
        </w:rPr>
        <w:t>会导致单次调用的成本极其高昂且响应速度极其缓慢，</w:t>
      </w:r>
      <w:r w:rsidRPr="00747131">
        <w:rPr>
          <w:rFonts w:ascii="Times New Roman" w:hAnsi="Times New Roman" w:cs="Times New Roman" w:hint="eastAsia"/>
          <w:sz w:val="24"/>
          <w:szCs w:val="24"/>
        </w:rPr>
        <w:t>可能限制智能代理应用的适用范围，且</w:t>
      </w:r>
      <w:r w:rsidRPr="00747131">
        <w:rPr>
          <w:rFonts w:ascii="Times New Roman" w:hAnsi="Times New Roman" w:cs="Times New Roman"/>
          <w:sz w:val="24"/>
          <w:szCs w:val="24"/>
        </w:rPr>
        <w:t>在生产环境中</w:t>
      </w:r>
      <w:r w:rsidRPr="00747131">
        <w:rPr>
          <w:rFonts w:ascii="Times New Roman" w:hAnsi="Times New Roman" w:cs="Times New Roman" w:hint="eastAsia"/>
          <w:sz w:val="24"/>
          <w:szCs w:val="24"/>
        </w:rPr>
        <w:t>可能</w:t>
      </w:r>
      <w:r w:rsidRPr="00747131">
        <w:rPr>
          <w:rFonts w:ascii="Times New Roman" w:hAnsi="Times New Roman" w:cs="Times New Roman"/>
          <w:sz w:val="24"/>
          <w:szCs w:val="24"/>
        </w:rPr>
        <w:t>不具备经济可行性。</w:t>
      </w:r>
    </w:p>
    <w:p w14:paraId="3AA87307" w14:textId="189DDF61" w:rsidR="00F26E97" w:rsidRPr="00747131" w:rsidRDefault="00CE32C3" w:rsidP="00C42B5C">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障碍二：</w:t>
      </w:r>
      <w:r w:rsidRPr="00747131">
        <w:rPr>
          <w:rFonts w:ascii="Times New Roman" w:hAnsi="Times New Roman" w:cs="Times New Roman"/>
          <w:sz w:val="24"/>
          <w:szCs w:val="24"/>
        </w:rPr>
        <w:t>大海捞针</w:t>
      </w:r>
      <w:r w:rsidRPr="00747131">
        <w:rPr>
          <w:rFonts w:ascii="Times New Roman" w:hAnsi="Times New Roman" w:cs="Times New Roman" w:hint="eastAsia"/>
          <w:sz w:val="24"/>
          <w:szCs w:val="24"/>
        </w:rPr>
        <w:t>式的检索可能</w:t>
      </w:r>
      <w:r w:rsidRPr="00747131">
        <w:rPr>
          <w:rFonts w:ascii="Times New Roman" w:hAnsi="Times New Roman" w:cs="Times New Roman"/>
          <w:sz w:val="24"/>
          <w:szCs w:val="24"/>
        </w:rPr>
        <w:t>导致的精度骤降</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当上下文中充斥着大量与当前任务无关的工具时，相关工具的信噪比会急剧下降</w:t>
      </w:r>
      <w:r w:rsidR="00B177C9" w:rsidRPr="00747131">
        <w:rPr>
          <w:rFonts w:ascii="Times New Roman" w:hAnsi="Times New Roman" w:cs="Times New Roman" w:hint="eastAsia"/>
          <w:sz w:val="24"/>
          <w:szCs w:val="24"/>
        </w:rPr>
        <w:t>，可能</w:t>
      </w:r>
      <w:r w:rsidRPr="00747131">
        <w:rPr>
          <w:rFonts w:ascii="Times New Roman" w:hAnsi="Times New Roman" w:cs="Times New Roman"/>
          <w:sz w:val="24"/>
          <w:szCs w:val="24"/>
        </w:rPr>
        <w:t>增加</w:t>
      </w:r>
      <w:r w:rsidRPr="00747131">
        <w:rPr>
          <w:rFonts w:ascii="Times New Roman" w:hAnsi="Times New Roman" w:cs="Times New Roman"/>
          <w:sz w:val="24"/>
          <w:szCs w:val="24"/>
        </w:rPr>
        <w:t>LLM</w:t>
      </w:r>
      <w:r w:rsidRPr="00747131">
        <w:rPr>
          <w:rFonts w:ascii="Times New Roman" w:hAnsi="Times New Roman" w:cs="Times New Roman"/>
          <w:sz w:val="24"/>
          <w:szCs w:val="24"/>
        </w:rPr>
        <w:t>的认知负担</w:t>
      </w:r>
      <w:r w:rsidRPr="00747131">
        <w:rPr>
          <w:rFonts w:ascii="Times New Roman" w:hAnsi="Times New Roman" w:cs="Times New Roman" w:hint="eastAsia"/>
          <w:sz w:val="24"/>
          <w:szCs w:val="24"/>
        </w:rPr>
        <w:t>或</w:t>
      </w:r>
      <w:r w:rsidR="00B177C9" w:rsidRPr="00747131">
        <w:rPr>
          <w:rFonts w:ascii="Times New Roman" w:hAnsi="Times New Roman" w:cs="Times New Roman" w:hint="eastAsia"/>
          <w:sz w:val="24"/>
          <w:szCs w:val="24"/>
        </w:rPr>
        <w:t>降低</w:t>
      </w:r>
      <w:r w:rsidR="00B177C9" w:rsidRPr="00747131">
        <w:rPr>
          <w:rFonts w:ascii="Times New Roman" w:hAnsi="Times New Roman" w:cs="Times New Roman" w:hint="eastAsia"/>
          <w:sz w:val="24"/>
          <w:szCs w:val="24"/>
        </w:rPr>
        <w:t>L</w:t>
      </w:r>
      <w:r w:rsidR="00B177C9" w:rsidRPr="00747131">
        <w:rPr>
          <w:rFonts w:ascii="Times New Roman" w:hAnsi="Times New Roman" w:cs="Times New Roman"/>
          <w:sz w:val="24"/>
          <w:szCs w:val="24"/>
        </w:rPr>
        <w:t>LM</w:t>
      </w:r>
      <w:r w:rsidR="00B177C9" w:rsidRPr="00747131">
        <w:rPr>
          <w:rFonts w:ascii="Times New Roman" w:hAnsi="Times New Roman" w:cs="Times New Roman" w:hint="eastAsia"/>
          <w:sz w:val="24"/>
          <w:szCs w:val="24"/>
        </w:rPr>
        <w:t>的</w:t>
      </w:r>
      <w:r w:rsidRPr="00747131">
        <w:rPr>
          <w:rFonts w:ascii="Times New Roman" w:hAnsi="Times New Roman" w:cs="Times New Roman" w:hint="eastAsia"/>
          <w:sz w:val="24"/>
          <w:szCs w:val="24"/>
        </w:rPr>
        <w:t>检索精度</w:t>
      </w:r>
      <w:r w:rsidRPr="00747131">
        <w:rPr>
          <w:rFonts w:ascii="Times New Roman" w:hAnsi="Times New Roman" w:cs="Times New Roman"/>
          <w:sz w:val="24"/>
          <w:szCs w:val="24"/>
        </w:rPr>
        <w:t>，使</w:t>
      </w:r>
      <w:r w:rsidR="00B177C9" w:rsidRPr="00747131">
        <w:rPr>
          <w:rFonts w:ascii="Times New Roman" w:hAnsi="Times New Roman" w:cs="Times New Roman"/>
          <w:sz w:val="24"/>
          <w:szCs w:val="24"/>
        </w:rPr>
        <w:t>LLM</w:t>
      </w:r>
      <w:r w:rsidRPr="00747131">
        <w:rPr>
          <w:rFonts w:ascii="Times New Roman" w:hAnsi="Times New Roman" w:cs="Times New Roman"/>
          <w:sz w:val="24"/>
          <w:szCs w:val="24"/>
        </w:rPr>
        <w:t>难以聚焦于真正相关的几个选项，导致工具选择的准确率随着工具数量的增加而显著下降。</w:t>
      </w:r>
    </w:p>
    <w:p w14:paraId="16477AB4" w14:textId="47CEB7B2" w:rsidR="00F26E97" w:rsidRPr="00747131" w:rsidRDefault="00B177C9" w:rsidP="00C42B5C">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障碍三：</w:t>
      </w:r>
      <w:r w:rsidRPr="00747131">
        <w:rPr>
          <w:rFonts w:ascii="Times New Roman" w:hAnsi="Times New Roman" w:cs="Times New Roman"/>
          <w:sz w:val="24"/>
          <w:szCs w:val="24"/>
        </w:rPr>
        <w:t>幻觉风险的激增</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在信息过载和选项模糊的情况下，模型更容易出现</w:t>
      </w:r>
      <w:r w:rsidRPr="00747131">
        <w:rPr>
          <w:rFonts w:ascii="Times New Roman" w:hAnsi="Times New Roman" w:cs="Times New Roman"/>
          <w:sz w:val="24"/>
          <w:szCs w:val="24"/>
        </w:rPr>
        <w:t>“</w:t>
      </w:r>
      <w:r w:rsidRPr="00747131">
        <w:rPr>
          <w:rFonts w:ascii="Times New Roman" w:hAnsi="Times New Roman" w:cs="Times New Roman"/>
          <w:sz w:val="24"/>
          <w:szCs w:val="24"/>
        </w:rPr>
        <w:t>幻觉</w:t>
      </w:r>
      <w:r w:rsidRPr="00747131">
        <w:rPr>
          <w:rFonts w:ascii="Times New Roman" w:hAnsi="Times New Roman" w:cs="Times New Roman"/>
          <w:sz w:val="24"/>
          <w:szCs w:val="24"/>
        </w:rPr>
        <w:t>”</w:t>
      </w:r>
      <w:r w:rsidRPr="00747131">
        <w:rPr>
          <w:rFonts w:ascii="Times New Roman" w:hAnsi="Times New Roman" w:cs="Times New Roman"/>
          <w:sz w:val="24"/>
          <w:szCs w:val="24"/>
        </w:rPr>
        <w:t>。</w:t>
      </w:r>
      <w:r w:rsidRPr="00747131">
        <w:rPr>
          <w:rFonts w:ascii="Times New Roman" w:hAnsi="Times New Roman" w:cs="Times New Roman" w:hint="eastAsia"/>
          <w:sz w:val="24"/>
          <w:szCs w:val="24"/>
        </w:rPr>
        <w:t>使得</w:t>
      </w:r>
      <w:r w:rsidRPr="00747131">
        <w:rPr>
          <w:rFonts w:ascii="Times New Roman" w:hAnsi="Times New Roman" w:cs="Times New Roman"/>
          <w:sz w:val="24"/>
          <w:szCs w:val="24"/>
        </w:rPr>
        <w:t>LLM</w:t>
      </w:r>
      <w:r w:rsidRPr="00747131">
        <w:rPr>
          <w:rFonts w:ascii="Times New Roman" w:hAnsi="Times New Roman" w:cs="Times New Roman"/>
          <w:sz w:val="24"/>
          <w:szCs w:val="24"/>
        </w:rPr>
        <w:t>不仅可能选错工具，还可能凭空捏造不存在的参数或错误地组合工具，生成无效的调用指令，导致</w:t>
      </w:r>
      <w:r w:rsidRPr="00747131">
        <w:rPr>
          <w:rFonts w:ascii="Times New Roman" w:hAnsi="Times New Roman" w:cs="Times New Roman" w:hint="eastAsia"/>
          <w:sz w:val="24"/>
          <w:szCs w:val="24"/>
        </w:rPr>
        <w:t>智能代理应用</w:t>
      </w:r>
      <w:r w:rsidRPr="00747131">
        <w:rPr>
          <w:rFonts w:ascii="Times New Roman" w:hAnsi="Times New Roman" w:cs="Times New Roman"/>
          <w:sz w:val="24"/>
          <w:szCs w:val="24"/>
        </w:rPr>
        <w:t>执行任务失败。</w:t>
      </w:r>
    </w:p>
    <w:p w14:paraId="420C0508" w14:textId="77777777" w:rsidR="00DA51BF" w:rsidRPr="00747131" w:rsidRDefault="00DA51BF" w:rsidP="00DA51BF">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本申请实施</w:t>
      </w:r>
      <w:proofErr w:type="gramStart"/>
      <w:r w:rsidRPr="00747131">
        <w:rPr>
          <w:rFonts w:ascii="Times New Roman" w:hAnsi="Times New Roman" w:cs="Times New Roman" w:hint="eastAsia"/>
          <w:sz w:val="24"/>
          <w:szCs w:val="24"/>
        </w:rPr>
        <w:t>例提供</w:t>
      </w:r>
      <w:proofErr w:type="gramEnd"/>
      <w:r w:rsidRPr="00747131">
        <w:rPr>
          <w:rFonts w:ascii="Times New Roman" w:hAnsi="Times New Roman" w:cs="Times New Roman" w:hint="eastAsia"/>
          <w:sz w:val="24"/>
          <w:szCs w:val="24"/>
        </w:rPr>
        <w:t>的召回方法，通过双路协同机制，</w:t>
      </w:r>
      <w:r w:rsidRPr="00747131">
        <w:rPr>
          <w:rFonts w:ascii="Times New Roman" w:hAnsi="Times New Roman" w:cs="Times New Roman"/>
          <w:sz w:val="24"/>
          <w:szCs w:val="24"/>
        </w:rPr>
        <w:t>克服上述</w:t>
      </w:r>
      <w:r w:rsidRPr="00747131">
        <w:rPr>
          <w:rFonts w:ascii="Times New Roman" w:hAnsi="Times New Roman" w:cs="Times New Roman" w:hint="eastAsia"/>
          <w:sz w:val="24"/>
          <w:szCs w:val="24"/>
        </w:rPr>
        <w:t>一些实现和另一些实现中</w:t>
      </w:r>
      <w:r w:rsidRPr="00747131">
        <w:rPr>
          <w:rFonts w:ascii="Times New Roman" w:hAnsi="Times New Roman" w:cs="Times New Roman"/>
          <w:sz w:val="24"/>
          <w:szCs w:val="24"/>
        </w:rPr>
        <w:t>在智能性、灵活性、准确性和扩展性方面的不足。</w:t>
      </w:r>
      <w:r w:rsidRPr="00747131">
        <w:rPr>
          <w:rFonts w:ascii="Times New Roman" w:hAnsi="Times New Roman" w:cs="Times New Roman" w:hint="eastAsia"/>
          <w:sz w:val="24"/>
          <w:szCs w:val="24"/>
        </w:rPr>
        <w:t>本申请实施</w:t>
      </w:r>
      <w:proofErr w:type="gramStart"/>
      <w:r w:rsidRPr="00747131">
        <w:rPr>
          <w:rFonts w:ascii="Times New Roman" w:hAnsi="Times New Roman" w:cs="Times New Roman" w:hint="eastAsia"/>
          <w:sz w:val="24"/>
          <w:szCs w:val="24"/>
        </w:rPr>
        <w:t>例提供</w:t>
      </w:r>
      <w:proofErr w:type="gramEnd"/>
      <w:r w:rsidRPr="00747131">
        <w:rPr>
          <w:rFonts w:ascii="Times New Roman" w:hAnsi="Times New Roman" w:cs="Times New Roman" w:hint="eastAsia"/>
          <w:sz w:val="24"/>
          <w:szCs w:val="24"/>
        </w:rPr>
        <w:t>的召回方法，通过</w:t>
      </w:r>
      <w:r w:rsidRPr="00747131">
        <w:rPr>
          <w:rFonts w:ascii="Times New Roman" w:hAnsi="Times New Roman" w:cs="Times New Roman"/>
          <w:sz w:val="24"/>
          <w:szCs w:val="24"/>
        </w:rPr>
        <w:t>前置智能召回从工具库中召回与用户查询相关度较高的少量工具，</w:t>
      </w:r>
      <w:r w:rsidRPr="00747131">
        <w:rPr>
          <w:rFonts w:ascii="Times New Roman" w:hAnsi="Times New Roman" w:cs="Times New Roman" w:hint="eastAsia"/>
          <w:sz w:val="24"/>
          <w:szCs w:val="24"/>
        </w:rPr>
        <w:t>从少量工具中进行选择与用户查询最匹配的工具，实现</w:t>
      </w:r>
      <w:r w:rsidRPr="00747131">
        <w:rPr>
          <w:rFonts w:ascii="Times New Roman" w:hAnsi="Times New Roman" w:cs="Times New Roman"/>
          <w:sz w:val="24"/>
          <w:szCs w:val="24"/>
        </w:rPr>
        <w:t>多阶段、分而治之的前置召回</w:t>
      </w:r>
      <w:r w:rsidRPr="00747131">
        <w:rPr>
          <w:rFonts w:ascii="Times New Roman" w:hAnsi="Times New Roman" w:cs="Times New Roman"/>
          <w:sz w:val="24"/>
          <w:szCs w:val="24"/>
        </w:rPr>
        <w:t>-</w:t>
      </w:r>
      <w:r w:rsidRPr="00747131">
        <w:rPr>
          <w:rFonts w:ascii="Times New Roman" w:hAnsi="Times New Roman" w:cs="Times New Roman"/>
          <w:sz w:val="24"/>
          <w:szCs w:val="24"/>
        </w:rPr>
        <w:t>后续精选架构</w:t>
      </w:r>
      <w:r w:rsidRPr="00747131">
        <w:rPr>
          <w:rFonts w:ascii="Times New Roman" w:hAnsi="Times New Roman" w:cs="Times New Roman" w:hint="eastAsia"/>
          <w:sz w:val="24"/>
          <w:szCs w:val="24"/>
        </w:rPr>
        <w:t>，可以实现将</w:t>
      </w:r>
      <w:r w:rsidRPr="00747131">
        <w:rPr>
          <w:rFonts w:ascii="Times New Roman" w:hAnsi="Times New Roman" w:cs="Times New Roman"/>
          <w:sz w:val="24"/>
          <w:szCs w:val="24"/>
        </w:rPr>
        <w:t>工具库的总规模与</w:t>
      </w:r>
      <w:r w:rsidRPr="00747131">
        <w:rPr>
          <w:rFonts w:ascii="Times New Roman" w:hAnsi="Times New Roman" w:cs="Times New Roman"/>
          <w:sz w:val="24"/>
          <w:szCs w:val="24"/>
        </w:rPr>
        <w:t>LLM</w:t>
      </w:r>
      <w:r w:rsidRPr="00747131">
        <w:rPr>
          <w:rFonts w:ascii="Times New Roman" w:hAnsi="Times New Roman" w:cs="Times New Roman"/>
          <w:sz w:val="24"/>
          <w:szCs w:val="24"/>
        </w:rPr>
        <w:t>单</w:t>
      </w:r>
      <w:proofErr w:type="gramStart"/>
      <w:r w:rsidRPr="00747131">
        <w:rPr>
          <w:rFonts w:ascii="Times New Roman" w:hAnsi="Times New Roman" w:cs="Times New Roman"/>
          <w:sz w:val="24"/>
          <w:szCs w:val="24"/>
        </w:rPr>
        <w:t>次处理</w:t>
      </w:r>
      <w:proofErr w:type="gramEnd"/>
      <w:r w:rsidRPr="00747131">
        <w:rPr>
          <w:rFonts w:ascii="Times New Roman" w:hAnsi="Times New Roman" w:cs="Times New Roman"/>
          <w:sz w:val="24"/>
          <w:szCs w:val="24"/>
        </w:rPr>
        <w:t>的上下文规模</w:t>
      </w:r>
      <w:r w:rsidRPr="00747131">
        <w:rPr>
          <w:rFonts w:ascii="Times New Roman" w:hAnsi="Times New Roman" w:cs="Times New Roman" w:hint="eastAsia"/>
          <w:sz w:val="24"/>
          <w:szCs w:val="24"/>
        </w:rPr>
        <w:t>解耦</w:t>
      </w:r>
      <w:r w:rsidRPr="00747131">
        <w:rPr>
          <w:rFonts w:ascii="Times New Roman" w:hAnsi="Times New Roman" w:cs="Times New Roman"/>
          <w:sz w:val="24"/>
          <w:szCs w:val="24"/>
        </w:rPr>
        <w:t>，使得</w:t>
      </w:r>
      <w:r w:rsidRPr="00747131">
        <w:rPr>
          <w:rFonts w:ascii="Times New Roman" w:hAnsi="Times New Roman" w:cs="Times New Roman" w:hint="eastAsia"/>
          <w:sz w:val="24"/>
          <w:szCs w:val="24"/>
        </w:rPr>
        <w:t>智能代理应用</w:t>
      </w:r>
      <w:r w:rsidRPr="00747131">
        <w:rPr>
          <w:rFonts w:ascii="Times New Roman" w:hAnsi="Times New Roman" w:cs="Times New Roman"/>
          <w:sz w:val="24"/>
          <w:szCs w:val="24"/>
        </w:rPr>
        <w:t>可以经济、高效地驾驭成百上千的工具，其能力边界不再受限于</w:t>
      </w:r>
      <w:r w:rsidRPr="00747131">
        <w:rPr>
          <w:rFonts w:ascii="Times New Roman" w:hAnsi="Times New Roman" w:cs="Times New Roman"/>
          <w:sz w:val="24"/>
          <w:szCs w:val="24"/>
        </w:rPr>
        <w:t>LLM</w:t>
      </w:r>
      <w:r w:rsidRPr="00747131">
        <w:rPr>
          <w:rFonts w:ascii="Times New Roman" w:hAnsi="Times New Roman" w:cs="Times New Roman"/>
          <w:sz w:val="24"/>
          <w:szCs w:val="24"/>
        </w:rPr>
        <w:t>的上下文长度</w:t>
      </w:r>
      <w:r w:rsidRPr="00747131">
        <w:rPr>
          <w:rFonts w:ascii="Times New Roman" w:hAnsi="Times New Roman" w:cs="Times New Roman" w:hint="eastAsia"/>
          <w:sz w:val="24"/>
          <w:szCs w:val="24"/>
        </w:rPr>
        <w:t>。</w:t>
      </w:r>
    </w:p>
    <w:p w14:paraId="6229E28A" w14:textId="77777777" w:rsidR="00DA51BF" w:rsidRPr="00747131" w:rsidRDefault="00DA51BF" w:rsidP="00DA51BF">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本申请实施</w:t>
      </w:r>
      <w:proofErr w:type="gramStart"/>
      <w:r w:rsidRPr="00747131">
        <w:rPr>
          <w:rFonts w:ascii="Times New Roman" w:hAnsi="Times New Roman" w:cs="Times New Roman" w:hint="eastAsia"/>
          <w:sz w:val="24"/>
          <w:szCs w:val="24"/>
        </w:rPr>
        <w:t>例提供</w:t>
      </w:r>
      <w:proofErr w:type="gramEnd"/>
      <w:r w:rsidRPr="00747131">
        <w:rPr>
          <w:rFonts w:ascii="Times New Roman" w:hAnsi="Times New Roman" w:cs="Times New Roman" w:hint="eastAsia"/>
          <w:sz w:val="24"/>
          <w:szCs w:val="24"/>
        </w:rPr>
        <w:t>的召回方法，可以将</w:t>
      </w:r>
      <w:r w:rsidRPr="00747131">
        <w:rPr>
          <w:rFonts w:ascii="Times New Roman" w:hAnsi="Times New Roman" w:cs="Times New Roman"/>
          <w:sz w:val="24"/>
          <w:szCs w:val="24"/>
        </w:rPr>
        <w:t>从海量工具中进行全局搜索这一</w:t>
      </w:r>
      <w:proofErr w:type="gramStart"/>
      <w:r w:rsidRPr="00747131">
        <w:rPr>
          <w:rFonts w:ascii="Times New Roman" w:hAnsi="Times New Roman" w:cs="Times New Roman"/>
          <w:sz w:val="24"/>
          <w:szCs w:val="24"/>
        </w:rPr>
        <w:t>低效</w:t>
      </w:r>
      <w:r w:rsidRPr="00747131">
        <w:rPr>
          <w:rFonts w:ascii="Times New Roman" w:hAnsi="Times New Roman" w:cs="Times New Roman" w:hint="eastAsia"/>
          <w:sz w:val="24"/>
          <w:szCs w:val="24"/>
        </w:rPr>
        <w:t>且</w:t>
      </w:r>
      <w:proofErr w:type="gramEnd"/>
      <w:r w:rsidRPr="00747131">
        <w:rPr>
          <w:rFonts w:ascii="Times New Roman" w:hAnsi="Times New Roman" w:cs="Times New Roman"/>
          <w:sz w:val="24"/>
          <w:szCs w:val="24"/>
        </w:rPr>
        <w:t>繁重的任务，从昂贵且不擅长的</w:t>
      </w:r>
      <w:r w:rsidRPr="00747131">
        <w:rPr>
          <w:rFonts w:ascii="Times New Roman" w:hAnsi="Times New Roman" w:cs="Times New Roman"/>
          <w:sz w:val="24"/>
          <w:szCs w:val="24"/>
        </w:rPr>
        <w:t>LLM</w:t>
      </w:r>
      <w:r w:rsidRPr="00747131">
        <w:rPr>
          <w:rFonts w:ascii="Times New Roman" w:hAnsi="Times New Roman" w:cs="Times New Roman"/>
          <w:sz w:val="24"/>
          <w:szCs w:val="24"/>
        </w:rPr>
        <w:t>中剥离，转移到了专为此类任务设计的高效、低成本的检索引擎（</w:t>
      </w:r>
      <w:r w:rsidRPr="00747131">
        <w:rPr>
          <w:rFonts w:ascii="Times New Roman" w:hAnsi="Times New Roman" w:cs="Times New Roman" w:hint="eastAsia"/>
          <w:sz w:val="24"/>
          <w:szCs w:val="24"/>
        </w:rPr>
        <w:t>如</w:t>
      </w:r>
      <w:r w:rsidRPr="00747131">
        <w:rPr>
          <w:rFonts w:ascii="Times New Roman" w:hAnsi="Times New Roman" w:cs="Times New Roman"/>
          <w:sz w:val="24"/>
          <w:szCs w:val="24"/>
        </w:rPr>
        <w:t>FAISS</w:t>
      </w:r>
      <w:r w:rsidRPr="00747131">
        <w:rPr>
          <w:rFonts w:ascii="Times New Roman" w:hAnsi="Times New Roman" w:cs="Times New Roman" w:hint="eastAsia"/>
          <w:sz w:val="24"/>
          <w:szCs w:val="24"/>
        </w:rPr>
        <w:t>索引</w:t>
      </w:r>
      <w:r w:rsidRPr="00747131">
        <w:rPr>
          <w:rFonts w:ascii="Times New Roman" w:hAnsi="Times New Roman" w:cs="Times New Roman"/>
          <w:sz w:val="24"/>
          <w:szCs w:val="24"/>
        </w:rPr>
        <w:t>和</w:t>
      </w:r>
      <w:r w:rsidRPr="00747131">
        <w:rPr>
          <w:rFonts w:ascii="Times New Roman" w:hAnsi="Times New Roman" w:cs="Times New Roman"/>
          <w:sz w:val="24"/>
          <w:szCs w:val="24"/>
        </w:rPr>
        <w:t>BM25</w:t>
      </w:r>
      <w:r w:rsidRPr="00747131">
        <w:rPr>
          <w:rFonts w:ascii="Times New Roman" w:hAnsi="Times New Roman" w:cs="Times New Roman" w:hint="eastAsia"/>
          <w:sz w:val="24"/>
          <w:szCs w:val="24"/>
        </w:rPr>
        <w:t>索引</w:t>
      </w:r>
      <w:r w:rsidRPr="00747131">
        <w:rPr>
          <w:rFonts w:ascii="Times New Roman" w:hAnsi="Times New Roman" w:cs="Times New Roman"/>
          <w:sz w:val="24"/>
          <w:szCs w:val="24"/>
        </w:rPr>
        <w:t>）上。</w:t>
      </w:r>
      <w:r w:rsidRPr="00747131">
        <w:rPr>
          <w:rFonts w:ascii="Times New Roman" w:hAnsi="Times New Roman" w:cs="Times New Roman"/>
          <w:sz w:val="24"/>
          <w:szCs w:val="24"/>
        </w:rPr>
        <w:t>LLM</w:t>
      </w:r>
      <w:r w:rsidRPr="00747131">
        <w:rPr>
          <w:rFonts w:ascii="Times New Roman" w:hAnsi="Times New Roman" w:cs="Times New Roman"/>
          <w:sz w:val="24"/>
          <w:szCs w:val="24"/>
        </w:rPr>
        <w:t>的任务被简化为从少数几个高度相关的候选项</w:t>
      </w:r>
      <w:r w:rsidRPr="00747131">
        <w:rPr>
          <w:rFonts w:ascii="Times New Roman" w:hAnsi="Times New Roman" w:cs="Times New Roman" w:hint="eastAsia"/>
          <w:sz w:val="24"/>
          <w:szCs w:val="24"/>
        </w:rPr>
        <w:t>（如候选工具集）</w:t>
      </w:r>
      <w:r w:rsidRPr="00747131">
        <w:rPr>
          <w:rFonts w:ascii="Times New Roman" w:hAnsi="Times New Roman" w:cs="Times New Roman"/>
          <w:sz w:val="24"/>
          <w:szCs w:val="24"/>
        </w:rPr>
        <w:t>中做选择，从而极大地提升了效率和经济性。</w:t>
      </w:r>
    </w:p>
    <w:p w14:paraId="606A0699" w14:textId="7BE4B1C7" w:rsidR="00DA51BF" w:rsidRPr="00747131" w:rsidRDefault="00DA51BF" w:rsidP="00DA51BF">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相较于一次性注入</w:t>
      </w:r>
      <w:r w:rsidRPr="00747131">
        <w:rPr>
          <w:rFonts w:ascii="Times New Roman" w:hAnsi="Times New Roman" w:cs="Times New Roman" w:hint="eastAsia"/>
          <w:sz w:val="24"/>
          <w:szCs w:val="24"/>
        </w:rPr>
        <w:t>L</w:t>
      </w:r>
      <w:r w:rsidRPr="00747131">
        <w:rPr>
          <w:rFonts w:ascii="Times New Roman" w:hAnsi="Times New Roman" w:cs="Times New Roman"/>
          <w:sz w:val="24"/>
          <w:szCs w:val="24"/>
        </w:rPr>
        <w:t>LM</w:t>
      </w:r>
      <w:r w:rsidRPr="00747131">
        <w:rPr>
          <w:rFonts w:ascii="Times New Roman" w:hAnsi="Times New Roman" w:cs="Times New Roman"/>
          <w:sz w:val="24"/>
          <w:szCs w:val="24"/>
        </w:rPr>
        <w:t>上下文的暴力检索方式，本申请实施</w:t>
      </w:r>
      <w:proofErr w:type="gramStart"/>
      <w:r w:rsidRPr="00747131">
        <w:rPr>
          <w:rFonts w:ascii="Times New Roman" w:hAnsi="Times New Roman" w:cs="Times New Roman"/>
          <w:sz w:val="24"/>
          <w:szCs w:val="24"/>
        </w:rPr>
        <w:t>例提供</w:t>
      </w:r>
      <w:proofErr w:type="gramEnd"/>
      <w:r w:rsidRPr="00747131">
        <w:rPr>
          <w:rFonts w:ascii="Times New Roman" w:hAnsi="Times New Roman" w:cs="Times New Roman"/>
          <w:sz w:val="24"/>
          <w:szCs w:val="24"/>
        </w:rPr>
        <w:t>的召回方法</w:t>
      </w:r>
      <w:r w:rsidRPr="00747131">
        <w:rPr>
          <w:rFonts w:ascii="Times New Roman" w:hAnsi="Times New Roman" w:cs="Times New Roman" w:hint="eastAsia"/>
          <w:sz w:val="24"/>
          <w:szCs w:val="24"/>
        </w:rPr>
        <w:t>可以减少</w:t>
      </w:r>
      <w:r w:rsidRPr="00747131">
        <w:rPr>
          <w:rFonts w:ascii="Times New Roman" w:hAnsi="Times New Roman" w:cs="Times New Roman"/>
          <w:sz w:val="24"/>
          <w:szCs w:val="24"/>
        </w:rPr>
        <w:t>LLM</w:t>
      </w:r>
      <w:r w:rsidRPr="00747131">
        <w:rPr>
          <w:rFonts w:ascii="Times New Roman" w:hAnsi="Times New Roman" w:cs="Times New Roman"/>
          <w:sz w:val="24"/>
          <w:szCs w:val="24"/>
        </w:rPr>
        <w:t>上下文窗口物理和经济限制，</w:t>
      </w:r>
      <w:r w:rsidRPr="00747131">
        <w:rPr>
          <w:rFonts w:ascii="Times New Roman" w:hAnsi="Times New Roman" w:cs="Times New Roman" w:hint="eastAsia"/>
          <w:sz w:val="24"/>
          <w:szCs w:val="24"/>
        </w:rPr>
        <w:t>可以提升</w:t>
      </w:r>
      <w:r w:rsidRPr="00747131">
        <w:rPr>
          <w:rFonts w:ascii="Times New Roman" w:hAnsi="Times New Roman" w:cs="Times New Roman"/>
          <w:sz w:val="24"/>
          <w:szCs w:val="24"/>
        </w:rPr>
        <w:t>LLM</w:t>
      </w:r>
      <w:r w:rsidRPr="00747131">
        <w:rPr>
          <w:rFonts w:ascii="Times New Roman" w:hAnsi="Times New Roman" w:cs="Times New Roman" w:hint="eastAsia"/>
          <w:sz w:val="24"/>
          <w:szCs w:val="24"/>
        </w:rPr>
        <w:t>的</w:t>
      </w:r>
      <w:r w:rsidRPr="00747131">
        <w:rPr>
          <w:rFonts w:ascii="Times New Roman" w:hAnsi="Times New Roman" w:cs="Times New Roman"/>
          <w:sz w:val="24"/>
          <w:szCs w:val="24"/>
        </w:rPr>
        <w:t>可扩展性（</w:t>
      </w:r>
      <w:r w:rsidRPr="00747131">
        <w:rPr>
          <w:rFonts w:ascii="Times New Roman" w:hAnsi="Times New Roman" w:cs="Times New Roman"/>
          <w:sz w:val="24"/>
          <w:szCs w:val="24"/>
        </w:rPr>
        <w:t>scalability</w:t>
      </w:r>
      <w:r w:rsidRPr="00747131">
        <w:rPr>
          <w:rFonts w:ascii="Times New Roman" w:hAnsi="Times New Roman" w:cs="Times New Roman"/>
          <w:sz w:val="24"/>
          <w:szCs w:val="24"/>
        </w:rPr>
        <w:t>）。</w:t>
      </w:r>
      <w:r w:rsidRPr="00747131">
        <w:rPr>
          <w:rFonts w:ascii="Times New Roman" w:hAnsi="Times New Roman" w:cs="Times New Roman" w:hint="eastAsia"/>
          <w:sz w:val="24"/>
          <w:szCs w:val="24"/>
        </w:rPr>
        <w:lastRenderedPageBreak/>
        <w:t>可以减少在</w:t>
      </w:r>
      <w:r w:rsidRPr="00747131">
        <w:rPr>
          <w:rFonts w:ascii="Times New Roman" w:hAnsi="Times New Roman" w:cs="Times New Roman"/>
          <w:sz w:val="24"/>
          <w:szCs w:val="24"/>
        </w:rPr>
        <w:t>工具</w:t>
      </w:r>
      <w:proofErr w:type="gramStart"/>
      <w:r w:rsidRPr="00747131">
        <w:rPr>
          <w:rFonts w:ascii="Times New Roman" w:hAnsi="Times New Roman" w:cs="Times New Roman"/>
          <w:sz w:val="24"/>
          <w:szCs w:val="24"/>
        </w:rPr>
        <w:t>库规模</w:t>
      </w:r>
      <w:proofErr w:type="gramEnd"/>
      <w:r w:rsidRPr="00747131">
        <w:rPr>
          <w:rFonts w:ascii="Times New Roman" w:hAnsi="Times New Roman" w:cs="Times New Roman"/>
          <w:sz w:val="24"/>
          <w:szCs w:val="24"/>
        </w:rPr>
        <w:t>增大</w:t>
      </w:r>
      <w:r w:rsidRPr="00747131">
        <w:rPr>
          <w:rFonts w:ascii="Times New Roman" w:hAnsi="Times New Roman" w:cs="Times New Roman" w:hint="eastAsia"/>
          <w:sz w:val="24"/>
          <w:szCs w:val="24"/>
        </w:rPr>
        <w:t>的情况下</w:t>
      </w:r>
      <w:r w:rsidRPr="00747131">
        <w:rPr>
          <w:rFonts w:ascii="Times New Roman" w:hAnsi="Times New Roman" w:cs="Times New Roman"/>
          <w:sz w:val="24"/>
          <w:szCs w:val="24"/>
        </w:rPr>
        <w:t>LLM</w:t>
      </w:r>
      <w:r w:rsidRPr="00747131">
        <w:rPr>
          <w:rFonts w:ascii="Times New Roman" w:hAnsi="Times New Roman" w:cs="Times New Roman" w:hint="eastAsia"/>
          <w:sz w:val="24"/>
          <w:szCs w:val="24"/>
        </w:rPr>
        <w:t>的</w:t>
      </w:r>
      <w:r w:rsidRPr="00747131">
        <w:rPr>
          <w:rFonts w:ascii="Times New Roman" w:hAnsi="Times New Roman" w:cs="Times New Roman"/>
          <w:sz w:val="24"/>
          <w:szCs w:val="24"/>
        </w:rPr>
        <w:t>Token</w:t>
      </w:r>
      <w:r w:rsidRPr="00747131">
        <w:rPr>
          <w:rFonts w:ascii="Times New Roman" w:hAnsi="Times New Roman" w:cs="Times New Roman"/>
          <w:sz w:val="24"/>
          <w:szCs w:val="24"/>
        </w:rPr>
        <w:t>上限</w:t>
      </w:r>
      <w:r w:rsidRPr="00747131">
        <w:rPr>
          <w:rFonts w:ascii="Times New Roman" w:hAnsi="Times New Roman" w:cs="Times New Roman" w:hint="eastAsia"/>
          <w:sz w:val="24"/>
          <w:szCs w:val="24"/>
        </w:rPr>
        <w:t>对</w:t>
      </w:r>
      <w:r w:rsidRPr="00747131">
        <w:rPr>
          <w:rFonts w:ascii="Times New Roman" w:hAnsi="Times New Roman" w:cs="Times New Roman" w:hint="eastAsia"/>
          <w:sz w:val="24"/>
          <w:szCs w:val="24"/>
        </w:rPr>
        <w:t>L</w:t>
      </w:r>
      <w:r w:rsidRPr="00747131">
        <w:rPr>
          <w:rFonts w:ascii="Times New Roman" w:hAnsi="Times New Roman" w:cs="Times New Roman"/>
          <w:sz w:val="24"/>
          <w:szCs w:val="24"/>
        </w:rPr>
        <w:t>LM</w:t>
      </w:r>
      <w:r w:rsidRPr="00747131">
        <w:rPr>
          <w:rFonts w:ascii="Times New Roman" w:hAnsi="Times New Roman" w:cs="Times New Roman" w:hint="eastAsia"/>
          <w:sz w:val="24"/>
          <w:szCs w:val="24"/>
        </w:rPr>
        <w:t>响应速率的影响，还可以节约</w:t>
      </w:r>
      <w:r w:rsidRPr="00747131">
        <w:rPr>
          <w:rFonts w:ascii="Times New Roman" w:hAnsi="Times New Roman" w:cs="Times New Roman"/>
          <w:sz w:val="24"/>
          <w:szCs w:val="24"/>
        </w:rPr>
        <w:t>API</w:t>
      </w:r>
      <w:r w:rsidRPr="00747131">
        <w:rPr>
          <w:rFonts w:ascii="Times New Roman" w:hAnsi="Times New Roman" w:cs="Times New Roman"/>
          <w:sz w:val="24"/>
          <w:szCs w:val="24"/>
        </w:rPr>
        <w:t>成本</w:t>
      </w:r>
      <w:r w:rsidRPr="00747131">
        <w:rPr>
          <w:rFonts w:ascii="Times New Roman" w:hAnsi="Times New Roman" w:cs="Times New Roman" w:hint="eastAsia"/>
          <w:sz w:val="24"/>
          <w:szCs w:val="24"/>
        </w:rPr>
        <w:t>，还可以实现智能代理应用能力的规模化。</w:t>
      </w:r>
    </w:p>
    <w:p w14:paraId="709330AA" w14:textId="1CB29238" w:rsidR="00182470" w:rsidRPr="00747131" w:rsidRDefault="00F77630" w:rsidP="00C42B5C">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为了</w:t>
      </w:r>
      <w:r w:rsidRPr="00747131">
        <w:rPr>
          <w:rFonts w:ascii="Times New Roman" w:hAnsi="Times New Roman" w:cs="Times New Roman"/>
          <w:sz w:val="24"/>
          <w:szCs w:val="24"/>
        </w:rPr>
        <w:t>缓解</w:t>
      </w:r>
      <w:r w:rsidRPr="00747131">
        <w:rPr>
          <w:rFonts w:ascii="Times New Roman" w:hAnsi="Times New Roman" w:cs="Times New Roman"/>
          <w:sz w:val="24"/>
          <w:szCs w:val="24"/>
        </w:rPr>
        <w:t>LLM</w:t>
      </w:r>
      <w:r w:rsidRPr="00747131">
        <w:rPr>
          <w:rFonts w:ascii="Times New Roman" w:hAnsi="Times New Roman" w:cs="Times New Roman" w:hint="eastAsia"/>
          <w:sz w:val="24"/>
          <w:szCs w:val="24"/>
        </w:rPr>
        <w:t>的</w:t>
      </w:r>
      <w:r w:rsidRPr="00747131">
        <w:rPr>
          <w:rFonts w:ascii="Times New Roman" w:hAnsi="Times New Roman" w:cs="Times New Roman"/>
          <w:sz w:val="24"/>
          <w:szCs w:val="24"/>
        </w:rPr>
        <w:t>上下文压力，一些</w:t>
      </w:r>
      <w:r w:rsidRPr="00747131">
        <w:rPr>
          <w:rFonts w:ascii="Times New Roman" w:hAnsi="Times New Roman" w:cs="Times New Roman" w:hint="eastAsia"/>
          <w:sz w:val="24"/>
          <w:szCs w:val="24"/>
        </w:rPr>
        <w:t>实现中可能</w:t>
      </w:r>
      <w:r w:rsidRPr="00747131">
        <w:rPr>
          <w:rFonts w:ascii="Times New Roman" w:hAnsi="Times New Roman" w:cs="Times New Roman"/>
          <w:sz w:val="24"/>
          <w:szCs w:val="24"/>
        </w:rPr>
        <w:t>在</w:t>
      </w:r>
      <w:r w:rsidRPr="00747131">
        <w:rPr>
          <w:rFonts w:ascii="Times New Roman" w:hAnsi="Times New Roman" w:cs="Times New Roman"/>
          <w:sz w:val="24"/>
          <w:szCs w:val="24"/>
        </w:rPr>
        <w:t>LLM</w:t>
      </w:r>
      <w:r w:rsidRPr="00747131">
        <w:rPr>
          <w:rFonts w:ascii="Times New Roman" w:hAnsi="Times New Roman" w:cs="Times New Roman"/>
          <w:sz w:val="24"/>
          <w:szCs w:val="24"/>
        </w:rPr>
        <w:t>的</w:t>
      </w:r>
      <w:r w:rsidR="00DA51BF" w:rsidRPr="00747131">
        <w:rPr>
          <w:rFonts w:ascii="Times New Roman" w:hAnsi="Times New Roman" w:cs="Times New Roman" w:hint="eastAsia"/>
          <w:sz w:val="24"/>
          <w:szCs w:val="24"/>
        </w:rPr>
        <w:t>规划（</w:t>
      </w:r>
      <w:r w:rsidR="00DA51BF" w:rsidRPr="00747131">
        <w:rPr>
          <w:rFonts w:ascii="Times New Roman" w:hAnsi="Times New Roman" w:cs="Times New Roman"/>
          <w:sz w:val="24"/>
          <w:szCs w:val="24"/>
        </w:rPr>
        <w:t>plan</w:t>
      </w:r>
      <w:r w:rsidR="00DA51BF" w:rsidRPr="00747131">
        <w:rPr>
          <w:rFonts w:ascii="Times New Roman" w:hAnsi="Times New Roman" w:cs="Times New Roman" w:hint="eastAsia"/>
          <w:sz w:val="24"/>
          <w:szCs w:val="24"/>
        </w:rPr>
        <w:t>）</w:t>
      </w:r>
      <w:r w:rsidRPr="00747131">
        <w:rPr>
          <w:rFonts w:ascii="Times New Roman" w:hAnsi="Times New Roman" w:cs="Times New Roman"/>
          <w:sz w:val="24"/>
          <w:szCs w:val="24"/>
        </w:rPr>
        <w:t>模块执行规划任务时，同步提取出用户意图中的大类（如购物）以及目标应用程序名称（</w:t>
      </w:r>
      <w:r w:rsidRPr="00747131">
        <w:rPr>
          <w:rFonts w:ascii="Times New Roman" w:hAnsi="Times New Roman" w:cs="Times New Roman"/>
          <w:sz w:val="24"/>
          <w:szCs w:val="24"/>
        </w:rPr>
        <w:t>app name</w:t>
      </w:r>
      <w:r w:rsidRPr="00747131">
        <w:rPr>
          <w:rFonts w:ascii="Times New Roman" w:hAnsi="Times New Roman" w:cs="Times New Roman"/>
          <w:sz w:val="24"/>
          <w:szCs w:val="24"/>
        </w:rPr>
        <w:t>）。然后，通过预设的硬编码规则或简单的映射关系，来过滤并选择一个较小范围的工具子集</w:t>
      </w:r>
      <w:r w:rsidRPr="00747131">
        <w:rPr>
          <w:rFonts w:ascii="Times New Roman" w:hAnsi="Times New Roman" w:cs="Times New Roman" w:hint="eastAsia"/>
          <w:sz w:val="24"/>
          <w:szCs w:val="24"/>
        </w:rPr>
        <w:t>，实现</w:t>
      </w:r>
      <w:r w:rsidRPr="00747131">
        <w:rPr>
          <w:rFonts w:ascii="Times New Roman" w:hAnsi="Times New Roman" w:cs="Times New Roman"/>
          <w:sz w:val="24"/>
          <w:szCs w:val="24"/>
        </w:rPr>
        <w:t>基于</w:t>
      </w:r>
      <w:r w:rsidRPr="00747131">
        <w:rPr>
          <w:rFonts w:ascii="Times New Roman" w:hAnsi="Times New Roman" w:cs="Times New Roman"/>
          <w:sz w:val="24"/>
          <w:szCs w:val="24"/>
        </w:rPr>
        <w:t>Plan</w:t>
      </w:r>
      <w:r w:rsidRPr="00747131">
        <w:rPr>
          <w:rFonts w:ascii="Times New Roman" w:hAnsi="Times New Roman" w:cs="Times New Roman"/>
          <w:sz w:val="24"/>
          <w:szCs w:val="24"/>
        </w:rPr>
        <w:t>模块的规则过滤。</w:t>
      </w:r>
      <w:r w:rsidRPr="00747131">
        <w:rPr>
          <w:rFonts w:ascii="Times New Roman" w:hAnsi="Times New Roman" w:cs="Times New Roman" w:hint="eastAsia"/>
          <w:sz w:val="24"/>
          <w:szCs w:val="24"/>
        </w:rPr>
        <w:t>然而，</w:t>
      </w:r>
      <w:r w:rsidRPr="00747131">
        <w:rPr>
          <w:rFonts w:ascii="Times New Roman" w:hAnsi="Times New Roman" w:cs="Times New Roman"/>
          <w:sz w:val="24"/>
          <w:szCs w:val="24"/>
        </w:rPr>
        <w:t>基于</w:t>
      </w:r>
      <w:r w:rsidRPr="00747131">
        <w:rPr>
          <w:rFonts w:ascii="Times New Roman" w:hAnsi="Times New Roman" w:cs="Times New Roman"/>
          <w:sz w:val="24"/>
          <w:szCs w:val="24"/>
        </w:rPr>
        <w:t>Plan</w:t>
      </w:r>
      <w:r w:rsidRPr="00747131">
        <w:rPr>
          <w:rFonts w:ascii="Times New Roman" w:hAnsi="Times New Roman" w:cs="Times New Roman"/>
          <w:sz w:val="24"/>
          <w:szCs w:val="24"/>
        </w:rPr>
        <w:t>模块的规则过滤</w:t>
      </w:r>
      <w:r w:rsidRPr="00747131">
        <w:rPr>
          <w:rFonts w:ascii="Times New Roman" w:hAnsi="Times New Roman" w:cs="Times New Roman" w:hint="eastAsia"/>
          <w:sz w:val="24"/>
          <w:szCs w:val="24"/>
        </w:rPr>
        <w:t>可能存在如下障碍四、障碍五和障碍六所示的障碍。</w:t>
      </w:r>
    </w:p>
    <w:p w14:paraId="667DF4E1" w14:textId="290C1816" w:rsidR="004D7CE3" w:rsidRPr="00747131" w:rsidRDefault="00F77630" w:rsidP="00E551BD">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障碍四：</w:t>
      </w:r>
      <w:r w:rsidRPr="00747131">
        <w:rPr>
          <w:rFonts w:ascii="Times New Roman" w:hAnsi="Times New Roman" w:cs="Times New Roman"/>
          <w:sz w:val="24"/>
          <w:szCs w:val="24"/>
        </w:rPr>
        <w:t>提取错误导致</w:t>
      </w:r>
      <w:r w:rsidRPr="00747131">
        <w:rPr>
          <w:rFonts w:ascii="Times New Roman" w:hAnsi="Times New Roman" w:cs="Times New Roman" w:hint="eastAsia"/>
          <w:sz w:val="24"/>
          <w:szCs w:val="24"/>
        </w:rPr>
        <w:t>任务执行</w:t>
      </w:r>
      <w:r w:rsidRPr="00747131">
        <w:rPr>
          <w:rFonts w:ascii="Times New Roman" w:hAnsi="Times New Roman" w:cs="Times New Roman"/>
          <w:sz w:val="24"/>
          <w:szCs w:val="24"/>
        </w:rPr>
        <w:t>失败</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Plan</w:t>
      </w:r>
      <w:r w:rsidRPr="00747131">
        <w:rPr>
          <w:rFonts w:ascii="Times New Roman" w:hAnsi="Times New Roman" w:cs="Times New Roman"/>
          <w:sz w:val="24"/>
          <w:szCs w:val="24"/>
        </w:rPr>
        <w:t>模块</w:t>
      </w:r>
      <w:r w:rsidRPr="00747131">
        <w:rPr>
          <w:rFonts w:ascii="Times New Roman" w:hAnsi="Times New Roman" w:cs="Times New Roman" w:hint="eastAsia"/>
          <w:sz w:val="24"/>
          <w:szCs w:val="24"/>
        </w:rPr>
        <w:t>可能</w:t>
      </w:r>
      <w:r w:rsidRPr="00747131">
        <w:rPr>
          <w:rFonts w:ascii="Times New Roman" w:hAnsi="Times New Roman" w:cs="Times New Roman"/>
          <w:sz w:val="24"/>
          <w:szCs w:val="24"/>
        </w:rPr>
        <w:t>在第一步就错误地识别了</w:t>
      </w:r>
      <w:r w:rsidRPr="00747131">
        <w:rPr>
          <w:rFonts w:ascii="Times New Roman" w:hAnsi="Times New Roman" w:cs="Times New Roman"/>
          <w:sz w:val="24"/>
          <w:szCs w:val="24"/>
        </w:rPr>
        <w:t>app</w:t>
      </w:r>
      <w:r w:rsidRPr="00747131">
        <w:rPr>
          <w:rFonts w:ascii="Times New Roman" w:hAnsi="Times New Roman" w:cs="Times New Roman"/>
          <w:sz w:val="24"/>
          <w:szCs w:val="24"/>
        </w:rPr>
        <w:t>或大类（例如，用户意图模糊或模型理解出现偏差），那么后续的规则过滤将从一个完全错误的工具范围中进行选择。这意味着，正确的工具从一开始就被排除了，无论后续步骤多么完善，任务都注定会失败。</w:t>
      </w:r>
    </w:p>
    <w:p w14:paraId="35E448E5" w14:textId="26A7E949" w:rsidR="004D7CE3" w:rsidRPr="00747131" w:rsidRDefault="00F77630" w:rsidP="00E551BD">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障碍五：</w:t>
      </w:r>
      <w:r w:rsidRPr="00747131">
        <w:rPr>
          <w:rFonts w:ascii="Times New Roman" w:hAnsi="Times New Roman" w:cs="Times New Roman"/>
          <w:sz w:val="24"/>
          <w:szCs w:val="24"/>
        </w:rPr>
        <w:t>缺乏鲁棒性</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基于</w:t>
      </w:r>
      <w:r w:rsidRPr="00747131">
        <w:rPr>
          <w:rFonts w:ascii="Times New Roman" w:hAnsi="Times New Roman" w:cs="Times New Roman"/>
          <w:sz w:val="24"/>
          <w:szCs w:val="24"/>
        </w:rPr>
        <w:t>Plan</w:t>
      </w:r>
      <w:r w:rsidRPr="00747131">
        <w:rPr>
          <w:rFonts w:ascii="Times New Roman" w:hAnsi="Times New Roman" w:cs="Times New Roman"/>
          <w:sz w:val="24"/>
          <w:szCs w:val="24"/>
        </w:rPr>
        <w:t>模块的规则过滤无法处理</w:t>
      </w:r>
      <w:r w:rsidRPr="00747131">
        <w:rPr>
          <w:rFonts w:ascii="Times New Roman" w:hAnsi="Times New Roman" w:cs="Times New Roman"/>
          <w:sz w:val="24"/>
          <w:szCs w:val="24"/>
        </w:rPr>
        <w:t>app</w:t>
      </w:r>
      <w:r w:rsidRPr="00747131">
        <w:rPr>
          <w:rFonts w:ascii="Times New Roman" w:hAnsi="Times New Roman" w:cs="Times New Roman"/>
          <w:sz w:val="24"/>
          <w:szCs w:val="24"/>
        </w:rPr>
        <w:t>和大类不明确的用户指令。对于复杂、多意图或</w:t>
      </w:r>
      <w:proofErr w:type="gramStart"/>
      <w:r w:rsidRPr="00747131">
        <w:rPr>
          <w:rFonts w:ascii="Times New Roman" w:hAnsi="Times New Roman" w:cs="Times New Roman"/>
          <w:sz w:val="24"/>
          <w:szCs w:val="24"/>
        </w:rPr>
        <w:t>跨应用</w:t>
      </w:r>
      <w:proofErr w:type="gramEnd"/>
      <w:r w:rsidRPr="00747131">
        <w:rPr>
          <w:rFonts w:ascii="Times New Roman" w:hAnsi="Times New Roman" w:cs="Times New Roman"/>
          <w:sz w:val="24"/>
          <w:szCs w:val="24"/>
        </w:rPr>
        <w:t>的请求，</w:t>
      </w:r>
      <w:r w:rsidRPr="00747131">
        <w:rPr>
          <w:rFonts w:ascii="Times New Roman" w:hAnsi="Times New Roman" w:cs="Times New Roman"/>
          <w:sz w:val="24"/>
          <w:szCs w:val="24"/>
        </w:rPr>
        <w:t>Plan</w:t>
      </w:r>
      <w:r w:rsidRPr="00747131">
        <w:rPr>
          <w:rFonts w:ascii="Times New Roman" w:hAnsi="Times New Roman" w:cs="Times New Roman"/>
          <w:sz w:val="24"/>
          <w:szCs w:val="24"/>
        </w:rPr>
        <w:t>模块的提取准确率会显著下降，从而导致整个机制失效。</w:t>
      </w:r>
    </w:p>
    <w:p w14:paraId="53F225ED" w14:textId="1477CA6F" w:rsidR="00F77630" w:rsidRPr="00747131" w:rsidRDefault="00F77630" w:rsidP="00E551BD">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障碍六：</w:t>
      </w:r>
      <w:r w:rsidRPr="00747131">
        <w:rPr>
          <w:rFonts w:ascii="Times New Roman" w:hAnsi="Times New Roman" w:cs="Times New Roman"/>
          <w:sz w:val="24"/>
          <w:szCs w:val="24"/>
        </w:rPr>
        <w:t>维护成本高</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每当新增一个应用或一个新的工具大类时，不仅需要更新规则，还可能需要重新训练或精调</w:t>
      </w:r>
      <w:r w:rsidRPr="00747131">
        <w:rPr>
          <w:rFonts w:ascii="Times New Roman" w:hAnsi="Times New Roman" w:cs="Times New Roman"/>
          <w:sz w:val="24"/>
          <w:szCs w:val="24"/>
        </w:rPr>
        <w:t>Plan</w:t>
      </w:r>
      <w:r w:rsidRPr="00747131">
        <w:rPr>
          <w:rFonts w:ascii="Times New Roman" w:hAnsi="Times New Roman" w:cs="Times New Roman"/>
          <w:sz w:val="24"/>
          <w:szCs w:val="24"/>
        </w:rPr>
        <w:t>模块以确保其能准确识别，维护成本</w:t>
      </w:r>
      <w:r w:rsidRPr="00747131">
        <w:rPr>
          <w:rFonts w:ascii="Times New Roman" w:hAnsi="Times New Roman" w:cs="Times New Roman" w:hint="eastAsia"/>
          <w:sz w:val="24"/>
          <w:szCs w:val="24"/>
        </w:rPr>
        <w:t>较高</w:t>
      </w:r>
      <w:r w:rsidRPr="00747131">
        <w:rPr>
          <w:rFonts w:ascii="Times New Roman" w:hAnsi="Times New Roman" w:cs="Times New Roman"/>
          <w:sz w:val="24"/>
          <w:szCs w:val="24"/>
        </w:rPr>
        <w:t>。</w:t>
      </w:r>
    </w:p>
    <w:p w14:paraId="07A36FB3" w14:textId="65F33E2D" w:rsidR="00F77630" w:rsidRPr="00747131" w:rsidRDefault="00F77630" w:rsidP="00E551BD">
      <w:pPr>
        <w:spacing w:line="360" w:lineRule="exact"/>
        <w:ind w:firstLineChars="200" w:firstLine="480"/>
        <w:rPr>
          <w:rFonts w:ascii="Times New Roman" w:hAnsi="Times New Roman" w:cs="Times New Roman"/>
          <w:sz w:val="24"/>
          <w:szCs w:val="24"/>
        </w:rPr>
      </w:pPr>
      <w:r w:rsidRPr="00747131">
        <w:rPr>
          <w:rFonts w:hint="eastAsia"/>
          <w:sz w:val="24"/>
          <w:szCs w:val="24"/>
        </w:rPr>
        <w:t>另一些实现</w:t>
      </w:r>
      <w:r w:rsidRPr="00747131">
        <w:rPr>
          <w:rFonts w:ascii="Times New Roman" w:hAnsi="Times New Roman" w:cs="Times New Roman" w:hint="eastAsia"/>
          <w:sz w:val="24"/>
          <w:szCs w:val="24"/>
        </w:rPr>
        <w:t>中可能</w:t>
      </w:r>
      <w:r w:rsidRPr="00747131">
        <w:rPr>
          <w:rFonts w:ascii="Times New Roman" w:hAnsi="Times New Roman" w:cs="Times New Roman"/>
          <w:sz w:val="24"/>
          <w:szCs w:val="24"/>
        </w:rPr>
        <w:t>基于指令相似度匹配</w:t>
      </w:r>
      <w:r w:rsidR="003F2C21" w:rsidRPr="00747131">
        <w:rPr>
          <w:rFonts w:ascii="Times New Roman" w:hAnsi="Times New Roman" w:cs="Times New Roman" w:hint="eastAsia"/>
          <w:sz w:val="24"/>
          <w:szCs w:val="24"/>
        </w:rPr>
        <w:t>的</w:t>
      </w:r>
      <w:r w:rsidRPr="00747131">
        <w:rPr>
          <w:rFonts w:ascii="Times New Roman" w:hAnsi="Times New Roman" w:cs="Times New Roman"/>
          <w:sz w:val="24"/>
          <w:szCs w:val="24"/>
        </w:rPr>
        <w:t>直接任务执行（</w:t>
      </w:r>
      <w:r w:rsidRPr="00747131">
        <w:rPr>
          <w:rFonts w:ascii="Times New Roman" w:hAnsi="Times New Roman" w:cs="Times New Roman"/>
          <w:sz w:val="24"/>
          <w:szCs w:val="24"/>
        </w:rPr>
        <w:t>RAG</w:t>
      </w:r>
      <w:r w:rsidRPr="00747131">
        <w:rPr>
          <w:rFonts w:ascii="Times New Roman" w:hAnsi="Times New Roman" w:cs="Times New Roman"/>
          <w:sz w:val="24"/>
          <w:szCs w:val="24"/>
        </w:rPr>
        <w:t>）</w:t>
      </w:r>
      <w:r w:rsidRPr="00747131">
        <w:rPr>
          <w:rFonts w:ascii="Times New Roman" w:hAnsi="Times New Roman" w:cs="Times New Roman" w:hint="eastAsia"/>
          <w:sz w:val="24"/>
          <w:szCs w:val="24"/>
        </w:rPr>
        <w:t>。该方式</w:t>
      </w:r>
      <w:proofErr w:type="gramStart"/>
      <w:r w:rsidRPr="00747131">
        <w:rPr>
          <w:rFonts w:ascii="Times New Roman" w:hAnsi="Times New Roman" w:cs="Times New Roman"/>
          <w:sz w:val="24"/>
          <w:szCs w:val="24"/>
        </w:rPr>
        <w:t>不</w:t>
      </w:r>
      <w:proofErr w:type="gramEnd"/>
      <w:r w:rsidRPr="00747131">
        <w:rPr>
          <w:rFonts w:ascii="Times New Roman" w:hAnsi="Times New Roman" w:cs="Times New Roman"/>
          <w:sz w:val="24"/>
          <w:szCs w:val="24"/>
        </w:rPr>
        <w:t>预先定义结构化的工具。而是构建一个包含大量用户指令样本的数据库，每个样本指令都直接关联到其最终要执行的任务代码或</w:t>
      </w:r>
      <w:r w:rsidRPr="00747131">
        <w:rPr>
          <w:rFonts w:ascii="Times New Roman" w:hAnsi="Times New Roman" w:cs="Times New Roman"/>
          <w:sz w:val="24"/>
          <w:szCs w:val="24"/>
        </w:rPr>
        <w:t>API</w:t>
      </w:r>
      <w:r w:rsidRPr="00747131">
        <w:rPr>
          <w:rFonts w:ascii="Times New Roman" w:hAnsi="Times New Roman" w:cs="Times New Roman"/>
          <w:sz w:val="24"/>
          <w:szCs w:val="24"/>
        </w:rPr>
        <w:t>调用。当接收到</w:t>
      </w:r>
      <w:r w:rsidRPr="00747131">
        <w:rPr>
          <w:rFonts w:ascii="Times New Roman" w:hAnsi="Times New Roman" w:cs="Times New Roman" w:hint="eastAsia"/>
          <w:sz w:val="24"/>
          <w:szCs w:val="24"/>
        </w:rPr>
        <w:t>用户查询</w:t>
      </w:r>
      <w:r w:rsidRPr="00747131">
        <w:rPr>
          <w:rFonts w:ascii="Times New Roman" w:hAnsi="Times New Roman" w:cs="Times New Roman"/>
          <w:sz w:val="24"/>
          <w:szCs w:val="24"/>
        </w:rPr>
        <w:t>时，</w:t>
      </w:r>
      <w:r w:rsidR="00DA51BF" w:rsidRPr="00747131">
        <w:rPr>
          <w:rFonts w:ascii="Times New Roman" w:hAnsi="Times New Roman" w:cs="Times New Roman" w:hint="eastAsia"/>
          <w:sz w:val="24"/>
          <w:szCs w:val="24"/>
        </w:rPr>
        <w:t>智能体</w:t>
      </w:r>
      <w:r w:rsidRPr="00747131">
        <w:rPr>
          <w:rFonts w:ascii="Times New Roman" w:hAnsi="Times New Roman" w:cs="Times New Roman" w:hint="eastAsia"/>
          <w:sz w:val="24"/>
          <w:szCs w:val="24"/>
        </w:rPr>
        <w:t>可以</w:t>
      </w:r>
      <w:r w:rsidRPr="00747131">
        <w:rPr>
          <w:rFonts w:ascii="Times New Roman" w:hAnsi="Times New Roman" w:cs="Times New Roman"/>
          <w:sz w:val="24"/>
          <w:szCs w:val="24"/>
        </w:rPr>
        <w:t>利用</w:t>
      </w:r>
      <w:r w:rsidRPr="00747131">
        <w:rPr>
          <w:rFonts w:ascii="Times New Roman" w:hAnsi="Times New Roman" w:cs="Times New Roman"/>
          <w:sz w:val="24"/>
          <w:szCs w:val="24"/>
        </w:rPr>
        <w:t>RAG</w:t>
      </w:r>
      <w:r w:rsidRPr="00747131">
        <w:rPr>
          <w:rFonts w:ascii="Times New Roman" w:hAnsi="Times New Roman" w:cs="Times New Roman"/>
          <w:sz w:val="24"/>
          <w:szCs w:val="24"/>
        </w:rPr>
        <w:t>机制，在数据库中检索语义最相似的历史指令，并直接尝试复现或执行与该历史指令绑定的最终任务。</w:t>
      </w:r>
      <w:r w:rsidR="003F2C21" w:rsidRPr="00747131">
        <w:rPr>
          <w:rFonts w:ascii="Times New Roman" w:hAnsi="Times New Roman" w:cs="Times New Roman" w:hint="eastAsia"/>
          <w:sz w:val="24"/>
          <w:szCs w:val="24"/>
        </w:rPr>
        <w:t>该方式存在</w:t>
      </w:r>
      <w:r w:rsidR="003F2C21" w:rsidRPr="00747131">
        <w:rPr>
          <w:rFonts w:ascii="Times New Roman" w:hAnsi="Times New Roman" w:cs="Times New Roman"/>
          <w:sz w:val="24"/>
          <w:szCs w:val="24"/>
        </w:rPr>
        <w:t>缺乏工具的抽象化和能力的可复用性</w:t>
      </w:r>
      <w:r w:rsidR="003F2C21" w:rsidRPr="00747131">
        <w:rPr>
          <w:rFonts w:ascii="Times New Roman" w:hAnsi="Times New Roman" w:cs="Times New Roman" w:hint="eastAsia"/>
          <w:sz w:val="24"/>
          <w:szCs w:val="24"/>
        </w:rPr>
        <w:t>问题。</w:t>
      </w:r>
      <w:r w:rsidR="00DA51BF" w:rsidRPr="00747131">
        <w:rPr>
          <w:rFonts w:ascii="Times New Roman" w:hAnsi="Times New Roman" w:cs="Times New Roman" w:hint="eastAsia"/>
          <w:sz w:val="24"/>
          <w:szCs w:val="24"/>
        </w:rPr>
        <w:t>智能</w:t>
      </w:r>
      <w:proofErr w:type="gramStart"/>
      <w:r w:rsidR="00DA51BF" w:rsidRPr="00747131">
        <w:rPr>
          <w:rFonts w:ascii="Times New Roman" w:hAnsi="Times New Roman" w:cs="Times New Roman" w:hint="eastAsia"/>
          <w:sz w:val="24"/>
          <w:szCs w:val="24"/>
        </w:rPr>
        <w:t>体</w:t>
      </w:r>
      <w:r w:rsidR="003F2C21" w:rsidRPr="00747131">
        <w:rPr>
          <w:rFonts w:ascii="Times New Roman" w:hAnsi="Times New Roman" w:cs="Times New Roman"/>
          <w:sz w:val="24"/>
          <w:szCs w:val="24"/>
        </w:rPr>
        <w:t>只能</w:t>
      </w:r>
      <w:proofErr w:type="gramEnd"/>
      <w:r w:rsidR="003F2C21" w:rsidRPr="00747131">
        <w:rPr>
          <w:rFonts w:ascii="Times New Roman" w:hAnsi="Times New Roman" w:cs="Times New Roman"/>
          <w:sz w:val="24"/>
          <w:szCs w:val="24"/>
        </w:rPr>
        <w:t>处理与数据库中已有样本高度相似的指令。对于表达方式新颖或组合了新需求的</w:t>
      </w:r>
      <w:r w:rsidR="006E1C0A" w:rsidRPr="00747131">
        <w:rPr>
          <w:rFonts w:ascii="Times New Roman" w:hAnsi="Times New Roman" w:cs="Times New Roman"/>
          <w:sz w:val="24"/>
          <w:szCs w:val="24"/>
        </w:rPr>
        <w:t>用户查询</w:t>
      </w:r>
      <w:r w:rsidR="003F2C21" w:rsidRPr="00747131">
        <w:rPr>
          <w:rFonts w:ascii="Times New Roman" w:hAnsi="Times New Roman" w:cs="Times New Roman"/>
          <w:sz w:val="24"/>
          <w:szCs w:val="24"/>
        </w:rPr>
        <w:t>，无法通过分解和组合已有的</w:t>
      </w:r>
      <w:r w:rsidR="003F2C21" w:rsidRPr="00747131">
        <w:rPr>
          <w:rFonts w:ascii="Times New Roman" w:hAnsi="Times New Roman" w:cs="Times New Roman"/>
          <w:sz w:val="24"/>
          <w:szCs w:val="24"/>
        </w:rPr>
        <w:t>“</w:t>
      </w:r>
      <w:r w:rsidR="003F2C21" w:rsidRPr="00747131">
        <w:rPr>
          <w:rFonts w:ascii="Times New Roman" w:hAnsi="Times New Roman" w:cs="Times New Roman"/>
          <w:sz w:val="24"/>
          <w:szCs w:val="24"/>
        </w:rPr>
        <w:t>能力</w:t>
      </w:r>
      <w:r w:rsidR="003F2C21" w:rsidRPr="00747131">
        <w:rPr>
          <w:rFonts w:ascii="Times New Roman" w:hAnsi="Times New Roman" w:cs="Times New Roman"/>
          <w:sz w:val="24"/>
          <w:szCs w:val="24"/>
        </w:rPr>
        <w:t>”</w:t>
      </w:r>
      <w:r w:rsidR="003F2C21" w:rsidRPr="00747131">
        <w:rPr>
          <w:rFonts w:ascii="Times New Roman" w:hAnsi="Times New Roman" w:cs="Times New Roman"/>
          <w:sz w:val="24"/>
          <w:szCs w:val="24"/>
        </w:rPr>
        <w:t>（因为没有</w:t>
      </w:r>
      <w:r w:rsidR="003F2C21" w:rsidRPr="00747131">
        <w:rPr>
          <w:rFonts w:ascii="Times New Roman" w:hAnsi="Times New Roman" w:cs="Times New Roman"/>
          <w:sz w:val="24"/>
          <w:szCs w:val="24"/>
        </w:rPr>
        <w:t>“</w:t>
      </w:r>
      <w:r w:rsidR="003F2C21" w:rsidRPr="00747131">
        <w:rPr>
          <w:rFonts w:ascii="Times New Roman" w:hAnsi="Times New Roman" w:cs="Times New Roman"/>
          <w:sz w:val="24"/>
          <w:szCs w:val="24"/>
        </w:rPr>
        <w:t>能力</w:t>
      </w:r>
      <w:r w:rsidR="003F2C21" w:rsidRPr="00747131">
        <w:rPr>
          <w:rFonts w:ascii="Times New Roman" w:hAnsi="Times New Roman" w:cs="Times New Roman"/>
          <w:sz w:val="24"/>
          <w:szCs w:val="24"/>
        </w:rPr>
        <w:t>”</w:t>
      </w:r>
      <w:r w:rsidR="003F2C21" w:rsidRPr="00747131">
        <w:rPr>
          <w:rFonts w:ascii="Times New Roman" w:hAnsi="Times New Roman" w:cs="Times New Roman"/>
          <w:sz w:val="24"/>
          <w:szCs w:val="24"/>
        </w:rPr>
        <w:t>这个概念）来解决，导致执行失败率</w:t>
      </w:r>
      <w:r w:rsidR="003F2C21" w:rsidRPr="00747131">
        <w:rPr>
          <w:rFonts w:ascii="Times New Roman" w:hAnsi="Times New Roman" w:cs="Times New Roman" w:hint="eastAsia"/>
          <w:sz w:val="24"/>
          <w:szCs w:val="24"/>
        </w:rPr>
        <w:t>较高，泛化能力较差。此外，</w:t>
      </w:r>
      <w:r w:rsidR="003F2C21" w:rsidRPr="00747131">
        <w:rPr>
          <w:rFonts w:ascii="Times New Roman" w:hAnsi="Times New Roman" w:cs="Times New Roman"/>
          <w:sz w:val="24"/>
          <w:szCs w:val="24"/>
        </w:rPr>
        <w:t>由于没有标准化的工具接口，任何微小的功能变更或新增，都需要向数据库中添加大量新的指令样本，而非简单地更新或增加一个工具</w:t>
      </w:r>
      <w:r w:rsidR="003F2C21" w:rsidRPr="00747131">
        <w:rPr>
          <w:rFonts w:ascii="Times New Roman" w:hAnsi="Times New Roman" w:cs="Times New Roman" w:hint="eastAsia"/>
          <w:sz w:val="24"/>
          <w:szCs w:val="24"/>
        </w:rPr>
        <w:t>描述信息</w:t>
      </w:r>
      <w:r w:rsidR="003F2C21" w:rsidRPr="00747131">
        <w:rPr>
          <w:rFonts w:ascii="Times New Roman" w:hAnsi="Times New Roman" w:cs="Times New Roman"/>
          <w:sz w:val="24"/>
          <w:szCs w:val="24"/>
        </w:rPr>
        <w:t>。这</w:t>
      </w:r>
      <w:r w:rsidR="003F2C21" w:rsidRPr="00747131">
        <w:rPr>
          <w:rFonts w:ascii="Times New Roman" w:hAnsi="Times New Roman" w:cs="Times New Roman" w:hint="eastAsia"/>
          <w:sz w:val="24"/>
          <w:szCs w:val="24"/>
        </w:rPr>
        <w:t>将</w:t>
      </w:r>
      <w:r w:rsidR="003F2C21" w:rsidRPr="00747131">
        <w:rPr>
          <w:rFonts w:ascii="Times New Roman" w:hAnsi="Times New Roman" w:cs="Times New Roman"/>
          <w:sz w:val="24"/>
          <w:szCs w:val="24"/>
        </w:rPr>
        <w:t>导致</w:t>
      </w:r>
      <w:r w:rsidR="00DA51BF" w:rsidRPr="00747131">
        <w:rPr>
          <w:rFonts w:ascii="Times New Roman" w:hAnsi="Times New Roman" w:cs="Times New Roman" w:hint="eastAsia"/>
          <w:sz w:val="24"/>
          <w:szCs w:val="24"/>
        </w:rPr>
        <w:t>智能</w:t>
      </w:r>
      <w:proofErr w:type="gramStart"/>
      <w:r w:rsidR="00DA51BF" w:rsidRPr="00747131">
        <w:rPr>
          <w:rFonts w:ascii="Times New Roman" w:hAnsi="Times New Roman" w:cs="Times New Roman" w:hint="eastAsia"/>
          <w:sz w:val="24"/>
          <w:szCs w:val="24"/>
        </w:rPr>
        <w:t>体</w:t>
      </w:r>
      <w:r w:rsidR="003F2C21" w:rsidRPr="00747131">
        <w:rPr>
          <w:rFonts w:ascii="Times New Roman" w:hAnsi="Times New Roman" w:cs="Times New Roman"/>
          <w:sz w:val="24"/>
          <w:szCs w:val="24"/>
        </w:rPr>
        <w:t>变得</w:t>
      </w:r>
      <w:proofErr w:type="gramEnd"/>
      <w:r w:rsidR="003F2C21" w:rsidRPr="00747131">
        <w:rPr>
          <w:rFonts w:ascii="Times New Roman" w:hAnsi="Times New Roman" w:cs="Times New Roman"/>
          <w:sz w:val="24"/>
          <w:szCs w:val="24"/>
        </w:rPr>
        <w:t>极其臃肿且难以维护</w:t>
      </w:r>
      <w:r w:rsidR="003F2C21" w:rsidRPr="00747131">
        <w:rPr>
          <w:rFonts w:ascii="Times New Roman" w:hAnsi="Times New Roman" w:cs="Times New Roman" w:hint="eastAsia"/>
          <w:sz w:val="24"/>
          <w:szCs w:val="24"/>
        </w:rPr>
        <w:t>，</w:t>
      </w:r>
      <w:r w:rsidR="003F2C21" w:rsidRPr="00747131">
        <w:rPr>
          <w:rFonts w:ascii="Times New Roman" w:hAnsi="Times New Roman" w:cs="Times New Roman"/>
          <w:sz w:val="24"/>
          <w:szCs w:val="24"/>
        </w:rPr>
        <w:t>可扩展性与可维护性</w:t>
      </w:r>
      <w:r w:rsidR="003F2C21" w:rsidRPr="00747131">
        <w:rPr>
          <w:rFonts w:ascii="Times New Roman" w:hAnsi="Times New Roman" w:cs="Times New Roman" w:hint="eastAsia"/>
          <w:sz w:val="24"/>
          <w:szCs w:val="24"/>
        </w:rPr>
        <w:t>较差</w:t>
      </w:r>
      <w:r w:rsidR="003F2C21" w:rsidRPr="00747131">
        <w:rPr>
          <w:rFonts w:ascii="Times New Roman" w:hAnsi="Times New Roman" w:cs="Times New Roman"/>
          <w:sz w:val="24"/>
          <w:szCs w:val="24"/>
        </w:rPr>
        <w:t>。基于指令相似度匹配</w:t>
      </w:r>
      <w:r w:rsidR="003F2C21" w:rsidRPr="00747131">
        <w:rPr>
          <w:rFonts w:ascii="Times New Roman" w:hAnsi="Times New Roman" w:cs="Times New Roman" w:hint="eastAsia"/>
          <w:sz w:val="24"/>
          <w:szCs w:val="24"/>
        </w:rPr>
        <w:t>的</w:t>
      </w:r>
      <w:r w:rsidR="003F2C21" w:rsidRPr="00747131">
        <w:rPr>
          <w:rFonts w:ascii="Times New Roman" w:hAnsi="Times New Roman" w:cs="Times New Roman"/>
          <w:sz w:val="24"/>
          <w:szCs w:val="24"/>
        </w:rPr>
        <w:t>直接任务执行（</w:t>
      </w:r>
      <w:r w:rsidR="003F2C21" w:rsidRPr="00747131">
        <w:rPr>
          <w:rFonts w:ascii="Times New Roman" w:hAnsi="Times New Roman" w:cs="Times New Roman"/>
          <w:sz w:val="24"/>
          <w:szCs w:val="24"/>
        </w:rPr>
        <w:t>RAG</w:t>
      </w:r>
      <w:r w:rsidR="003F2C21" w:rsidRPr="00747131">
        <w:rPr>
          <w:rFonts w:ascii="Times New Roman" w:hAnsi="Times New Roman" w:cs="Times New Roman"/>
          <w:sz w:val="24"/>
          <w:szCs w:val="24"/>
        </w:rPr>
        <w:t>）本质上是依样画葫芦，无法处理需要多个步骤、多个能力组合才能完成的复杂任务，因为没有将任务分解为标准化的、可调用的工具单元</w:t>
      </w:r>
      <w:r w:rsidR="003F2C21" w:rsidRPr="00747131">
        <w:rPr>
          <w:rFonts w:ascii="Times New Roman" w:hAnsi="Times New Roman" w:cs="Times New Roman" w:hint="eastAsia"/>
          <w:sz w:val="24"/>
          <w:szCs w:val="24"/>
        </w:rPr>
        <w:t>，</w:t>
      </w:r>
      <w:r w:rsidR="003F2C21" w:rsidRPr="00747131">
        <w:rPr>
          <w:rFonts w:ascii="Times New Roman" w:hAnsi="Times New Roman" w:cs="Times New Roman"/>
          <w:sz w:val="24"/>
          <w:szCs w:val="24"/>
        </w:rPr>
        <w:t>无法处理复杂任务。</w:t>
      </w:r>
    </w:p>
    <w:p w14:paraId="20D0BD78" w14:textId="06E5A156" w:rsidR="00DA51BF" w:rsidRPr="00747131" w:rsidRDefault="00DA51BF" w:rsidP="00DA51BF">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本申请实施</w:t>
      </w:r>
      <w:proofErr w:type="gramStart"/>
      <w:r w:rsidRPr="00747131">
        <w:rPr>
          <w:rFonts w:ascii="Times New Roman" w:hAnsi="Times New Roman" w:cs="Times New Roman" w:hint="eastAsia"/>
          <w:sz w:val="24"/>
          <w:szCs w:val="24"/>
        </w:rPr>
        <w:t>例提供</w:t>
      </w:r>
      <w:proofErr w:type="gramEnd"/>
      <w:r w:rsidRPr="00747131">
        <w:rPr>
          <w:rFonts w:ascii="Times New Roman" w:hAnsi="Times New Roman" w:cs="Times New Roman" w:hint="eastAsia"/>
          <w:sz w:val="24"/>
          <w:szCs w:val="24"/>
        </w:rPr>
        <w:t>的召回方法，</w:t>
      </w:r>
      <w:r w:rsidRPr="00747131">
        <w:rPr>
          <w:rFonts w:ascii="Times New Roman" w:hAnsi="Times New Roman" w:cs="Times New Roman"/>
          <w:sz w:val="24"/>
          <w:szCs w:val="24"/>
        </w:rPr>
        <w:t>采用双路协同融合机制，替代一些实现中单点故障的过滤与检索</w:t>
      </w:r>
      <w:r w:rsidRPr="00747131">
        <w:rPr>
          <w:rFonts w:ascii="Times New Roman" w:hAnsi="Times New Roman" w:cs="Times New Roman" w:hint="eastAsia"/>
          <w:sz w:val="24"/>
          <w:szCs w:val="24"/>
        </w:rPr>
        <w:t>。本申请实施</w:t>
      </w:r>
      <w:proofErr w:type="gramStart"/>
      <w:r w:rsidRPr="00747131">
        <w:rPr>
          <w:rFonts w:ascii="Times New Roman" w:hAnsi="Times New Roman" w:cs="Times New Roman" w:hint="eastAsia"/>
          <w:sz w:val="24"/>
          <w:szCs w:val="24"/>
        </w:rPr>
        <w:t>例提供</w:t>
      </w:r>
      <w:proofErr w:type="gramEnd"/>
      <w:r w:rsidRPr="00747131">
        <w:rPr>
          <w:rFonts w:ascii="Times New Roman" w:hAnsi="Times New Roman" w:cs="Times New Roman" w:hint="eastAsia"/>
          <w:sz w:val="24"/>
          <w:szCs w:val="24"/>
        </w:rPr>
        <w:t>的召回方法，</w:t>
      </w:r>
      <w:r w:rsidRPr="00747131">
        <w:rPr>
          <w:rFonts w:ascii="Times New Roman" w:hAnsi="Times New Roman" w:cs="Times New Roman"/>
          <w:sz w:val="24"/>
          <w:szCs w:val="24"/>
        </w:rPr>
        <w:t>不依赖任何单一预判，而是采用语义通路（泛化）与关键词通路（精确）并行召回、加权融合的协同决策机制</w:t>
      </w:r>
      <w:r w:rsidRPr="00747131">
        <w:rPr>
          <w:rFonts w:ascii="Times New Roman" w:hAnsi="Times New Roman" w:cs="Times New Roman" w:hint="eastAsia"/>
          <w:sz w:val="24"/>
          <w:szCs w:val="24"/>
        </w:rPr>
        <w:t>。可以</w:t>
      </w:r>
      <w:r w:rsidRPr="00747131">
        <w:rPr>
          <w:rFonts w:ascii="Times New Roman" w:hAnsi="Times New Roman" w:cs="Times New Roman"/>
          <w:sz w:val="24"/>
          <w:szCs w:val="24"/>
        </w:rPr>
        <w:t>解决</w:t>
      </w:r>
      <w:r w:rsidRPr="00747131">
        <w:rPr>
          <w:rFonts w:ascii="Times New Roman" w:hAnsi="Times New Roman" w:cs="Times New Roman"/>
          <w:sz w:val="24"/>
          <w:szCs w:val="24"/>
        </w:rPr>
        <w:t>“</w:t>
      </w:r>
      <w:r w:rsidRPr="00747131">
        <w:rPr>
          <w:rFonts w:ascii="Times New Roman" w:hAnsi="Times New Roman" w:cs="Times New Roman"/>
          <w:sz w:val="24"/>
          <w:szCs w:val="24"/>
        </w:rPr>
        <w:t>规则过滤</w:t>
      </w:r>
      <w:r w:rsidRPr="00747131">
        <w:rPr>
          <w:rFonts w:ascii="Times New Roman" w:hAnsi="Times New Roman" w:cs="Times New Roman"/>
          <w:sz w:val="24"/>
          <w:szCs w:val="24"/>
        </w:rPr>
        <w:t>”</w:t>
      </w:r>
      <w:r w:rsidRPr="00747131">
        <w:rPr>
          <w:rFonts w:ascii="Times New Roman" w:hAnsi="Times New Roman" w:cs="Times New Roman"/>
          <w:sz w:val="24"/>
          <w:szCs w:val="24"/>
        </w:rPr>
        <w:t>方法因预判（如</w:t>
      </w:r>
      <w:r w:rsidRPr="00747131">
        <w:rPr>
          <w:rFonts w:ascii="Times New Roman" w:hAnsi="Times New Roman" w:cs="Times New Roman"/>
          <w:sz w:val="24"/>
          <w:szCs w:val="24"/>
        </w:rPr>
        <w:t>app</w:t>
      </w:r>
      <w:r w:rsidRPr="00747131">
        <w:rPr>
          <w:rFonts w:ascii="Times New Roman" w:hAnsi="Times New Roman" w:cs="Times New Roman"/>
          <w:sz w:val="24"/>
          <w:szCs w:val="24"/>
        </w:rPr>
        <w:t>、大类）错误而导致</w:t>
      </w:r>
      <w:r w:rsidRPr="00747131">
        <w:rPr>
          <w:rFonts w:ascii="Times New Roman" w:hAnsi="Times New Roman" w:cs="Times New Roman"/>
          <w:sz w:val="24"/>
          <w:szCs w:val="24"/>
        </w:rPr>
        <w:t>“</w:t>
      </w:r>
      <w:r w:rsidRPr="00747131">
        <w:rPr>
          <w:rFonts w:ascii="Times New Roman" w:hAnsi="Times New Roman" w:cs="Times New Roman"/>
          <w:sz w:val="24"/>
          <w:szCs w:val="24"/>
        </w:rPr>
        <w:t>单点故障</w:t>
      </w:r>
      <w:r w:rsidRPr="00747131">
        <w:rPr>
          <w:rFonts w:ascii="Times New Roman" w:hAnsi="Times New Roman" w:cs="Times New Roman"/>
          <w:sz w:val="24"/>
          <w:szCs w:val="24"/>
        </w:rPr>
        <w:t>”</w:t>
      </w:r>
      <w:r w:rsidRPr="00747131">
        <w:rPr>
          <w:rFonts w:ascii="Times New Roman" w:hAnsi="Times New Roman" w:cs="Times New Roman"/>
          <w:sz w:val="24"/>
          <w:szCs w:val="24"/>
        </w:rPr>
        <w:t>，进而全盘失败的问题。还可以解决简单</w:t>
      </w:r>
      <w:r w:rsidRPr="00747131">
        <w:rPr>
          <w:rFonts w:ascii="Times New Roman" w:hAnsi="Times New Roman" w:cs="Times New Roman"/>
          <w:sz w:val="24"/>
          <w:szCs w:val="24"/>
        </w:rPr>
        <w:t>RAG</w:t>
      </w:r>
      <w:r w:rsidRPr="00747131">
        <w:rPr>
          <w:rFonts w:ascii="Times New Roman" w:hAnsi="Times New Roman" w:cs="Times New Roman"/>
          <w:sz w:val="24"/>
          <w:szCs w:val="24"/>
        </w:rPr>
        <w:t>等单通路语义检索在面对功能相近但上下文不同的工具时（如</w:t>
      </w:r>
      <w:r w:rsidRPr="00747131">
        <w:rPr>
          <w:rFonts w:ascii="Times New Roman" w:hAnsi="Times New Roman" w:cs="Times New Roman"/>
          <w:sz w:val="24"/>
          <w:szCs w:val="24"/>
        </w:rPr>
        <w:t>“</w:t>
      </w:r>
      <w:r w:rsidRPr="00747131">
        <w:rPr>
          <w:rFonts w:ascii="Times New Roman" w:hAnsi="Times New Roman" w:cs="Times New Roman"/>
          <w:sz w:val="24"/>
          <w:szCs w:val="24"/>
        </w:rPr>
        <w:t>搜索商品</w:t>
      </w:r>
      <w:r w:rsidRPr="00747131">
        <w:rPr>
          <w:rFonts w:ascii="Times New Roman" w:hAnsi="Times New Roman" w:cs="Times New Roman"/>
          <w:sz w:val="24"/>
          <w:szCs w:val="24"/>
        </w:rPr>
        <w:t>”vs“</w:t>
      </w:r>
      <w:r w:rsidRPr="00747131">
        <w:rPr>
          <w:rFonts w:ascii="Times New Roman" w:hAnsi="Times New Roman" w:cs="Times New Roman"/>
          <w:sz w:val="24"/>
          <w:szCs w:val="24"/>
        </w:rPr>
        <w:t>搜索商店</w:t>
      </w:r>
      <w:r w:rsidRPr="00747131">
        <w:rPr>
          <w:rFonts w:ascii="Times New Roman" w:hAnsi="Times New Roman" w:cs="Times New Roman"/>
          <w:sz w:val="24"/>
          <w:szCs w:val="24"/>
        </w:rPr>
        <w:t>”</w:t>
      </w:r>
      <w:r w:rsidRPr="00747131">
        <w:rPr>
          <w:rFonts w:ascii="Times New Roman" w:hAnsi="Times New Roman" w:cs="Times New Roman"/>
          <w:sz w:val="24"/>
          <w:szCs w:val="24"/>
        </w:rPr>
        <w:t>），因语义模糊而导致召回不准的问题。</w:t>
      </w:r>
      <w:r w:rsidRPr="00747131">
        <w:rPr>
          <w:rFonts w:ascii="Times New Roman" w:hAnsi="Times New Roman" w:cs="Times New Roman" w:hint="eastAsia"/>
          <w:sz w:val="24"/>
          <w:szCs w:val="24"/>
        </w:rPr>
        <w:t>本申请实施</w:t>
      </w:r>
      <w:proofErr w:type="gramStart"/>
      <w:r w:rsidRPr="00747131">
        <w:rPr>
          <w:rFonts w:ascii="Times New Roman" w:hAnsi="Times New Roman" w:cs="Times New Roman" w:hint="eastAsia"/>
          <w:sz w:val="24"/>
          <w:szCs w:val="24"/>
        </w:rPr>
        <w:t>例提供</w:t>
      </w:r>
      <w:proofErr w:type="gramEnd"/>
      <w:r w:rsidRPr="00747131">
        <w:rPr>
          <w:rFonts w:ascii="Times New Roman" w:hAnsi="Times New Roman" w:cs="Times New Roman" w:hint="eastAsia"/>
          <w:sz w:val="24"/>
          <w:szCs w:val="24"/>
        </w:rPr>
        <w:t>的召回方法，可以提升工具</w:t>
      </w:r>
      <w:r w:rsidRPr="00747131">
        <w:rPr>
          <w:rFonts w:ascii="Times New Roman" w:hAnsi="Times New Roman" w:cs="Times New Roman"/>
          <w:sz w:val="24"/>
          <w:szCs w:val="24"/>
        </w:rPr>
        <w:t>召回准确率、精确率和</w:t>
      </w:r>
      <w:r w:rsidRPr="00747131">
        <w:rPr>
          <w:rFonts w:ascii="Times New Roman" w:hAnsi="Times New Roman" w:cs="Times New Roman" w:hint="eastAsia"/>
          <w:sz w:val="24"/>
          <w:szCs w:val="24"/>
        </w:rPr>
        <w:t>智能体</w:t>
      </w:r>
      <w:r w:rsidRPr="00747131">
        <w:rPr>
          <w:rFonts w:ascii="Times New Roman" w:hAnsi="Times New Roman" w:cs="Times New Roman"/>
          <w:sz w:val="24"/>
          <w:szCs w:val="24"/>
        </w:rPr>
        <w:t>鲁棒性（</w:t>
      </w:r>
      <w:r w:rsidRPr="00747131">
        <w:rPr>
          <w:rFonts w:ascii="Times New Roman" w:hAnsi="Times New Roman" w:cs="Times New Roman"/>
          <w:sz w:val="24"/>
          <w:szCs w:val="24"/>
        </w:rPr>
        <w:t>robustness</w:t>
      </w:r>
      <w:r w:rsidRPr="00747131">
        <w:rPr>
          <w:rFonts w:ascii="Times New Roman" w:hAnsi="Times New Roman" w:cs="Times New Roman"/>
          <w:sz w:val="24"/>
          <w:szCs w:val="24"/>
        </w:rPr>
        <w:t>）</w:t>
      </w:r>
      <w:r w:rsidRPr="00747131">
        <w:rPr>
          <w:rFonts w:ascii="Times New Roman" w:hAnsi="Times New Roman" w:cs="Times New Roman" w:hint="eastAsia"/>
          <w:sz w:val="24"/>
          <w:szCs w:val="24"/>
        </w:rPr>
        <w:t>。本申请实施</w:t>
      </w:r>
      <w:proofErr w:type="gramStart"/>
      <w:r w:rsidRPr="00747131">
        <w:rPr>
          <w:rFonts w:ascii="Times New Roman" w:hAnsi="Times New Roman" w:cs="Times New Roman" w:hint="eastAsia"/>
          <w:sz w:val="24"/>
          <w:szCs w:val="24"/>
        </w:rPr>
        <w:t>例提供</w:t>
      </w:r>
      <w:proofErr w:type="gramEnd"/>
      <w:r w:rsidRPr="00747131">
        <w:rPr>
          <w:rFonts w:ascii="Times New Roman" w:hAnsi="Times New Roman" w:cs="Times New Roman" w:hint="eastAsia"/>
          <w:sz w:val="24"/>
          <w:szCs w:val="24"/>
        </w:rPr>
        <w:t>的召回方法中，</w:t>
      </w:r>
      <w:r w:rsidRPr="00747131">
        <w:rPr>
          <w:rFonts w:ascii="Times New Roman" w:hAnsi="Times New Roman" w:cs="Times New Roman"/>
          <w:sz w:val="24"/>
          <w:szCs w:val="24"/>
        </w:rPr>
        <w:t>语义通路（</w:t>
      </w:r>
      <w:proofErr w:type="spellStart"/>
      <w:r w:rsidRPr="00747131">
        <w:rPr>
          <w:rFonts w:ascii="Times New Roman" w:hAnsi="Times New Roman" w:cs="Times New Roman"/>
          <w:sz w:val="24"/>
          <w:szCs w:val="24"/>
        </w:rPr>
        <w:t>Faiss</w:t>
      </w:r>
      <w:proofErr w:type="spellEnd"/>
      <w:r w:rsidRPr="00747131">
        <w:rPr>
          <w:rFonts w:ascii="Times New Roman" w:hAnsi="Times New Roman" w:cs="Times New Roman"/>
          <w:sz w:val="24"/>
          <w:szCs w:val="24"/>
        </w:rPr>
        <w:t>）</w:t>
      </w:r>
      <w:r w:rsidRPr="00747131">
        <w:rPr>
          <w:rFonts w:ascii="Times New Roman" w:hAnsi="Times New Roman" w:cs="Times New Roman" w:hint="eastAsia"/>
          <w:sz w:val="24"/>
          <w:szCs w:val="24"/>
        </w:rPr>
        <w:t>可以实现工具召回的</w:t>
      </w:r>
      <w:r w:rsidRPr="00747131">
        <w:rPr>
          <w:rFonts w:ascii="Times New Roman" w:hAnsi="Times New Roman" w:cs="Times New Roman"/>
          <w:sz w:val="24"/>
          <w:szCs w:val="24"/>
        </w:rPr>
        <w:t>高召回率，通过理解用户意图的内核，确保功能正确的工具不会被漏掉。关键词通路（</w:t>
      </w:r>
      <w:r w:rsidRPr="00747131">
        <w:rPr>
          <w:rFonts w:ascii="Times New Roman" w:hAnsi="Times New Roman" w:cs="Times New Roman"/>
          <w:sz w:val="24"/>
          <w:szCs w:val="24"/>
        </w:rPr>
        <w:t>BM25</w:t>
      </w:r>
      <w:r w:rsidRPr="00747131">
        <w:rPr>
          <w:rFonts w:ascii="Times New Roman" w:hAnsi="Times New Roman" w:cs="Times New Roman"/>
          <w:sz w:val="24"/>
          <w:szCs w:val="24"/>
        </w:rPr>
        <w:t>）</w:t>
      </w:r>
      <w:r w:rsidRPr="00747131">
        <w:rPr>
          <w:rFonts w:ascii="Times New Roman" w:hAnsi="Times New Roman" w:cs="Times New Roman" w:hint="eastAsia"/>
          <w:sz w:val="24"/>
          <w:szCs w:val="24"/>
        </w:rPr>
        <w:t>可以实</w:t>
      </w:r>
      <w:r w:rsidRPr="00747131">
        <w:rPr>
          <w:rFonts w:ascii="Times New Roman" w:hAnsi="Times New Roman" w:cs="Times New Roman" w:hint="eastAsia"/>
          <w:sz w:val="24"/>
          <w:szCs w:val="24"/>
        </w:rPr>
        <w:lastRenderedPageBreak/>
        <w:t>现工具召回的</w:t>
      </w:r>
      <w:r w:rsidRPr="00747131">
        <w:rPr>
          <w:rFonts w:ascii="Times New Roman" w:hAnsi="Times New Roman" w:cs="Times New Roman"/>
          <w:sz w:val="24"/>
          <w:szCs w:val="24"/>
        </w:rPr>
        <w:t>高精确率，</w:t>
      </w:r>
      <w:r w:rsidRPr="00747131">
        <w:rPr>
          <w:rFonts w:ascii="Times New Roman" w:hAnsi="Times New Roman" w:cs="Times New Roman" w:hint="eastAsia"/>
          <w:sz w:val="24"/>
          <w:szCs w:val="24"/>
        </w:rPr>
        <w:t>基于</w:t>
      </w:r>
      <w:r w:rsidRPr="00747131">
        <w:rPr>
          <w:rFonts w:ascii="Times New Roman" w:hAnsi="Times New Roman" w:cs="Times New Roman"/>
          <w:sz w:val="24"/>
          <w:szCs w:val="24"/>
        </w:rPr>
        <w:t>决定性的关键词，精准切分语义相似的工具。最终的加权融合机制，使得系统能根据具体情况，动态地结合两种判断依据，做出最优决策。</w:t>
      </w:r>
      <w:r w:rsidRPr="00747131">
        <w:rPr>
          <w:rFonts w:ascii="Times New Roman" w:hAnsi="Times New Roman" w:cs="Times New Roman" w:hint="eastAsia"/>
          <w:sz w:val="24"/>
          <w:szCs w:val="24"/>
        </w:rPr>
        <w:t>这样，</w:t>
      </w:r>
      <w:r w:rsidRPr="00747131">
        <w:rPr>
          <w:rFonts w:ascii="Times New Roman" w:hAnsi="Times New Roman" w:cs="Times New Roman"/>
          <w:sz w:val="24"/>
          <w:szCs w:val="24"/>
        </w:rPr>
        <w:t>在用户意图模糊或表达新颖的情况下，通过</w:t>
      </w:r>
      <w:r w:rsidRPr="00747131">
        <w:rPr>
          <w:rFonts w:ascii="Times New Roman" w:hAnsi="Times New Roman" w:cs="Times New Roman" w:hint="eastAsia"/>
          <w:sz w:val="24"/>
          <w:szCs w:val="24"/>
        </w:rPr>
        <w:t>本申请实施</w:t>
      </w:r>
      <w:proofErr w:type="gramStart"/>
      <w:r w:rsidRPr="00747131">
        <w:rPr>
          <w:rFonts w:ascii="Times New Roman" w:hAnsi="Times New Roman" w:cs="Times New Roman" w:hint="eastAsia"/>
          <w:sz w:val="24"/>
          <w:szCs w:val="24"/>
        </w:rPr>
        <w:t>例提供</w:t>
      </w:r>
      <w:proofErr w:type="gramEnd"/>
      <w:r w:rsidRPr="00747131">
        <w:rPr>
          <w:rFonts w:ascii="Times New Roman" w:hAnsi="Times New Roman" w:cs="Times New Roman" w:hint="eastAsia"/>
          <w:sz w:val="24"/>
          <w:szCs w:val="24"/>
        </w:rPr>
        <w:t>的召回方法，</w:t>
      </w:r>
      <w:r w:rsidRPr="00747131">
        <w:rPr>
          <w:rFonts w:ascii="Times New Roman" w:hAnsi="Times New Roman" w:cs="Times New Roman"/>
          <w:sz w:val="24"/>
          <w:szCs w:val="24"/>
        </w:rPr>
        <w:t>可以召回正确的工具集，表现出极强的抗干扰能力和适应性。</w:t>
      </w:r>
    </w:p>
    <w:p w14:paraId="0411C297" w14:textId="2AD029CF" w:rsidR="007147E2" w:rsidRPr="00747131" w:rsidRDefault="007147E2" w:rsidP="00E551BD">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本申请实施</w:t>
      </w:r>
      <w:proofErr w:type="gramStart"/>
      <w:r w:rsidRPr="00747131">
        <w:rPr>
          <w:rFonts w:ascii="Times New Roman" w:hAnsi="Times New Roman" w:cs="Times New Roman" w:hint="eastAsia"/>
          <w:sz w:val="24"/>
          <w:szCs w:val="24"/>
        </w:rPr>
        <w:t>例提供</w:t>
      </w:r>
      <w:proofErr w:type="gramEnd"/>
      <w:r w:rsidRPr="00747131">
        <w:rPr>
          <w:rFonts w:ascii="Times New Roman" w:hAnsi="Times New Roman" w:cs="Times New Roman" w:hint="eastAsia"/>
          <w:sz w:val="24"/>
          <w:szCs w:val="24"/>
        </w:rPr>
        <w:t>的召回方法，</w:t>
      </w:r>
      <w:r w:rsidR="006414AE" w:rsidRPr="00747131">
        <w:rPr>
          <w:rFonts w:ascii="Times New Roman" w:hAnsi="Times New Roman" w:cs="Times New Roman" w:hint="eastAsia"/>
          <w:sz w:val="24"/>
          <w:szCs w:val="24"/>
        </w:rPr>
        <w:t>还</w:t>
      </w:r>
      <w:r w:rsidRPr="00747131">
        <w:rPr>
          <w:rFonts w:ascii="Times New Roman" w:hAnsi="Times New Roman" w:cs="Times New Roman" w:hint="eastAsia"/>
          <w:sz w:val="24"/>
          <w:szCs w:val="24"/>
        </w:rPr>
        <w:t>可以实现</w:t>
      </w:r>
      <w:r w:rsidRPr="00747131">
        <w:rPr>
          <w:rFonts w:ascii="Times New Roman" w:hAnsi="Times New Roman" w:cs="Times New Roman"/>
          <w:sz w:val="24"/>
          <w:szCs w:val="24"/>
        </w:rPr>
        <w:t>建立标准化工具抽象，减少无抽象的任务复现。</w:t>
      </w:r>
      <w:r w:rsidRPr="00747131">
        <w:rPr>
          <w:rFonts w:ascii="Times New Roman" w:hAnsi="Times New Roman" w:cs="Times New Roman" w:hint="eastAsia"/>
          <w:sz w:val="24"/>
          <w:szCs w:val="24"/>
        </w:rPr>
        <w:t>相较于</w:t>
      </w:r>
      <w:r w:rsidRPr="00747131">
        <w:rPr>
          <w:rFonts w:ascii="Times New Roman" w:hAnsi="Times New Roman" w:cs="Times New Roman"/>
          <w:sz w:val="24"/>
          <w:szCs w:val="24"/>
        </w:rPr>
        <w:t>直接匹配指令并复现任务的</w:t>
      </w:r>
      <w:proofErr w:type="gramStart"/>
      <w:r w:rsidRPr="00747131">
        <w:rPr>
          <w:rFonts w:ascii="Times New Roman" w:hAnsi="Times New Roman" w:cs="Times New Roman"/>
          <w:sz w:val="24"/>
          <w:szCs w:val="24"/>
        </w:rPr>
        <w:t>无工具</w:t>
      </w:r>
      <w:proofErr w:type="gramEnd"/>
      <w:r w:rsidRPr="00747131">
        <w:rPr>
          <w:rFonts w:ascii="Times New Roman" w:hAnsi="Times New Roman" w:cs="Times New Roman"/>
          <w:sz w:val="24"/>
          <w:szCs w:val="24"/>
        </w:rPr>
        <w:t>RAG</w:t>
      </w:r>
      <w:r w:rsidRPr="00747131">
        <w:rPr>
          <w:rFonts w:ascii="Times New Roman" w:hAnsi="Times New Roman" w:cs="Times New Roman"/>
          <w:sz w:val="24"/>
          <w:szCs w:val="24"/>
        </w:rPr>
        <w:t>方式</w:t>
      </w:r>
      <w:r w:rsidRPr="00747131">
        <w:rPr>
          <w:rFonts w:ascii="Times New Roman" w:hAnsi="Times New Roman" w:cs="Times New Roman" w:hint="eastAsia"/>
          <w:sz w:val="24"/>
          <w:szCs w:val="24"/>
        </w:rPr>
        <w:t>，本申请实施</w:t>
      </w:r>
      <w:proofErr w:type="gramStart"/>
      <w:r w:rsidRPr="00747131">
        <w:rPr>
          <w:rFonts w:ascii="Times New Roman" w:hAnsi="Times New Roman" w:cs="Times New Roman" w:hint="eastAsia"/>
          <w:sz w:val="24"/>
          <w:szCs w:val="24"/>
        </w:rPr>
        <w:t>例提供</w:t>
      </w:r>
      <w:proofErr w:type="gramEnd"/>
      <w:r w:rsidRPr="00747131">
        <w:rPr>
          <w:rFonts w:ascii="Times New Roman" w:hAnsi="Times New Roman" w:cs="Times New Roman" w:hint="eastAsia"/>
          <w:sz w:val="24"/>
          <w:szCs w:val="24"/>
        </w:rPr>
        <w:t>的召回方法，可以实现</w:t>
      </w:r>
      <w:r w:rsidRPr="00747131">
        <w:rPr>
          <w:rFonts w:ascii="Times New Roman" w:hAnsi="Times New Roman" w:cs="Times New Roman"/>
          <w:sz w:val="24"/>
          <w:szCs w:val="24"/>
        </w:rPr>
        <w:t>建立在标准化的工具抽象层之上，将</w:t>
      </w:r>
      <w:r w:rsidRPr="00747131">
        <w:rPr>
          <w:rFonts w:ascii="Times New Roman" w:hAnsi="Times New Roman" w:cs="Times New Roman"/>
          <w:sz w:val="24"/>
          <w:szCs w:val="24"/>
        </w:rPr>
        <w:t>Agent</w:t>
      </w:r>
      <w:r w:rsidRPr="00747131">
        <w:rPr>
          <w:rFonts w:ascii="Times New Roman" w:hAnsi="Times New Roman" w:cs="Times New Roman"/>
          <w:sz w:val="24"/>
          <w:szCs w:val="24"/>
        </w:rPr>
        <w:t>的能力封装为多个可复用、可组合的工具单元。</w:t>
      </w:r>
      <w:r w:rsidRPr="00747131">
        <w:rPr>
          <w:rFonts w:ascii="Times New Roman" w:hAnsi="Times New Roman" w:cs="Times New Roman" w:hint="eastAsia"/>
          <w:sz w:val="24"/>
          <w:szCs w:val="24"/>
        </w:rPr>
        <w:t>可以</w:t>
      </w:r>
      <w:r w:rsidRPr="00747131">
        <w:rPr>
          <w:rFonts w:ascii="Times New Roman" w:hAnsi="Times New Roman" w:cs="Times New Roman"/>
          <w:sz w:val="24"/>
          <w:szCs w:val="24"/>
        </w:rPr>
        <w:t>提升泛化能力，处理复杂任务，还可以提升系统的</w:t>
      </w:r>
      <w:r w:rsidRPr="00747131">
        <w:rPr>
          <w:rFonts w:ascii="Times New Roman" w:hAnsi="Times New Roman" w:cs="Times New Roman" w:hint="eastAsia"/>
          <w:sz w:val="24"/>
          <w:szCs w:val="24"/>
        </w:rPr>
        <w:t>可</w:t>
      </w:r>
      <w:r w:rsidRPr="00747131">
        <w:rPr>
          <w:rFonts w:ascii="Times New Roman" w:hAnsi="Times New Roman" w:cs="Times New Roman"/>
          <w:sz w:val="24"/>
          <w:szCs w:val="24"/>
        </w:rPr>
        <w:t>维护和</w:t>
      </w:r>
      <w:proofErr w:type="gramStart"/>
      <w:r w:rsidRPr="00747131">
        <w:rPr>
          <w:rFonts w:ascii="Times New Roman" w:hAnsi="Times New Roman" w:cs="Times New Roman"/>
          <w:sz w:val="24"/>
          <w:szCs w:val="24"/>
        </w:rPr>
        <w:t>可</w:t>
      </w:r>
      <w:proofErr w:type="gramEnd"/>
      <w:r w:rsidRPr="00747131">
        <w:rPr>
          <w:rFonts w:ascii="Times New Roman" w:hAnsi="Times New Roman" w:cs="Times New Roman"/>
          <w:sz w:val="24"/>
          <w:szCs w:val="24"/>
        </w:rPr>
        <w:t>扩展性。</w:t>
      </w:r>
    </w:p>
    <w:p w14:paraId="44CA5101" w14:textId="29C997A4" w:rsidR="004D7CE3" w:rsidRPr="00747131" w:rsidRDefault="007147E2" w:rsidP="00E551BD">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本申请实施</w:t>
      </w:r>
      <w:proofErr w:type="gramStart"/>
      <w:r w:rsidRPr="00747131">
        <w:rPr>
          <w:rFonts w:ascii="Times New Roman" w:hAnsi="Times New Roman" w:cs="Times New Roman" w:hint="eastAsia"/>
          <w:sz w:val="24"/>
          <w:szCs w:val="24"/>
        </w:rPr>
        <w:t>例提供</w:t>
      </w:r>
      <w:proofErr w:type="gramEnd"/>
      <w:r w:rsidRPr="00747131">
        <w:rPr>
          <w:rFonts w:ascii="Times New Roman" w:hAnsi="Times New Roman" w:cs="Times New Roman" w:hint="eastAsia"/>
          <w:sz w:val="24"/>
          <w:szCs w:val="24"/>
        </w:rPr>
        <w:t>的召回方法，</w:t>
      </w:r>
      <w:r w:rsidRPr="00747131">
        <w:rPr>
          <w:rFonts w:ascii="Times New Roman" w:hAnsi="Times New Roman" w:cs="Times New Roman"/>
          <w:sz w:val="24"/>
          <w:szCs w:val="24"/>
        </w:rPr>
        <w:t>由于工具的抽象化，将能力变成了一种标准件。这使得：</w:t>
      </w:r>
      <w:r w:rsidRPr="00747131">
        <w:rPr>
          <w:rFonts w:ascii="Times New Roman" w:hAnsi="Times New Roman" w:cs="Times New Roman"/>
          <w:sz w:val="24"/>
          <w:szCs w:val="24"/>
        </w:rPr>
        <w:t>1) </w:t>
      </w:r>
      <w:r w:rsidRPr="00747131">
        <w:rPr>
          <w:rFonts w:ascii="Times New Roman" w:hAnsi="Times New Roman" w:cs="Times New Roman"/>
          <w:sz w:val="24"/>
          <w:szCs w:val="24"/>
        </w:rPr>
        <w:t>能力可以被复用和组合，以</w:t>
      </w:r>
      <w:r w:rsidRPr="00747131">
        <w:rPr>
          <w:rFonts w:ascii="Times New Roman" w:hAnsi="Times New Roman" w:cs="Times New Roman"/>
          <w:sz w:val="24"/>
          <w:szCs w:val="24"/>
        </w:rPr>
        <w:t>1+1&gt;2</w:t>
      </w:r>
      <w:r w:rsidRPr="00747131">
        <w:rPr>
          <w:rFonts w:ascii="Times New Roman" w:hAnsi="Times New Roman" w:cs="Times New Roman"/>
          <w:sz w:val="24"/>
          <w:szCs w:val="24"/>
        </w:rPr>
        <w:t>的方式涌现出解决复杂任务的能力；</w:t>
      </w:r>
      <w:r w:rsidRPr="00747131">
        <w:rPr>
          <w:rFonts w:ascii="Times New Roman" w:hAnsi="Times New Roman" w:cs="Times New Roman"/>
          <w:sz w:val="24"/>
          <w:szCs w:val="24"/>
        </w:rPr>
        <w:t>2) </w:t>
      </w:r>
      <w:r w:rsidRPr="00747131">
        <w:rPr>
          <w:rFonts w:ascii="Times New Roman" w:hAnsi="Times New Roman" w:cs="Times New Roman"/>
          <w:sz w:val="24"/>
          <w:szCs w:val="24"/>
        </w:rPr>
        <w:t>系统的维护和扩展变得极其简单，增加一种新能力，只需定义一个新工具，而不是添加成百上千条训练样本，保证了系统的长期生命力。这样，可以实现通用性、可组合性以及可持续扩展的技术效果。</w:t>
      </w:r>
      <w:r w:rsidR="00DA51BF" w:rsidRPr="00747131">
        <w:rPr>
          <w:rFonts w:ascii="Times New Roman" w:hAnsi="Times New Roman" w:cs="Times New Roman" w:hint="eastAsia"/>
          <w:sz w:val="24"/>
          <w:szCs w:val="24"/>
        </w:rPr>
        <w:t>智能</w:t>
      </w:r>
      <w:proofErr w:type="gramStart"/>
      <w:r w:rsidR="00DA51BF" w:rsidRPr="00747131">
        <w:rPr>
          <w:rFonts w:ascii="Times New Roman" w:hAnsi="Times New Roman" w:cs="Times New Roman" w:hint="eastAsia"/>
          <w:sz w:val="24"/>
          <w:szCs w:val="24"/>
        </w:rPr>
        <w:t>体</w:t>
      </w:r>
      <w:r w:rsidRPr="00747131">
        <w:rPr>
          <w:rFonts w:ascii="Times New Roman" w:hAnsi="Times New Roman" w:cs="Times New Roman"/>
          <w:sz w:val="24"/>
          <w:szCs w:val="24"/>
        </w:rPr>
        <w:t>不是</w:t>
      </w:r>
      <w:proofErr w:type="gramEnd"/>
      <w:r w:rsidRPr="00747131">
        <w:rPr>
          <w:rFonts w:ascii="Times New Roman" w:hAnsi="Times New Roman" w:cs="Times New Roman"/>
          <w:sz w:val="24"/>
          <w:szCs w:val="24"/>
        </w:rPr>
        <w:t>只能依样画葫芦的复读机，而是成为一个能够灵活运用其工具箱来解决未知、复杂问题的智能体。</w:t>
      </w:r>
    </w:p>
    <w:p w14:paraId="03E5FFD0" w14:textId="1F037B0F" w:rsidR="007147E2" w:rsidRPr="00747131" w:rsidRDefault="003765BA" w:rsidP="00E551BD">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本申请实施例中，智能代理应用还可以是用于</w:t>
      </w:r>
      <w:r w:rsidRPr="00747131">
        <w:rPr>
          <w:rFonts w:ascii="Times New Roman" w:hAnsi="Times New Roman" w:cs="Times New Roman"/>
          <w:sz w:val="24"/>
          <w:szCs w:val="24"/>
        </w:rPr>
        <w:t>法律、医疗等专业领域的专家级智能问答系统</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增强</w:t>
      </w:r>
      <w:r w:rsidRPr="00747131">
        <w:rPr>
          <w:rFonts w:ascii="Times New Roman" w:hAnsi="Times New Roman" w:cs="Times New Roman"/>
          <w:sz w:val="24"/>
          <w:szCs w:val="24"/>
        </w:rPr>
        <w:t>RAG</w:t>
      </w:r>
      <w:r w:rsidRPr="00747131">
        <w:rPr>
          <w:rFonts w:ascii="Times New Roman" w:hAnsi="Times New Roman" w:cs="Times New Roman" w:hint="eastAsia"/>
          <w:sz w:val="24"/>
          <w:szCs w:val="24"/>
        </w:rPr>
        <w:t>）。</w:t>
      </w:r>
      <w:r w:rsidR="008E53DF" w:rsidRPr="00747131">
        <w:rPr>
          <w:rFonts w:ascii="Times New Roman" w:hAnsi="Times New Roman" w:cs="Times New Roman" w:hint="eastAsia"/>
          <w:sz w:val="24"/>
          <w:szCs w:val="24"/>
        </w:rPr>
        <w:t>工具可以是法律条文或医疗研究论文等专业条文。数据集中的指令可以是</w:t>
      </w:r>
      <w:r w:rsidR="00EE3D19" w:rsidRPr="00747131">
        <w:rPr>
          <w:rFonts w:ascii="Times New Roman" w:hAnsi="Times New Roman" w:cs="Times New Roman" w:hint="eastAsia"/>
          <w:sz w:val="24"/>
          <w:szCs w:val="24"/>
        </w:rPr>
        <w:t>由专家</w:t>
      </w:r>
      <w:r w:rsidR="008E53DF" w:rsidRPr="00747131">
        <w:rPr>
          <w:rFonts w:ascii="Times New Roman" w:hAnsi="Times New Roman" w:cs="Times New Roman" w:hint="eastAsia"/>
          <w:sz w:val="24"/>
          <w:szCs w:val="24"/>
        </w:rPr>
        <w:t>解答过的历史用户问题。指令与工具的对应关系</w:t>
      </w:r>
      <w:r w:rsidR="00EE3D19" w:rsidRPr="00747131">
        <w:rPr>
          <w:rFonts w:ascii="Times New Roman" w:hAnsi="Times New Roman" w:cs="Times New Roman" w:hint="eastAsia"/>
          <w:sz w:val="24"/>
          <w:szCs w:val="24"/>
        </w:rPr>
        <w:t>，</w:t>
      </w:r>
      <w:r w:rsidR="008E53DF" w:rsidRPr="00747131">
        <w:rPr>
          <w:rFonts w:ascii="Times New Roman" w:hAnsi="Times New Roman" w:cs="Times New Roman" w:hint="eastAsia"/>
          <w:sz w:val="24"/>
          <w:szCs w:val="24"/>
        </w:rPr>
        <w:t>可以是历史用户问题与专业条文的</w:t>
      </w:r>
      <w:r w:rsidR="006C32FE" w:rsidRPr="00747131">
        <w:rPr>
          <w:rFonts w:ascii="Times New Roman" w:hAnsi="Times New Roman" w:cs="Times New Roman" w:hint="eastAsia"/>
          <w:sz w:val="24"/>
          <w:szCs w:val="24"/>
        </w:rPr>
        <w:t>对应</w:t>
      </w:r>
      <w:r w:rsidR="008E53DF" w:rsidRPr="00747131">
        <w:rPr>
          <w:rFonts w:ascii="Times New Roman" w:hAnsi="Times New Roman" w:cs="Times New Roman" w:hint="eastAsia"/>
          <w:sz w:val="24"/>
          <w:szCs w:val="24"/>
        </w:rPr>
        <w:t>关系。</w:t>
      </w:r>
      <w:r w:rsidR="006C32FE" w:rsidRPr="00747131">
        <w:rPr>
          <w:rFonts w:ascii="Times New Roman" w:hAnsi="Times New Roman" w:cs="Times New Roman" w:hint="eastAsia"/>
          <w:sz w:val="24"/>
          <w:szCs w:val="24"/>
        </w:rPr>
        <w:t>历史用户问题对应的专业条文，可以是</w:t>
      </w:r>
      <w:r w:rsidR="008E53DF" w:rsidRPr="00747131">
        <w:rPr>
          <w:rFonts w:ascii="Times New Roman" w:hAnsi="Times New Roman" w:cs="Times New Roman" w:hint="eastAsia"/>
          <w:sz w:val="24"/>
          <w:szCs w:val="24"/>
        </w:rPr>
        <w:t>历史用户问题链接到</w:t>
      </w:r>
      <w:r w:rsidR="006C32FE" w:rsidRPr="00747131">
        <w:rPr>
          <w:rFonts w:ascii="Times New Roman" w:hAnsi="Times New Roman" w:cs="Times New Roman" w:hint="eastAsia"/>
          <w:sz w:val="24"/>
          <w:szCs w:val="24"/>
        </w:rPr>
        <w:t>的</w:t>
      </w:r>
      <w:r w:rsidR="008E53DF" w:rsidRPr="00747131">
        <w:rPr>
          <w:rFonts w:ascii="Times New Roman" w:hAnsi="Times New Roman" w:cs="Times New Roman" w:hint="eastAsia"/>
          <w:sz w:val="24"/>
          <w:szCs w:val="24"/>
        </w:rPr>
        <w:t>专业条文（如核心文献）。</w:t>
      </w:r>
    </w:p>
    <w:p w14:paraId="7F7A8001" w14:textId="2A7BFCCF" w:rsidR="008E53DF" w:rsidRPr="00747131" w:rsidRDefault="008E53DF" w:rsidP="00E551BD">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以用户向</w:t>
      </w:r>
      <w:r w:rsidRPr="00747131">
        <w:rPr>
          <w:rFonts w:ascii="Times New Roman" w:hAnsi="Times New Roman" w:cs="Times New Roman"/>
          <w:sz w:val="24"/>
          <w:szCs w:val="24"/>
        </w:rPr>
        <w:t>专家级智能问答系统</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增强</w:t>
      </w:r>
      <w:r w:rsidRPr="00747131">
        <w:rPr>
          <w:rFonts w:ascii="Times New Roman" w:hAnsi="Times New Roman" w:cs="Times New Roman"/>
          <w:sz w:val="24"/>
          <w:szCs w:val="24"/>
        </w:rPr>
        <w:t>RAG</w:t>
      </w:r>
      <w:r w:rsidRPr="00747131">
        <w:rPr>
          <w:rFonts w:ascii="Times New Roman" w:hAnsi="Times New Roman" w:cs="Times New Roman" w:hint="eastAsia"/>
          <w:sz w:val="24"/>
          <w:szCs w:val="24"/>
        </w:rPr>
        <w:t>）提问的问题为用户查询为例，当电子设备上的</w:t>
      </w:r>
      <w:r w:rsidRPr="00747131">
        <w:rPr>
          <w:rFonts w:ascii="Times New Roman" w:hAnsi="Times New Roman" w:cs="Times New Roman"/>
          <w:sz w:val="24"/>
          <w:szCs w:val="24"/>
        </w:rPr>
        <w:t>专家级智能问答系统</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增强</w:t>
      </w:r>
      <w:r w:rsidRPr="00747131">
        <w:rPr>
          <w:rFonts w:ascii="Times New Roman" w:hAnsi="Times New Roman" w:cs="Times New Roman"/>
          <w:sz w:val="24"/>
          <w:szCs w:val="24"/>
        </w:rPr>
        <w:t>RAG</w:t>
      </w:r>
      <w:r w:rsidRPr="00747131">
        <w:rPr>
          <w:rFonts w:ascii="Times New Roman" w:hAnsi="Times New Roman" w:cs="Times New Roman" w:hint="eastAsia"/>
          <w:sz w:val="24"/>
          <w:szCs w:val="24"/>
        </w:rPr>
        <w:t>）获得用户用日常语言提问的问题时，</w:t>
      </w:r>
      <w:r w:rsidRPr="00747131">
        <w:rPr>
          <w:rFonts w:ascii="Times New Roman" w:hAnsi="Times New Roman" w:cs="Times New Roman"/>
          <w:sz w:val="24"/>
          <w:szCs w:val="24"/>
        </w:rPr>
        <w:t>专家级智能问答系统</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增强</w:t>
      </w:r>
      <w:r w:rsidRPr="00747131">
        <w:rPr>
          <w:rFonts w:ascii="Times New Roman" w:hAnsi="Times New Roman" w:cs="Times New Roman"/>
          <w:sz w:val="24"/>
          <w:szCs w:val="24"/>
        </w:rPr>
        <w:t>RAG</w:t>
      </w:r>
      <w:r w:rsidRPr="00747131">
        <w:rPr>
          <w:rFonts w:ascii="Times New Roman" w:hAnsi="Times New Roman" w:cs="Times New Roman" w:hint="eastAsia"/>
          <w:sz w:val="24"/>
          <w:szCs w:val="24"/>
        </w:rPr>
        <w:t>）的语义通路可以基于用户查询，从数据集中确定与用户查询的语义相似的少量历史用户问题。</w:t>
      </w:r>
      <w:r w:rsidR="00EE3D19" w:rsidRPr="00747131">
        <w:rPr>
          <w:rFonts w:ascii="Times New Roman" w:hAnsi="Times New Roman" w:cs="Times New Roman"/>
          <w:sz w:val="24"/>
          <w:szCs w:val="24"/>
        </w:rPr>
        <w:t>专家级智能问答系统</w:t>
      </w:r>
      <w:r w:rsidR="00EE3D19" w:rsidRPr="00747131">
        <w:rPr>
          <w:rFonts w:ascii="Times New Roman" w:hAnsi="Times New Roman" w:cs="Times New Roman" w:hint="eastAsia"/>
          <w:sz w:val="24"/>
          <w:szCs w:val="24"/>
        </w:rPr>
        <w:t>（</w:t>
      </w:r>
      <w:r w:rsidR="00EE3D19" w:rsidRPr="00747131">
        <w:rPr>
          <w:rFonts w:ascii="Times New Roman" w:hAnsi="Times New Roman" w:cs="Times New Roman"/>
          <w:sz w:val="24"/>
          <w:szCs w:val="24"/>
        </w:rPr>
        <w:t>增强</w:t>
      </w:r>
      <w:r w:rsidR="00EE3D19" w:rsidRPr="00747131">
        <w:rPr>
          <w:rFonts w:ascii="Times New Roman" w:hAnsi="Times New Roman" w:cs="Times New Roman"/>
          <w:sz w:val="24"/>
          <w:szCs w:val="24"/>
        </w:rPr>
        <w:t>RAG</w:t>
      </w:r>
      <w:r w:rsidR="00EE3D19" w:rsidRPr="00747131">
        <w:rPr>
          <w:rFonts w:ascii="Times New Roman" w:hAnsi="Times New Roman" w:cs="Times New Roman" w:hint="eastAsia"/>
          <w:sz w:val="24"/>
          <w:szCs w:val="24"/>
        </w:rPr>
        <w:t>）可以将</w:t>
      </w:r>
      <w:r w:rsidRPr="00747131">
        <w:rPr>
          <w:rFonts w:ascii="Times New Roman" w:hAnsi="Times New Roman" w:cs="Times New Roman" w:hint="eastAsia"/>
          <w:sz w:val="24"/>
          <w:szCs w:val="24"/>
        </w:rPr>
        <w:t>确定的</w:t>
      </w:r>
      <w:r w:rsidR="00EE3D19" w:rsidRPr="00747131">
        <w:rPr>
          <w:rFonts w:ascii="Times New Roman" w:hAnsi="Times New Roman" w:cs="Times New Roman" w:hint="eastAsia"/>
          <w:sz w:val="24"/>
          <w:szCs w:val="24"/>
        </w:rPr>
        <w:t>少量</w:t>
      </w:r>
      <w:r w:rsidRPr="00747131">
        <w:rPr>
          <w:rFonts w:ascii="Times New Roman" w:hAnsi="Times New Roman" w:cs="Times New Roman" w:hint="eastAsia"/>
          <w:sz w:val="24"/>
          <w:szCs w:val="24"/>
        </w:rPr>
        <w:t>历史用户问题</w:t>
      </w:r>
      <w:r w:rsidR="00EE3D19" w:rsidRPr="00747131">
        <w:rPr>
          <w:rFonts w:ascii="Times New Roman" w:hAnsi="Times New Roman" w:cs="Times New Roman" w:hint="eastAsia"/>
          <w:sz w:val="24"/>
          <w:szCs w:val="24"/>
        </w:rPr>
        <w:t>和少量历史用户问题各自对应的专业条文输入</w:t>
      </w:r>
      <w:r w:rsidR="00EE3D19" w:rsidRPr="00747131">
        <w:rPr>
          <w:rFonts w:ascii="Times New Roman" w:hAnsi="Times New Roman" w:cs="Times New Roman" w:hint="eastAsia"/>
          <w:sz w:val="24"/>
          <w:szCs w:val="24"/>
        </w:rPr>
        <w:t>L</w:t>
      </w:r>
      <w:r w:rsidR="00EE3D19" w:rsidRPr="00747131">
        <w:rPr>
          <w:rFonts w:ascii="Times New Roman" w:hAnsi="Times New Roman" w:cs="Times New Roman"/>
          <w:sz w:val="24"/>
          <w:szCs w:val="24"/>
        </w:rPr>
        <w:t>LM</w:t>
      </w:r>
      <w:r w:rsidR="00EE3D19" w:rsidRPr="00747131">
        <w:rPr>
          <w:rFonts w:ascii="Times New Roman" w:hAnsi="Times New Roman" w:cs="Times New Roman" w:hint="eastAsia"/>
          <w:sz w:val="24"/>
          <w:szCs w:val="24"/>
        </w:rPr>
        <w:t>的上下文窗口</w:t>
      </w:r>
      <w:r w:rsidRPr="00747131">
        <w:rPr>
          <w:rFonts w:ascii="Times New Roman" w:hAnsi="Times New Roman" w:cs="Times New Roman" w:hint="eastAsia"/>
          <w:sz w:val="24"/>
          <w:szCs w:val="24"/>
        </w:rPr>
        <w:t>，</w:t>
      </w:r>
      <w:r w:rsidR="00EE3D19" w:rsidRPr="00747131">
        <w:rPr>
          <w:rFonts w:ascii="Times New Roman" w:hAnsi="Times New Roman" w:cs="Times New Roman" w:hint="eastAsia"/>
          <w:sz w:val="24"/>
          <w:szCs w:val="24"/>
        </w:rPr>
        <w:t>L</w:t>
      </w:r>
      <w:r w:rsidR="00EE3D19" w:rsidRPr="00747131">
        <w:rPr>
          <w:rFonts w:ascii="Times New Roman" w:hAnsi="Times New Roman" w:cs="Times New Roman"/>
          <w:sz w:val="24"/>
          <w:szCs w:val="24"/>
        </w:rPr>
        <w:t>LM</w:t>
      </w:r>
      <w:r w:rsidR="00EE3D19" w:rsidRPr="00747131">
        <w:rPr>
          <w:rFonts w:ascii="Times New Roman" w:hAnsi="Times New Roman" w:cs="Times New Roman" w:hint="eastAsia"/>
          <w:sz w:val="24"/>
          <w:szCs w:val="24"/>
        </w:rPr>
        <w:t>可以确定出与用户查询最匹配的专业条文。实现</w:t>
      </w:r>
      <w:r w:rsidR="00EE3D19" w:rsidRPr="00747131">
        <w:rPr>
          <w:rFonts w:ascii="Times New Roman" w:hAnsi="Times New Roman" w:cs="Times New Roman"/>
          <w:sz w:val="24"/>
          <w:szCs w:val="24"/>
        </w:rPr>
        <w:t>语义通路去匹配</w:t>
      </w:r>
      <w:r w:rsidR="00EE3D19" w:rsidRPr="00747131">
        <w:rPr>
          <w:rFonts w:ascii="Times New Roman" w:hAnsi="Times New Roman" w:cs="Times New Roman" w:hint="eastAsia"/>
          <w:sz w:val="24"/>
          <w:szCs w:val="24"/>
        </w:rPr>
        <w:t>与用户查询</w:t>
      </w:r>
      <w:r w:rsidR="00EE3D19" w:rsidRPr="00747131">
        <w:rPr>
          <w:rFonts w:ascii="Times New Roman" w:hAnsi="Times New Roman" w:cs="Times New Roman"/>
          <w:sz w:val="24"/>
          <w:szCs w:val="24"/>
        </w:rPr>
        <w:t>语义上最相似的历史问题，而不是直接去匹配晦涩的</w:t>
      </w:r>
      <w:r w:rsidR="00EE3D19" w:rsidRPr="00747131">
        <w:rPr>
          <w:rFonts w:ascii="Times New Roman" w:hAnsi="Times New Roman" w:cs="Times New Roman" w:hint="eastAsia"/>
          <w:sz w:val="24"/>
          <w:szCs w:val="24"/>
        </w:rPr>
        <w:t>专业条文（如</w:t>
      </w:r>
      <w:r w:rsidR="00EE3D19" w:rsidRPr="00747131">
        <w:rPr>
          <w:rFonts w:ascii="Times New Roman" w:hAnsi="Times New Roman" w:cs="Times New Roman"/>
          <w:sz w:val="24"/>
          <w:szCs w:val="24"/>
        </w:rPr>
        <w:t>专业文献</w:t>
      </w:r>
      <w:r w:rsidR="00EE3D19" w:rsidRPr="00747131">
        <w:rPr>
          <w:rFonts w:ascii="Times New Roman" w:hAnsi="Times New Roman" w:cs="Times New Roman" w:hint="eastAsia"/>
          <w:sz w:val="24"/>
          <w:szCs w:val="24"/>
        </w:rPr>
        <w:t>）</w:t>
      </w:r>
      <w:r w:rsidR="00EE3D19" w:rsidRPr="00747131">
        <w:rPr>
          <w:rFonts w:ascii="Times New Roman" w:hAnsi="Times New Roman" w:cs="Times New Roman"/>
          <w:sz w:val="24"/>
          <w:szCs w:val="24"/>
        </w:rPr>
        <w:t>。通过这种间接方式，专家级智能问答系统</w:t>
      </w:r>
      <w:r w:rsidR="00EE3D19" w:rsidRPr="00747131">
        <w:rPr>
          <w:rFonts w:ascii="Times New Roman" w:hAnsi="Times New Roman" w:cs="Times New Roman" w:hint="eastAsia"/>
          <w:sz w:val="24"/>
          <w:szCs w:val="24"/>
        </w:rPr>
        <w:t>（</w:t>
      </w:r>
      <w:r w:rsidR="00EE3D19" w:rsidRPr="00747131">
        <w:rPr>
          <w:rFonts w:ascii="Times New Roman" w:hAnsi="Times New Roman" w:cs="Times New Roman"/>
          <w:sz w:val="24"/>
          <w:szCs w:val="24"/>
        </w:rPr>
        <w:t>增强</w:t>
      </w:r>
      <w:r w:rsidR="00EE3D19" w:rsidRPr="00747131">
        <w:rPr>
          <w:rFonts w:ascii="Times New Roman" w:hAnsi="Times New Roman" w:cs="Times New Roman"/>
          <w:sz w:val="24"/>
          <w:szCs w:val="24"/>
        </w:rPr>
        <w:t>RAG</w:t>
      </w:r>
      <w:r w:rsidR="00EE3D19" w:rsidRPr="00747131">
        <w:rPr>
          <w:rFonts w:ascii="Times New Roman" w:hAnsi="Times New Roman" w:cs="Times New Roman" w:hint="eastAsia"/>
          <w:sz w:val="24"/>
          <w:szCs w:val="24"/>
        </w:rPr>
        <w:t>）可以实现</w:t>
      </w:r>
      <w:r w:rsidR="00EE3D19" w:rsidRPr="00747131">
        <w:rPr>
          <w:rFonts w:ascii="Times New Roman" w:hAnsi="Times New Roman" w:cs="Times New Roman"/>
          <w:sz w:val="24"/>
          <w:szCs w:val="24"/>
        </w:rPr>
        <w:t>借助专家的历史经验来理解用户的真实意图，并精准定位到真正相关的专业文献，为下游</w:t>
      </w:r>
      <w:r w:rsidR="00EE3D19" w:rsidRPr="00747131">
        <w:rPr>
          <w:rFonts w:ascii="Times New Roman" w:hAnsi="Times New Roman" w:cs="Times New Roman"/>
          <w:sz w:val="24"/>
          <w:szCs w:val="24"/>
        </w:rPr>
        <w:t>LLM</w:t>
      </w:r>
      <w:r w:rsidR="00EE3D19" w:rsidRPr="00747131">
        <w:rPr>
          <w:rFonts w:ascii="Times New Roman" w:hAnsi="Times New Roman" w:cs="Times New Roman"/>
          <w:sz w:val="24"/>
          <w:szCs w:val="24"/>
        </w:rPr>
        <w:t>提供高质量的上下文。</w:t>
      </w:r>
    </w:p>
    <w:p w14:paraId="5D8086FD" w14:textId="792983FB" w:rsidR="007147E2" w:rsidRPr="00747131" w:rsidRDefault="00EE3D19" w:rsidP="00E551BD">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本申请实施例中，智能代理应用还可以是</w:t>
      </w:r>
      <w:r w:rsidRPr="00747131">
        <w:rPr>
          <w:rFonts w:ascii="Times New Roman" w:hAnsi="Times New Roman" w:cs="Times New Roman"/>
          <w:sz w:val="24"/>
          <w:szCs w:val="24"/>
        </w:rPr>
        <w:t>面向场景</w:t>
      </w:r>
      <w:proofErr w:type="gramStart"/>
      <w:r w:rsidRPr="00747131">
        <w:rPr>
          <w:rFonts w:ascii="Times New Roman" w:hAnsi="Times New Roman" w:cs="Times New Roman"/>
          <w:sz w:val="24"/>
          <w:szCs w:val="24"/>
        </w:rPr>
        <w:t>化需求</w:t>
      </w:r>
      <w:proofErr w:type="gramEnd"/>
      <w:r w:rsidRPr="00747131">
        <w:rPr>
          <w:rFonts w:ascii="Times New Roman" w:hAnsi="Times New Roman" w:cs="Times New Roman"/>
          <w:sz w:val="24"/>
          <w:szCs w:val="24"/>
        </w:rPr>
        <w:t>的用于电商导购推荐的电商搜索应用。</w:t>
      </w:r>
      <w:r w:rsidRPr="00747131">
        <w:rPr>
          <w:rFonts w:ascii="Times New Roman" w:hAnsi="Times New Roman" w:cs="Times New Roman" w:hint="eastAsia"/>
          <w:sz w:val="24"/>
          <w:szCs w:val="24"/>
        </w:rPr>
        <w:t>工具可以是全</w:t>
      </w:r>
      <w:proofErr w:type="gramStart"/>
      <w:r w:rsidRPr="00747131">
        <w:rPr>
          <w:rFonts w:ascii="Times New Roman" w:hAnsi="Times New Roman" w:cs="Times New Roman" w:hint="eastAsia"/>
          <w:sz w:val="24"/>
          <w:szCs w:val="24"/>
        </w:rPr>
        <w:t>量商品</w:t>
      </w:r>
      <w:proofErr w:type="gramEnd"/>
      <w:r w:rsidRPr="00747131">
        <w:rPr>
          <w:rFonts w:ascii="Times New Roman" w:hAnsi="Times New Roman" w:cs="Times New Roman" w:hint="eastAsia"/>
          <w:sz w:val="24"/>
          <w:szCs w:val="24"/>
        </w:rPr>
        <w:t>库（</w:t>
      </w:r>
      <w:r w:rsidRPr="00747131">
        <w:rPr>
          <w:rFonts w:ascii="Times New Roman" w:hAnsi="Times New Roman" w:cs="Times New Roman" w:hint="eastAsia"/>
          <w:sz w:val="24"/>
          <w:szCs w:val="24"/>
        </w:rPr>
        <w:t>S</w:t>
      </w:r>
      <w:r w:rsidRPr="00747131">
        <w:rPr>
          <w:rFonts w:ascii="Times New Roman" w:hAnsi="Times New Roman" w:cs="Times New Roman"/>
          <w:sz w:val="24"/>
          <w:szCs w:val="24"/>
        </w:rPr>
        <w:t>PU</w:t>
      </w:r>
      <w:r w:rsidRPr="00747131">
        <w:rPr>
          <w:rFonts w:ascii="Times New Roman" w:hAnsi="Times New Roman" w:cs="Times New Roman" w:hint="eastAsia"/>
          <w:sz w:val="24"/>
          <w:szCs w:val="24"/>
        </w:rPr>
        <w:t>）中的商品。数据集中的指令可以是用户评论或种草笔记。指令与工具的对应关系，可以是用户评论与商品的对应关系，也可以是种草笔记与商品的对应关系。用户评论对应的商品可以是用户评论指向的商品。种草笔记对应的商品，可以是种草笔记指向的</w:t>
      </w:r>
      <w:r w:rsidR="00905375" w:rsidRPr="00747131">
        <w:rPr>
          <w:rFonts w:ascii="Times New Roman" w:hAnsi="Times New Roman" w:cs="Times New Roman" w:hint="eastAsia"/>
          <w:sz w:val="24"/>
          <w:szCs w:val="24"/>
        </w:rPr>
        <w:t>商品</w:t>
      </w:r>
      <w:r w:rsidRPr="00747131">
        <w:rPr>
          <w:rFonts w:ascii="Times New Roman" w:hAnsi="Times New Roman" w:cs="Times New Roman" w:hint="eastAsia"/>
          <w:sz w:val="24"/>
          <w:szCs w:val="24"/>
        </w:rPr>
        <w:t>。</w:t>
      </w:r>
      <w:r w:rsidR="00093B51" w:rsidRPr="00747131">
        <w:rPr>
          <w:rFonts w:ascii="Times New Roman" w:hAnsi="Times New Roman" w:cs="Times New Roman" w:hint="eastAsia"/>
          <w:sz w:val="24"/>
          <w:szCs w:val="24"/>
        </w:rPr>
        <w:t>用户评论可以简称为评论。种草笔记可以简称为笔记。</w:t>
      </w:r>
    </w:p>
    <w:p w14:paraId="12FAD5BF" w14:textId="6E229FF9" w:rsidR="00905375" w:rsidRPr="00747131" w:rsidRDefault="00905375" w:rsidP="00E551BD">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以用户查询为</w:t>
      </w:r>
      <w:r w:rsidR="00093B51" w:rsidRPr="00747131">
        <w:rPr>
          <w:rFonts w:ascii="Times New Roman" w:hAnsi="Times New Roman" w:cs="Times New Roman" w:hint="eastAsia"/>
          <w:sz w:val="24"/>
          <w:szCs w:val="24"/>
        </w:rPr>
        <w:t>场景化查询，场景化查询为</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适合送给喜欢户外运动的男朋友的生日礼物</w:t>
      </w:r>
      <w:r w:rsidRPr="00747131">
        <w:rPr>
          <w:rFonts w:ascii="Times New Roman" w:hAnsi="Times New Roman" w:cs="Times New Roman" w:hint="eastAsia"/>
          <w:sz w:val="24"/>
          <w:szCs w:val="24"/>
        </w:rPr>
        <w:t>”为例，在</w:t>
      </w:r>
      <w:r w:rsidRPr="00747131">
        <w:rPr>
          <w:rFonts w:ascii="Times New Roman" w:hAnsi="Times New Roman" w:cs="Times New Roman"/>
          <w:sz w:val="24"/>
          <w:szCs w:val="24"/>
        </w:rPr>
        <w:t>电商搜索应用</w:t>
      </w:r>
      <w:r w:rsidRPr="00747131">
        <w:rPr>
          <w:rFonts w:ascii="Times New Roman" w:hAnsi="Times New Roman" w:cs="Times New Roman" w:hint="eastAsia"/>
          <w:sz w:val="24"/>
          <w:szCs w:val="24"/>
        </w:rPr>
        <w:t>获得用户查询的情况下，</w:t>
      </w:r>
      <w:r w:rsidR="00093B51" w:rsidRPr="00747131">
        <w:rPr>
          <w:rFonts w:ascii="Times New Roman" w:hAnsi="Times New Roman" w:cs="Times New Roman" w:hint="eastAsia"/>
          <w:sz w:val="24"/>
          <w:szCs w:val="24"/>
        </w:rPr>
        <w:t>基于本申请实施</w:t>
      </w:r>
      <w:proofErr w:type="gramStart"/>
      <w:r w:rsidR="00093B51" w:rsidRPr="00747131">
        <w:rPr>
          <w:rFonts w:ascii="Times New Roman" w:hAnsi="Times New Roman" w:cs="Times New Roman" w:hint="eastAsia"/>
          <w:sz w:val="24"/>
          <w:szCs w:val="24"/>
        </w:rPr>
        <w:t>例提供</w:t>
      </w:r>
      <w:proofErr w:type="gramEnd"/>
      <w:r w:rsidR="00093B51" w:rsidRPr="00747131">
        <w:rPr>
          <w:rFonts w:ascii="Times New Roman" w:hAnsi="Times New Roman" w:cs="Times New Roman" w:hint="eastAsia"/>
          <w:sz w:val="24"/>
          <w:szCs w:val="24"/>
        </w:rPr>
        <w:t>的召</w:t>
      </w:r>
      <w:r w:rsidR="00093B51" w:rsidRPr="00747131">
        <w:rPr>
          <w:rFonts w:ascii="Times New Roman" w:hAnsi="Times New Roman" w:cs="Times New Roman" w:hint="eastAsia"/>
          <w:sz w:val="24"/>
          <w:szCs w:val="24"/>
        </w:rPr>
        <w:lastRenderedPageBreak/>
        <w:t>回方法，</w:t>
      </w:r>
      <w:r w:rsidRPr="00747131">
        <w:rPr>
          <w:rFonts w:ascii="Times New Roman" w:hAnsi="Times New Roman" w:cs="Times New Roman" w:hint="eastAsia"/>
          <w:sz w:val="24"/>
          <w:szCs w:val="24"/>
        </w:rPr>
        <w:t>电商搜索应用</w:t>
      </w:r>
      <w:r w:rsidR="00093B51" w:rsidRPr="00747131">
        <w:rPr>
          <w:rFonts w:ascii="Times New Roman" w:hAnsi="Times New Roman" w:cs="Times New Roman" w:hint="eastAsia"/>
          <w:sz w:val="24"/>
          <w:szCs w:val="24"/>
        </w:rPr>
        <w:t>可以</w:t>
      </w:r>
      <w:r w:rsidR="00093B51" w:rsidRPr="00747131">
        <w:rPr>
          <w:rFonts w:ascii="Times New Roman" w:hAnsi="Times New Roman" w:cs="Times New Roman"/>
          <w:sz w:val="24"/>
          <w:szCs w:val="24"/>
        </w:rPr>
        <w:t>通过语义通路优先匹配到描述了相似场景的评论或笔记。这些评论所指向的商品会因此获得极高的语义分数。这种推荐方式是基于真实用户生活场景的共鸣和匹配，远超简单的商品属性匹配，能极大提升导购的精准度和转化率。</w:t>
      </w:r>
    </w:p>
    <w:p w14:paraId="5C17B5AC" w14:textId="3A0C1037" w:rsidR="00093B51" w:rsidRPr="00747131" w:rsidRDefault="00093B51" w:rsidP="00E551BD">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hint="eastAsia"/>
          <w:sz w:val="24"/>
          <w:szCs w:val="24"/>
        </w:rPr>
        <w:t>本申请实施例中，智能代理应用还可以是用于</w:t>
      </w:r>
      <w:r w:rsidRPr="00747131">
        <w:rPr>
          <w:rFonts w:ascii="Times New Roman" w:hAnsi="Times New Roman" w:cs="Times New Roman"/>
          <w:sz w:val="24"/>
          <w:szCs w:val="24"/>
        </w:rPr>
        <w:t>企业内部代码库的</w:t>
      </w:r>
      <w:proofErr w:type="gramStart"/>
      <w:r w:rsidRPr="00747131">
        <w:rPr>
          <w:rFonts w:ascii="Times New Roman" w:hAnsi="Times New Roman" w:cs="Times New Roman"/>
          <w:sz w:val="24"/>
          <w:szCs w:val="24"/>
        </w:rPr>
        <w:t>功能级</w:t>
      </w:r>
      <w:proofErr w:type="gramEnd"/>
      <w:r w:rsidRPr="00747131">
        <w:rPr>
          <w:rFonts w:ascii="Times New Roman" w:hAnsi="Times New Roman" w:cs="Times New Roman"/>
          <w:sz w:val="24"/>
          <w:szCs w:val="24"/>
        </w:rPr>
        <w:t>智能搜索的搜索应用。</w:t>
      </w:r>
      <w:r w:rsidRPr="00747131">
        <w:rPr>
          <w:rFonts w:ascii="Times New Roman" w:hAnsi="Times New Roman" w:cs="Times New Roman" w:hint="eastAsia"/>
          <w:sz w:val="24"/>
          <w:szCs w:val="24"/>
        </w:rPr>
        <w:t>用户查询可以是</w:t>
      </w:r>
      <w:r w:rsidRPr="00747131">
        <w:rPr>
          <w:rFonts w:ascii="Times New Roman" w:hAnsi="Times New Roman" w:cs="Times New Roman"/>
          <w:sz w:val="24"/>
          <w:szCs w:val="24"/>
        </w:rPr>
        <w:t>开发者用自然语言描述的想要实现的功能</w:t>
      </w:r>
      <w:r w:rsidR="003678BA" w:rsidRPr="00747131">
        <w:rPr>
          <w:rFonts w:ascii="Times New Roman" w:hAnsi="Times New Roman" w:cs="Times New Roman" w:hint="eastAsia"/>
          <w:sz w:val="24"/>
          <w:szCs w:val="24"/>
        </w:rPr>
        <w:t>，而非</w:t>
      </w:r>
      <w:r w:rsidR="003678BA" w:rsidRPr="00747131">
        <w:rPr>
          <w:rFonts w:ascii="Times New Roman" w:hAnsi="Times New Roman" w:cs="Times New Roman"/>
          <w:sz w:val="24"/>
          <w:szCs w:val="24"/>
        </w:rPr>
        <w:t>具体的函数名</w:t>
      </w:r>
      <w:r w:rsidRPr="00747131">
        <w:rPr>
          <w:rFonts w:ascii="Times New Roman" w:hAnsi="Times New Roman" w:cs="Times New Roman"/>
          <w:sz w:val="24"/>
          <w:szCs w:val="24"/>
        </w:rPr>
        <w:t>。</w:t>
      </w:r>
      <w:r w:rsidRPr="00747131">
        <w:rPr>
          <w:rFonts w:ascii="Times New Roman" w:hAnsi="Times New Roman" w:cs="Times New Roman" w:hint="eastAsia"/>
          <w:sz w:val="24"/>
          <w:szCs w:val="24"/>
        </w:rPr>
        <w:t>工具可以是</w:t>
      </w:r>
      <w:r w:rsidRPr="00747131">
        <w:rPr>
          <w:rFonts w:ascii="Times New Roman" w:hAnsi="Times New Roman" w:cs="Times New Roman"/>
          <w:sz w:val="24"/>
          <w:szCs w:val="24"/>
        </w:rPr>
        <w:t>企业内部所有函数、类、</w:t>
      </w:r>
      <w:r w:rsidRPr="00747131">
        <w:rPr>
          <w:rFonts w:ascii="Times New Roman" w:hAnsi="Times New Roman" w:cs="Times New Roman"/>
          <w:sz w:val="24"/>
          <w:szCs w:val="24"/>
        </w:rPr>
        <w:t>API</w:t>
      </w:r>
      <w:r w:rsidRPr="00747131">
        <w:rPr>
          <w:rFonts w:ascii="Times New Roman" w:hAnsi="Times New Roman" w:cs="Times New Roman"/>
          <w:sz w:val="24"/>
          <w:szCs w:val="24"/>
        </w:rPr>
        <w:t>的定义和</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或源码。</w:t>
      </w:r>
      <w:r w:rsidRPr="00747131">
        <w:rPr>
          <w:rFonts w:ascii="Times New Roman" w:hAnsi="Times New Roman" w:cs="Times New Roman" w:hint="eastAsia"/>
          <w:sz w:val="24"/>
          <w:szCs w:val="24"/>
        </w:rPr>
        <w:t>数据集可以是数据库，数据集中的指令可以是</w:t>
      </w:r>
      <w:r w:rsidRPr="00747131">
        <w:rPr>
          <w:rFonts w:ascii="Times New Roman" w:hAnsi="Times New Roman" w:cs="Times New Roman"/>
          <w:sz w:val="24"/>
          <w:szCs w:val="24"/>
        </w:rPr>
        <w:t>高质量的代码注释、</w:t>
      </w:r>
      <w:r w:rsidR="00DA51BF" w:rsidRPr="00747131">
        <w:rPr>
          <w:rFonts w:ascii="Times New Roman" w:hAnsi="Times New Roman" w:cs="Times New Roman" w:hint="eastAsia"/>
          <w:sz w:val="24"/>
          <w:szCs w:val="24"/>
        </w:rPr>
        <w:t>提交信息（</w:t>
      </w:r>
      <w:r w:rsidR="00DA51BF" w:rsidRPr="00747131">
        <w:rPr>
          <w:rFonts w:ascii="Times New Roman" w:hAnsi="Times New Roman" w:cs="Times New Roman"/>
          <w:sz w:val="24"/>
          <w:szCs w:val="24"/>
        </w:rPr>
        <w:t xml:space="preserve">commit </w:t>
      </w:r>
      <w:r w:rsidR="00DA51BF" w:rsidRPr="00747131">
        <w:rPr>
          <w:rFonts w:ascii="Times New Roman" w:hAnsi="Times New Roman" w:cs="Times New Roman" w:hint="eastAsia"/>
          <w:sz w:val="24"/>
          <w:szCs w:val="24"/>
        </w:rPr>
        <w:t>m</w:t>
      </w:r>
      <w:r w:rsidR="00DA51BF" w:rsidRPr="00747131">
        <w:rPr>
          <w:rFonts w:ascii="Times New Roman" w:hAnsi="Times New Roman" w:cs="Times New Roman"/>
          <w:sz w:val="24"/>
          <w:szCs w:val="24"/>
        </w:rPr>
        <w:t>essage</w:t>
      </w:r>
      <w:r w:rsidR="00DA51BF" w:rsidRPr="00747131">
        <w:rPr>
          <w:rFonts w:ascii="Times New Roman" w:hAnsi="Times New Roman" w:cs="Times New Roman" w:hint="eastAsia"/>
          <w:sz w:val="24"/>
          <w:szCs w:val="24"/>
        </w:rPr>
        <w:t>）</w:t>
      </w:r>
      <w:r w:rsidRPr="00747131">
        <w:rPr>
          <w:rFonts w:ascii="Times New Roman" w:hAnsi="Times New Roman" w:cs="Times New Roman"/>
          <w:sz w:val="24"/>
          <w:szCs w:val="24"/>
        </w:rPr>
        <w:t>、技术文档中的功能描述段落或语料。</w:t>
      </w:r>
      <w:r w:rsidRPr="00747131">
        <w:rPr>
          <w:rFonts w:ascii="Times New Roman" w:hAnsi="Times New Roman" w:cs="Times New Roman" w:hint="eastAsia"/>
          <w:sz w:val="24"/>
          <w:szCs w:val="24"/>
        </w:rPr>
        <w:t>指令与工具的对应关系，可以是语料与代码实体的对应关系。语料对应的代码实体，可以是实现该语料所描述功能的代码实体，也可以是语料精准指向的实现语料描述功能的代码实体。</w:t>
      </w:r>
    </w:p>
    <w:p w14:paraId="74DB79B8" w14:textId="489DE103" w:rsidR="00093B51" w:rsidRPr="00747131" w:rsidRDefault="00093B51" w:rsidP="00E551BD">
      <w:pPr>
        <w:spacing w:line="360" w:lineRule="exact"/>
        <w:ind w:firstLineChars="200" w:firstLine="480"/>
        <w:rPr>
          <w:rFonts w:ascii="Times New Roman" w:hAnsi="Times New Roman" w:cs="Times New Roman"/>
          <w:sz w:val="24"/>
          <w:szCs w:val="24"/>
        </w:rPr>
      </w:pPr>
      <w:r w:rsidRPr="00747131">
        <w:rPr>
          <w:rFonts w:ascii="Times New Roman" w:hAnsi="Times New Roman" w:cs="Times New Roman"/>
          <w:sz w:val="24"/>
          <w:szCs w:val="24"/>
        </w:rPr>
        <w:t>以用户查询为</w:t>
      </w:r>
      <w:r w:rsidRPr="00747131">
        <w:rPr>
          <w:rFonts w:ascii="Times New Roman" w:hAnsi="Times New Roman" w:cs="Times New Roman" w:hint="eastAsia"/>
          <w:sz w:val="24"/>
          <w:szCs w:val="24"/>
        </w:rPr>
        <w:t>开发者输入的功能需求为例，在</w:t>
      </w:r>
      <w:r w:rsidRPr="00747131">
        <w:rPr>
          <w:rFonts w:ascii="Times New Roman" w:hAnsi="Times New Roman" w:cs="Times New Roman"/>
          <w:sz w:val="24"/>
          <w:szCs w:val="24"/>
        </w:rPr>
        <w:t>搜索应用</w:t>
      </w:r>
      <w:r w:rsidRPr="00747131">
        <w:rPr>
          <w:rFonts w:ascii="Times New Roman" w:hAnsi="Times New Roman" w:cs="Times New Roman" w:hint="eastAsia"/>
          <w:sz w:val="24"/>
          <w:szCs w:val="24"/>
        </w:rPr>
        <w:t>获得用户查询的情况下，</w:t>
      </w:r>
      <w:r w:rsidR="000947B8" w:rsidRPr="00747131">
        <w:rPr>
          <w:rFonts w:ascii="Times New Roman" w:hAnsi="Times New Roman" w:cs="Times New Roman" w:hint="eastAsia"/>
          <w:sz w:val="24"/>
          <w:szCs w:val="24"/>
        </w:rPr>
        <w:t>基于本申请实施</w:t>
      </w:r>
      <w:proofErr w:type="gramStart"/>
      <w:r w:rsidR="000947B8" w:rsidRPr="00747131">
        <w:rPr>
          <w:rFonts w:ascii="Times New Roman" w:hAnsi="Times New Roman" w:cs="Times New Roman" w:hint="eastAsia"/>
          <w:sz w:val="24"/>
          <w:szCs w:val="24"/>
        </w:rPr>
        <w:t>例提供</w:t>
      </w:r>
      <w:proofErr w:type="gramEnd"/>
      <w:r w:rsidR="000947B8" w:rsidRPr="00747131">
        <w:rPr>
          <w:rFonts w:ascii="Times New Roman" w:hAnsi="Times New Roman" w:cs="Times New Roman" w:hint="eastAsia"/>
          <w:sz w:val="24"/>
          <w:szCs w:val="24"/>
        </w:rPr>
        <w:t>的召回方法，</w:t>
      </w:r>
      <w:r w:rsidR="000947B8" w:rsidRPr="00747131">
        <w:rPr>
          <w:rFonts w:ascii="Times New Roman" w:hAnsi="Times New Roman" w:cs="Times New Roman"/>
          <w:sz w:val="24"/>
          <w:szCs w:val="24"/>
        </w:rPr>
        <w:t>搜索应用</w:t>
      </w:r>
      <w:r w:rsidR="000947B8" w:rsidRPr="00747131">
        <w:rPr>
          <w:rFonts w:ascii="Times New Roman" w:hAnsi="Times New Roman" w:cs="Times New Roman" w:hint="eastAsia"/>
          <w:sz w:val="24"/>
          <w:szCs w:val="24"/>
        </w:rPr>
        <w:t>可以通过</w:t>
      </w:r>
      <w:r w:rsidRPr="00747131">
        <w:rPr>
          <w:rFonts w:ascii="Times New Roman" w:hAnsi="Times New Roman" w:cs="Times New Roman"/>
          <w:sz w:val="24"/>
          <w:szCs w:val="24"/>
        </w:rPr>
        <w:t>语义通路在</w:t>
      </w:r>
      <w:r w:rsidR="000947B8" w:rsidRPr="00747131">
        <w:rPr>
          <w:rFonts w:ascii="Times New Roman" w:hAnsi="Times New Roman" w:cs="Times New Roman"/>
          <w:sz w:val="24"/>
          <w:szCs w:val="24"/>
        </w:rPr>
        <w:t>数据集</w:t>
      </w:r>
      <w:r w:rsidRPr="00747131">
        <w:rPr>
          <w:rFonts w:ascii="Times New Roman" w:hAnsi="Times New Roman" w:cs="Times New Roman"/>
          <w:sz w:val="24"/>
          <w:szCs w:val="24"/>
        </w:rPr>
        <w:t>中</w:t>
      </w:r>
      <w:r w:rsidR="000947B8" w:rsidRPr="00747131">
        <w:rPr>
          <w:rFonts w:ascii="Times New Roman" w:hAnsi="Times New Roman" w:cs="Times New Roman"/>
          <w:sz w:val="24"/>
          <w:szCs w:val="24"/>
        </w:rPr>
        <w:t>查找到描述与用户查询的描述</w:t>
      </w:r>
      <w:r w:rsidRPr="00747131">
        <w:rPr>
          <w:rFonts w:ascii="Times New Roman" w:hAnsi="Times New Roman" w:cs="Times New Roman"/>
          <w:sz w:val="24"/>
          <w:szCs w:val="24"/>
        </w:rPr>
        <w:t>相同或类似</w:t>
      </w:r>
      <w:r w:rsidR="000947B8" w:rsidRPr="00747131">
        <w:rPr>
          <w:rFonts w:ascii="Times New Roman" w:hAnsi="Times New Roman" w:cs="Times New Roman"/>
          <w:sz w:val="24"/>
          <w:szCs w:val="24"/>
        </w:rPr>
        <w:t>的</w:t>
      </w:r>
      <w:r w:rsidRPr="00747131">
        <w:rPr>
          <w:rFonts w:ascii="Times New Roman" w:hAnsi="Times New Roman" w:cs="Times New Roman"/>
          <w:sz w:val="24"/>
          <w:szCs w:val="24"/>
        </w:rPr>
        <w:t>功能的注释或</w:t>
      </w:r>
      <w:r w:rsidRPr="00747131">
        <w:rPr>
          <w:rFonts w:ascii="Times New Roman" w:hAnsi="Times New Roman" w:cs="Times New Roman"/>
          <w:sz w:val="24"/>
          <w:szCs w:val="24"/>
        </w:rPr>
        <w:t>commit message</w:t>
      </w:r>
      <w:r w:rsidRPr="00747131">
        <w:rPr>
          <w:rFonts w:ascii="Times New Roman" w:hAnsi="Times New Roman" w:cs="Times New Roman"/>
          <w:sz w:val="24"/>
          <w:szCs w:val="24"/>
        </w:rPr>
        <w:t>，进而精准地为</w:t>
      </w:r>
      <w:r w:rsidR="000947B8" w:rsidRPr="00747131">
        <w:rPr>
          <w:rFonts w:ascii="Times New Roman" w:hAnsi="Times New Roman" w:cs="Times New Roman"/>
          <w:sz w:val="24"/>
          <w:szCs w:val="24"/>
        </w:rPr>
        <w:t>所查找的注释或</w:t>
      </w:r>
      <w:r w:rsidR="000947B8" w:rsidRPr="00747131">
        <w:rPr>
          <w:rFonts w:ascii="Times New Roman" w:hAnsi="Times New Roman" w:cs="Times New Roman"/>
          <w:sz w:val="24"/>
          <w:szCs w:val="24"/>
        </w:rPr>
        <w:t>commit message</w:t>
      </w:r>
      <w:r w:rsidR="000947B8" w:rsidRPr="00747131">
        <w:rPr>
          <w:rFonts w:ascii="Times New Roman" w:hAnsi="Times New Roman" w:cs="Times New Roman"/>
          <w:sz w:val="24"/>
          <w:szCs w:val="24"/>
        </w:rPr>
        <w:t>所</w:t>
      </w:r>
      <w:r w:rsidRPr="00747131">
        <w:rPr>
          <w:rFonts w:ascii="Times New Roman" w:hAnsi="Times New Roman" w:cs="Times New Roman"/>
          <w:sz w:val="24"/>
          <w:szCs w:val="24"/>
        </w:rPr>
        <w:t>对应的代码函数赋予高分，实现了从做什么到用哪个的智能跳转。</w:t>
      </w:r>
    </w:p>
    <w:p w14:paraId="03F1E940" w14:textId="2CA15059" w:rsidR="00DB7518" w:rsidRPr="00747131" w:rsidRDefault="00DB7518" w:rsidP="00333762">
      <w:pPr>
        <w:spacing w:line="360" w:lineRule="exact"/>
        <w:ind w:firstLineChars="200" w:firstLine="480"/>
        <w:rPr>
          <w:rFonts w:ascii="Times New Roman" w:eastAsia="宋体" w:hAnsi="Times New Roman" w:cs="Times New Roman"/>
          <w:sz w:val="24"/>
          <w:szCs w:val="24"/>
        </w:rPr>
      </w:pPr>
      <w:commentRangeStart w:id="40"/>
      <w:r w:rsidRPr="00747131">
        <w:rPr>
          <w:rFonts w:ascii="Times New Roman" w:hAnsi="Times New Roman" w:cs="Times New Roman" w:hint="eastAsia"/>
          <w:sz w:val="24"/>
          <w:szCs w:val="24"/>
        </w:rPr>
        <w:t>本申请</w:t>
      </w:r>
      <w:proofErr w:type="gramStart"/>
      <w:r w:rsidRPr="00747131">
        <w:rPr>
          <w:rFonts w:ascii="Times New Roman" w:hAnsi="Times New Roman" w:cs="Times New Roman" w:hint="eastAsia"/>
          <w:sz w:val="24"/>
          <w:szCs w:val="24"/>
        </w:rPr>
        <w:t>实施例提</w:t>
      </w:r>
      <w:commentRangeEnd w:id="40"/>
      <w:proofErr w:type="gramEnd"/>
      <w:r w:rsidR="006414AE" w:rsidRPr="00747131">
        <w:rPr>
          <w:rStyle w:val="af1"/>
        </w:rPr>
        <w:commentReference w:id="40"/>
      </w:r>
      <w:r w:rsidRPr="00747131">
        <w:rPr>
          <w:rFonts w:ascii="Times New Roman" w:hAnsi="Times New Roman" w:cs="Times New Roman" w:hint="eastAsia"/>
          <w:sz w:val="24"/>
          <w:szCs w:val="24"/>
        </w:rPr>
        <w:t>供</w:t>
      </w:r>
      <w:r w:rsidRPr="00747131">
        <w:rPr>
          <w:rFonts w:ascii="Times New Roman" w:hAnsi="Times New Roman" w:cs="Times New Roman"/>
          <w:sz w:val="24"/>
          <w:szCs w:val="24"/>
        </w:rPr>
        <w:t>一种</w:t>
      </w:r>
      <w:r w:rsidRPr="00747131">
        <w:rPr>
          <w:rFonts w:ascii="Times New Roman" w:hAnsi="Times New Roman" w:cs="Times New Roman" w:hint="eastAsia"/>
          <w:sz w:val="24"/>
          <w:szCs w:val="24"/>
        </w:rPr>
        <w:t>召回方法</w:t>
      </w:r>
      <w:r w:rsidRPr="00747131">
        <w:rPr>
          <w:rFonts w:ascii="Times New Roman" w:hAnsi="Times New Roman" w:cs="Times New Roman"/>
          <w:sz w:val="24"/>
          <w:szCs w:val="24"/>
        </w:rPr>
        <w:t>，所述方法包括：</w:t>
      </w:r>
      <w:r w:rsidRPr="00747131">
        <w:rPr>
          <w:rFonts w:ascii="Times New Roman" w:hAnsi="Times New Roman" w:cs="Times New Roman" w:hint="eastAsia"/>
          <w:sz w:val="24"/>
          <w:szCs w:val="24"/>
        </w:rPr>
        <w:t>基于指令与工具的对应关系和输入的查询内容，确定包含多个工具各自的第一分数的第一数组，所述工具的第一分数是基于所述查询内容与所述工具对应指令的指令向量的相关性分数确定的，所述指令向量为语义向量；基于所述查询内容和所述多个工具各自的工具文档包含的关键词，确定包含所述多个工具各自的第二分数的第二数组，所述工具的第二分数为所述查询内容与所述工具的工具文档的相关性分数；对所述第一数组和所述第二数组中对应工具的分数进行融合处理，得到所述多个工具各自的第三分数；基于所述第三分数从所述多个工具中选出</w:t>
      </w:r>
      <w:r w:rsidRPr="00747131">
        <w:rPr>
          <w:rFonts w:ascii="Times New Roman" w:eastAsia="宋体" w:hAnsi="Times New Roman" w:cs="Times New Roman" w:hint="eastAsia"/>
          <w:sz w:val="24"/>
          <w:szCs w:val="24"/>
        </w:rPr>
        <w:t>部分工具，所述部分工具用于确定目标工具，所述目标工具用于执行所述查询对应的操作。</w:t>
      </w:r>
    </w:p>
    <w:p w14:paraId="33CE78D1" w14:textId="561F508E" w:rsidR="004F6B7E" w:rsidRPr="00747131" w:rsidRDefault="008526B5" w:rsidP="00333762">
      <w:pPr>
        <w:spacing w:line="360" w:lineRule="exact"/>
        <w:ind w:firstLineChars="200"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示例性地，</w:t>
      </w:r>
      <w:r w:rsidR="00A325E8" w:rsidRPr="00747131">
        <w:rPr>
          <w:rFonts w:ascii="Times New Roman" w:eastAsia="宋体" w:hAnsi="Times New Roman" w:cs="Times New Roman" w:hint="eastAsia"/>
          <w:sz w:val="24"/>
          <w:szCs w:val="24"/>
        </w:rPr>
        <w:t>查询内容可以是上述实施例中的用户查询或查询内容。</w:t>
      </w:r>
      <w:r w:rsidR="004F6B7E" w:rsidRPr="00747131">
        <w:rPr>
          <w:rFonts w:ascii="Times New Roman" w:eastAsia="宋体" w:hAnsi="Times New Roman" w:cs="Times New Roman" w:hint="eastAsia"/>
          <w:sz w:val="24"/>
          <w:szCs w:val="24"/>
        </w:rPr>
        <w:t>多个工具可以是上述实施例中工具库或工具池中的全部工具。</w:t>
      </w:r>
      <w:r w:rsidRPr="00747131">
        <w:rPr>
          <w:rFonts w:ascii="Times New Roman" w:eastAsia="宋体" w:hAnsi="Times New Roman" w:cs="Times New Roman" w:hint="eastAsia"/>
          <w:sz w:val="24"/>
          <w:szCs w:val="24"/>
        </w:rPr>
        <w:t>第一数组可以是上述实施例中的语义分数数组。第一数组中工具的第一分数，可以是语义分数数组中工具的得分。第二数组可以是上述实施例中的</w:t>
      </w:r>
      <w:r w:rsidRPr="00747131">
        <w:rPr>
          <w:rFonts w:ascii="Times New Roman" w:eastAsia="宋体" w:hAnsi="Times New Roman" w:cs="Times New Roman" w:hint="eastAsia"/>
          <w:sz w:val="24"/>
          <w:szCs w:val="24"/>
        </w:rPr>
        <w:t>B</w:t>
      </w:r>
      <w:r w:rsidRPr="00747131">
        <w:rPr>
          <w:rFonts w:ascii="Times New Roman" w:eastAsia="宋体" w:hAnsi="Times New Roman" w:cs="Times New Roman"/>
          <w:sz w:val="24"/>
          <w:szCs w:val="24"/>
        </w:rPr>
        <w:t>M25</w:t>
      </w:r>
      <w:r w:rsidRPr="00747131">
        <w:rPr>
          <w:rFonts w:ascii="Times New Roman" w:eastAsia="宋体" w:hAnsi="Times New Roman" w:cs="Times New Roman" w:hint="eastAsia"/>
          <w:sz w:val="24"/>
          <w:szCs w:val="24"/>
        </w:rPr>
        <w:t>分数数组。第二数组中工具的第二分数，可以是</w:t>
      </w:r>
      <w:r w:rsidRPr="00747131">
        <w:rPr>
          <w:rFonts w:ascii="Times New Roman" w:eastAsia="宋体" w:hAnsi="Times New Roman" w:cs="Times New Roman" w:hint="eastAsia"/>
          <w:sz w:val="24"/>
          <w:szCs w:val="24"/>
        </w:rPr>
        <w:t>B</w:t>
      </w:r>
      <w:r w:rsidRPr="00747131">
        <w:rPr>
          <w:rFonts w:ascii="Times New Roman" w:eastAsia="宋体" w:hAnsi="Times New Roman" w:cs="Times New Roman"/>
          <w:sz w:val="24"/>
          <w:szCs w:val="24"/>
        </w:rPr>
        <w:t>M25</w:t>
      </w:r>
      <w:r w:rsidRPr="00747131">
        <w:rPr>
          <w:rFonts w:ascii="Times New Roman" w:eastAsia="宋体" w:hAnsi="Times New Roman" w:cs="Times New Roman" w:hint="eastAsia"/>
          <w:sz w:val="24"/>
          <w:szCs w:val="24"/>
        </w:rPr>
        <w:t>分数数组中工具的得分。</w:t>
      </w:r>
      <w:r w:rsidR="004F6B7E" w:rsidRPr="00747131">
        <w:rPr>
          <w:rFonts w:ascii="Times New Roman" w:eastAsia="宋体" w:hAnsi="Times New Roman" w:cs="Times New Roman" w:hint="eastAsia"/>
          <w:sz w:val="24"/>
          <w:szCs w:val="24"/>
        </w:rPr>
        <w:t>第三分数可以是上述实施例中最终分数。部分工具可以是上述实施例中候选工具集中的全部工具。本实施例中，</w:t>
      </w:r>
      <w:r w:rsidR="003B141D" w:rsidRPr="00747131">
        <w:rPr>
          <w:rFonts w:ascii="Times New Roman" w:eastAsia="宋体" w:hAnsi="Times New Roman" w:cs="Times New Roman" w:hint="eastAsia"/>
          <w:sz w:val="24"/>
          <w:szCs w:val="24"/>
        </w:rPr>
        <w:t>确定</w:t>
      </w:r>
      <w:r w:rsidR="00176E8F" w:rsidRPr="00747131">
        <w:rPr>
          <w:rFonts w:ascii="Times New Roman" w:eastAsia="宋体" w:hAnsi="Times New Roman" w:cs="Times New Roman" w:hint="eastAsia"/>
          <w:sz w:val="24"/>
          <w:szCs w:val="24"/>
        </w:rPr>
        <w:t>工具的第一分数的</w:t>
      </w:r>
      <w:r w:rsidR="003B141D" w:rsidRPr="00747131">
        <w:rPr>
          <w:rFonts w:ascii="Times New Roman" w:eastAsia="宋体" w:hAnsi="Times New Roman" w:cs="Times New Roman" w:hint="eastAsia"/>
          <w:sz w:val="24"/>
          <w:szCs w:val="24"/>
        </w:rPr>
        <w:t>具体实现原理可以参见</w:t>
      </w:r>
      <w:r w:rsidR="003B141D" w:rsidRPr="00747131">
        <w:rPr>
          <w:rFonts w:ascii="Times New Roman" w:eastAsia="宋体" w:hAnsi="Times New Roman" w:cs="Times New Roman" w:hint="eastAsia"/>
          <w:sz w:val="24"/>
          <w:szCs w:val="24"/>
        </w:rPr>
        <w:t>S</w:t>
      </w:r>
      <w:r w:rsidR="003B141D" w:rsidRPr="00747131">
        <w:rPr>
          <w:rFonts w:ascii="Times New Roman" w:eastAsia="宋体" w:hAnsi="Times New Roman" w:cs="Times New Roman"/>
          <w:sz w:val="24"/>
          <w:szCs w:val="24"/>
        </w:rPr>
        <w:t>602-S604</w:t>
      </w:r>
      <w:r w:rsidR="003B141D" w:rsidRPr="00747131">
        <w:rPr>
          <w:rFonts w:ascii="Times New Roman" w:eastAsia="宋体" w:hAnsi="Times New Roman" w:cs="Times New Roman" w:hint="eastAsia"/>
          <w:sz w:val="24"/>
          <w:szCs w:val="24"/>
        </w:rPr>
        <w:t>的具体实现原理。确定工具的第二分数的具体实现原理可以参见</w:t>
      </w:r>
      <w:r w:rsidR="003B141D" w:rsidRPr="00747131">
        <w:rPr>
          <w:rFonts w:ascii="Times New Roman" w:eastAsia="宋体" w:hAnsi="Times New Roman" w:cs="Times New Roman" w:hint="eastAsia"/>
          <w:sz w:val="24"/>
          <w:szCs w:val="24"/>
        </w:rPr>
        <w:t>S</w:t>
      </w:r>
      <w:r w:rsidR="003B141D" w:rsidRPr="00747131">
        <w:rPr>
          <w:rFonts w:ascii="Times New Roman" w:eastAsia="宋体" w:hAnsi="Times New Roman" w:cs="Times New Roman"/>
          <w:sz w:val="24"/>
          <w:szCs w:val="24"/>
        </w:rPr>
        <w:t>605-S606</w:t>
      </w:r>
      <w:r w:rsidR="003B141D" w:rsidRPr="00747131">
        <w:rPr>
          <w:rFonts w:ascii="Times New Roman" w:eastAsia="宋体" w:hAnsi="Times New Roman" w:cs="Times New Roman" w:hint="eastAsia"/>
          <w:sz w:val="24"/>
          <w:szCs w:val="24"/>
        </w:rPr>
        <w:t>的具体实现原理。</w:t>
      </w:r>
      <w:r w:rsidR="004F6B7E" w:rsidRPr="00747131">
        <w:rPr>
          <w:rFonts w:ascii="Times New Roman" w:eastAsia="宋体" w:hAnsi="Times New Roman" w:cs="Times New Roman" w:hint="eastAsia"/>
          <w:sz w:val="24"/>
          <w:szCs w:val="24"/>
        </w:rPr>
        <w:t>确定</w:t>
      </w:r>
      <w:r w:rsidR="004F6B7E" w:rsidRPr="00747131">
        <w:rPr>
          <w:rFonts w:ascii="Times New Roman" w:hAnsi="Times New Roman" w:cs="Times New Roman" w:hint="eastAsia"/>
          <w:sz w:val="24"/>
          <w:szCs w:val="24"/>
        </w:rPr>
        <w:t>多个工具各自的第三分数的具体实现原理可以参见</w:t>
      </w:r>
      <w:r w:rsidR="004F6B7E" w:rsidRPr="00747131">
        <w:rPr>
          <w:rFonts w:ascii="Times New Roman" w:hAnsi="Times New Roman" w:cs="Times New Roman" w:hint="eastAsia"/>
          <w:sz w:val="24"/>
          <w:szCs w:val="24"/>
        </w:rPr>
        <w:t>S</w:t>
      </w:r>
      <w:r w:rsidR="004F6B7E" w:rsidRPr="00747131">
        <w:rPr>
          <w:rFonts w:ascii="Times New Roman" w:hAnsi="Times New Roman" w:cs="Times New Roman"/>
          <w:sz w:val="24"/>
          <w:szCs w:val="24"/>
        </w:rPr>
        <w:t>607-S608</w:t>
      </w:r>
      <w:r w:rsidR="004F6B7E" w:rsidRPr="00747131">
        <w:rPr>
          <w:rFonts w:ascii="Times New Roman" w:hAnsi="Times New Roman" w:cs="Times New Roman" w:hint="eastAsia"/>
          <w:sz w:val="24"/>
          <w:szCs w:val="24"/>
        </w:rPr>
        <w:t>的具体实现原理。基于所述第三分数从所述多个工具中选出</w:t>
      </w:r>
      <w:r w:rsidR="004F6B7E" w:rsidRPr="00747131">
        <w:rPr>
          <w:rFonts w:ascii="Times New Roman" w:eastAsia="宋体" w:hAnsi="Times New Roman" w:cs="Times New Roman" w:hint="eastAsia"/>
          <w:sz w:val="24"/>
          <w:szCs w:val="24"/>
        </w:rPr>
        <w:t>部分工具的具体实现原理可以参见</w:t>
      </w:r>
      <w:r w:rsidR="004F6B7E" w:rsidRPr="00747131">
        <w:rPr>
          <w:rFonts w:ascii="Times New Roman" w:eastAsia="宋体" w:hAnsi="Times New Roman" w:cs="Times New Roman" w:hint="eastAsia"/>
          <w:sz w:val="24"/>
          <w:szCs w:val="24"/>
        </w:rPr>
        <w:t>S</w:t>
      </w:r>
      <w:r w:rsidR="004F6B7E" w:rsidRPr="00747131">
        <w:rPr>
          <w:rFonts w:ascii="Times New Roman" w:eastAsia="宋体" w:hAnsi="Times New Roman" w:cs="Times New Roman"/>
          <w:sz w:val="24"/>
          <w:szCs w:val="24"/>
        </w:rPr>
        <w:t>609-S610</w:t>
      </w:r>
      <w:r w:rsidR="004F6B7E" w:rsidRPr="00747131">
        <w:rPr>
          <w:rFonts w:ascii="Times New Roman" w:eastAsia="宋体" w:hAnsi="Times New Roman" w:cs="Times New Roman" w:hint="eastAsia"/>
          <w:sz w:val="24"/>
          <w:szCs w:val="24"/>
        </w:rPr>
        <w:t>的具体实现原理。本实施例的具体实现原理还可以参见</w:t>
      </w:r>
      <w:r w:rsidR="00A325E8" w:rsidRPr="00747131">
        <w:rPr>
          <w:rFonts w:ascii="Times New Roman" w:eastAsia="宋体" w:hAnsi="Times New Roman" w:cs="Times New Roman" w:hint="eastAsia"/>
          <w:sz w:val="24"/>
          <w:szCs w:val="24"/>
        </w:rPr>
        <w:t>图</w:t>
      </w:r>
      <w:r w:rsidR="00A325E8" w:rsidRPr="00747131">
        <w:rPr>
          <w:rFonts w:ascii="Times New Roman" w:eastAsia="宋体" w:hAnsi="Times New Roman" w:cs="Times New Roman" w:hint="eastAsia"/>
          <w:sz w:val="24"/>
          <w:szCs w:val="24"/>
        </w:rPr>
        <w:t>1</w:t>
      </w:r>
      <w:r w:rsidR="00A325E8" w:rsidRPr="00747131">
        <w:rPr>
          <w:rFonts w:ascii="Times New Roman" w:eastAsia="宋体" w:hAnsi="Times New Roman" w:cs="Times New Roman"/>
          <w:sz w:val="24"/>
          <w:szCs w:val="24"/>
        </w:rPr>
        <w:t>-</w:t>
      </w:r>
      <w:r w:rsidR="00A325E8" w:rsidRPr="00747131">
        <w:rPr>
          <w:rFonts w:ascii="Times New Roman" w:eastAsia="宋体" w:hAnsi="Times New Roman" w:cs="Times New Roman" w:hint="eastAsia"/>
          <w:sz w:val="24"/>
          <w:szCs w:val="24"/>
        </w:rPr>
        <w:t>图</w:t>
      </w:r>
      <w:r w:rsidR="00A325E8" w:rsidRPr="00747131">
        <w:rPr>
          <w:rFonts w:ascii="Times New Roman" w:eastAsia="宋体" w:hAnsi="Times New Roman" w:cs="Times New Roman" w:hint="eastAsia"/>
          <w:sz w:val="24"/>
          <w:szCs w:val="24"/>
        </w:rPr>
        <w:t>3</w:t>
      </w:r>
      <w:r w:rsidR="00A325E8" w:rsidRPr="00747131">
        <w:rPr>
          <w:rFonts w:ascii="Times New Roman" w:eastAsia="宋体" w:hAnsi="Times New Roman" w:cs="Times New Roman" w:hint="eastAsia"/>
          <w:sz w:val="24"/>
          <w:szCs w:val="24"/>
        </w:rPr>
        <w:t>所示实施例的具体实现原理。</w:t>
      </w:r>
      <w:r w:rsidR="001C4B18" w:rsidRPr="00747131">
        <w:rPr>
          <w:rFonts w:ascii="Times New Roman" w:eastAsia="宋体" w:hAnsi="Times New Roman" w:cs="Times New Roman" w:hint="eastAsia"/>
          <w:sz w:val="24"/>
          <w:szCs w:val="24"/>
        </w:rPr>
        <w:t>本实施例中的目标工具可以理解为与查询内容或用户查询匹配的工具。</w:t>
      </w:r>
    </w:p>
    <w:p w14:paraId="3C40DAD7" w14:textId="4D553275" w:rsidR="00A325E8" w:rsidRPr="00747131" w:rsidRDefault="00A325E8" w:rsidP="00333762">
      <w:pPr>
        <w:spacing w:line="360" w:lineRule="exact"/>
        <w:ind w:firstLineChars="200"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这样，</w:t>
      </w:r>
      <w:r w:rsidRPr="00747131">
        <w:rPr>
          <w:rFonts w:ascii="宋体" w:eastAsia="宋体" w:hAnsi="宋体" w:cs="宋体" w:hint="eastAsia"/>
          <w:kern w:val="0"/>
          <w:sz w:val="24"/>
          <w:szCs w:val="24"/>
        </w:rPr>
        <w:t>基于指令与工具的对应关系和接收的查询内容，确定出多个工具各自的第一分数的第一数组，工具的第一分数是基于查询内容与工具对应指令的语义向量的相</w:t>
      </w:r>
      <w:r w:rsidRPr="00747131">
        <w:rPr>
          <w:rFonts w:ascii="宋体" w:eastAsia="宋体" w:hAnsi="宋体" w:cs="宋体" w:hint="eastAsia"/>
          <w:kern w:val="0"/>
          <w:sz w:val="24"/>
          <w:szCs w:val="24"/>
        </w:rPr>
        <w:lastRenderedPageBreak/>
        <w:t>关性分数确定的，实现从语义维度确定出查询内容分别与多个工具各自的相似度。还基于查询内容与多个工具各自的工具文档包含的关键词，确定包含多个工具各自的第二分数的第二数组，工具的第二分数为查询内容与该工具的工具文档的相关性分数，实现从关键词维度确定查询内容分别与多个工具各自的相似度。对第一数组和第二数组中对应工具的分数进行融合，得到多个工具各自的第三分数。</w:t>
      </w:r>
      <w:proofErr w:type="gramStart"/>
      <w:r w:rsidRPr="00747131">
        <w:rPr>
          <w:rFonts w:ascii="宋体" w:eastAsia="宋体" w:hAnsi="宋体" w:cs="宋体" w:hint="eastAsia"/>
          <w:kern w:val="0"/>
          <w:sz w:val="24"/>
          <w:szCs w:val="24"/>
        </w:rPr>
        <w:t>基于第三</w:t>
      </w:r>
      <w:proofErr w:type="gramEnd"/>
      <w:r w:rsidRPr="00747131">
        <w:rPr>
          <w:rFonts w:ascii="宋体" w:eastAsia="宋体" w:hAnsi="宋体" w:cs="宋体" w:hint="eastAsia"/>
          <w:kern w:val="0"/>
          <w:sz w:val="24"/>
          <w:szCs w:val="24"/>
        </w:rPr>
        <w:t>分数从多个工具中选出与查询内容相关性较高的部分工具，以便于从部分工具中选出目标工具，目标工具用于执行查询内容对应的操作。本申请实施</w:t>
      </w:r>
      <w:proofErr w:type="gramStart"/>
      <w:r w:rsidRPr="00747131">
        <w:rPr>
          <w:rFonts w:ascii="宋体" w:eastAsia="宋体" w:hAnsi="宋体" w:cs="宋体" w:hint="eastAsia"/>
          <w:kern w:val="0"/>
          <w:sz w:val="24"/>
          <w:szCs w:val="24"/>
        </w:rPr>
        <w:t>例提供</w:t>
      </w:r>
      <w:proofErr w:type="gramEnd"/>
      <w:r w:rsidRPr="00747131">
        <w:rPr>
          <w:rFonts w:ascii="宋体" w:eastAsia="宋体" w:hAnsi="宋体" w:cs="宋体" w:hint="eastAsia"/>
          <w:kern w:val="0"/>
          <w:sz w:val="24"/>
          <w:szCs w:val="24"/>
        </w:rPr>
        <w:t>的召回方法，实现从多个工具中选出部分工具。在将部分工具输入L</w:t>
      </w:r>
      <w:r w:rsidRPr="00747131">
        <w:rPr>
          <w:rFonts w:ascii="宋体" w:eastAsia="宋体" w:hAnsi="宋体" w:cs="宋体"/>
          <w:kern w:val="0"/>
          <w:sz w:val="24"/>
          <w:szCs w:val="24"/>
        </w:rPr>
        <w:t>LM</w:t>
      </w:r>
      <w:r w:rsidRPr="00747131">
        <w:rPr>
          <w:rFonts w:ascii="宋体" w:eastAsia="宋体" w:hAnsi="宋体" w:cs="宋体" w:hint="eastAsia"/>
          <w:kern w:val="0"/>
          <w:sz w:val="24"/>
          <w:szCs w:val="24"/>
        </w:rPr>
        <w:t>模型</w:t>
      </w:r>
      <w:r w:rsidRPr="00747131">
        <w:rPr>
          <w:rFonts w:ascii="Times New Roman" w:hAnsi="Times New Roman" w:cs="Times New Roman" w:hint="eastAsia"/>
          <w:sz w:val="24"/>
          <w:szCs w:val="24"/>
        </w:rPr>
        <w:t>以选出目标工具的场景中，</w:t>
      </w:r>
      <w:r w:rsidRPr="00747131">
        <w:rPr>
          <w:rFonts w:ascii="宋体" w:eastAsia="宋体" w:hAnsi="宋体" w:cs="宋体" w:hint="eastAsia"/>
          <w:kern w:val="0"/>
          <w:sz w:val="24"/>
          <w:szCs w:val="24"/>
        </w:rPr>
        <w:t>由于输入L</w:t>
      </w:r>
      <w:r w:rsidRPr="00747131">
        <w:rPr>
          <w:rFonts w:ascii="宋体" w:eastAsia="宋体" w:hAnsi="宋体" w:cs="宋体"/>
          <w:kern w:val="0"/>
          <w:sz w:val="24"/>
          <w:szCs w:val="24"/>
        </w:rPr>
        <w:t>LM</w:t>
      </w:r>
      <w:r w:rsidRPr="00747131">
        <w:rPr>
          <w:rFonts w:ascii="宋体" w:eastAsia="宋体" w:hAnsi="宋体" w:cs="宋体" w:hint="eastAsia"/>
          <w:kern w:val="0"/>
          <w:sz w:val="24"/>
          <w:szCs w:val="24"/>
        </w:rPr>
        <w:t>模型的是多个工具中的部分工具，不是多个工具中的全部工具，可以减少L</w:t>
      </w:r>
      <w:r w:rsidRPr="00747131">
        <w:rPr>
          <w:rFonts w:ascii="宋体" w:eastAsia="宋体" w:hAnsi="宋体" w:cs="宋体"/>
          <w:kern w:val="0"/>
          <w:sz w:val="24"/>
          <w:szCs w:val="24"/>
        </w:rPr>
        <w:t>LM</w:t>
      </w:r>
      <w:r w:rsidRPr="00747131">
        <w:rPr>
          <w:rFonts w:ascii="宋体" w:eastAsia="宋体" w:hAnsi="宋体" w:cs="宋体" w:hint="eastAsia"/>
          <w:kern w:val="0"/>
          <w:sz w:val="24"/>
          <w:szCs w:val="24"/>
        </w:rPr>
        <w:t>上下文超载的发生概率，进而可以减少上下文超载导致L</w:t>
      </w:r>
      <w:r w:rsidRPr="00747131">
        <w:rPr>
          <w:rFonts w:ascii="宋体" w:eastAsia="宋体" w:hAnsi="宋体" w:cs="宋体"/>
          <w:kern w:val="0"/>
          <w:sz w:val="24"/>
          <w:szCs w:val="24"/>
        </w:rPr>
        <w:t>LM</w:t>
      </w:r>
      <w:r w:rsidRPr="00747131">
        <w:rPr>
          <w:rFonts w:ascii="宋体" w:eastAsia="宋体" w:hAnsi="宋体" w:cs="宋体" w:hint="eastAsia"/>
          <w:kern w:val="0"/>
          <w:sz w:val="24"/>
          <w:szCs w:val="24"/>
        </w:rPr>
        <w:t>选出的工具与查询内容不匹配的发生概率，以减少智能代理应用基于L</w:t>
      </w:r>
      <w:r w:rsidRPr="00747131">
        <w:rPr>
          <w:rFonts w:ascii="宋体" w:eastAsia="宋体" w:hAnsi="宋体" w:cs="宋体"/>
          <w:kern w:val="0"/>
          <w:sz w:val="24"/>
          <w:szCs w:val="24"/>
        </w:rPr>
        <w:t>LM</w:t>
      </w:r>
      <w:r w:rsidRPr="00747131">
        <w:rPr>
          <w:rFonts w:ascii="宋体" w:eastAsia="宋体" w:hAnsi="宋体" w:cs="宋体" w:hint="eastAsia"/>
          <w:kern w:val="0"/>
          <w:sz w:val="24"/>
          <w:szCs w:val="24"/>
        </w:rPr>
        <w:t>选出的工具执行的操作（或任务）与查询内容不匹配的发生概率。此外，输入L</w:t>
      </w:r>
      <w:r w:rsidRPr="00747131">
        <w:rPr>
          <w:rFonts w:ascii="宋体" w:eastAsia="宋体" w:hAnsi="宋体" w:cs="宋体"/>
          <w:kern w:val="0"/>
          <w:sz w:val="24"/>
          <w:szCs w:val="24"/>
        </w:rPr>
        <w:t>LM</w:t>
      </w:r>
      <w:r w:rsidRPr="00747131">
        <w:rPr>
          <w:rFonts w:ascii="宋体" w:eastAsia="宋体" w:hAnsi="宋体" w:cs="宋体" w:hint="eastAsia"/>
          <w:kern w:val="0"/>
          <w:sz w:val="24"/>
          <w:szCs w:val="24"/>
        </w:rPr>
        <w:t>模型的工具是基于语义维度和关键词维度从工具库中筛选出的与查询内容相关性较高的部分工具，可以进一步提升L</w:t>
      </w:r>
      <w:r w:rsidRPr="00747131">
        <w:rPr>
          <w:rFonts w:ascii="宋体" w:eastAsia="宋体" w:hAnsi="宋体" w:cs="宋体"/>
          <w:kern w:val="0"/>
          <w:sz w:val="24"/>
          <w:szCs w:val="24"/>
        </w:rPr>
        <w:t>LM</w:t>
      </w:r>
      <w:r w:rsidRPr="00747131">
        <w:rPr>
          <w:rFonts w:ascii="宋体" w:eastAsia="宋体" w:hAnsi="宋体" w:cs="宋体" w:hint="eastAsia"/>
          <w:kern w:val="0"/>
          <w:sz w:val="24"/>
          <w:szCs w:val="24"/>
        </w:rPr>
        <w:t>模型确定目标工具的精准性。</w:t>
      </w:r>
    </w:p>
    <w:p w14:paraId="56EFC1F4" w14:textId="33D09201" w:rsidR="00DB7518" w:rsidRPr="00747131" w:rsidRDefault="00A325E8" w:rsidP="00DB7518">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可选地，</w:t>
      </w:r>
      <w:r w:rsidR="00DB7518" w:rsidRPr="00747131">
        <w:rPr>
          <w:rFonts w:ascii="Times New Roman" w:eastAsia="宋体" w:hAnsi="Times New Roman" w:cs="Times New Roman" w:hint="eastAsia"/>
          <w:sz w:val="24"/>
          <w:szCs w:val="24"/>
        </w:rPr>
        <w:t>第一索引包括</w:t>
      </w:r>
      <w:r w:rsidR="00DB7518" w:rsidRPr="00747131">
        <w:rPr>
          <w:rFonts w:ascii="Times New Roman" w:eastAsia="宋体" w:hAnsi="Times New Roman" w:cs="Times New Roman" w:hint="eastAsia"/>
          <w:sz w:val="24"/>
          <w:szCs w:val="24"/>
        </w:rPr>
        <w:t>P</w:t>
      </w:r>
      <w:proofErr w:type="gramStart"/>
      <w:r w:rsidR="00DB7518" w:rsidRPr="00747131">
        <w:rPr>
          <w:rFonts w:ascii="Times New Roman" w:eastAsia="宋体" w:hAnsi="Times New Roman" w:cs="Times New Roman" w:hint="eastAsia"/>
          <w:sz w:val="24"/>
          <w:szCs w:val="24"/>
        </w:rPr>
        <w:t>个</w:t>
      </w:r>
      <w:proofErr w:type="gramEnd"/>
      <w:r w:rsidR="00DB7518" w:rsidRPr="00747131">
        <w:rPr>
          <w:rFonts w:ascii="Times New Roman" w:eastAsia="宋体" w:hAnsi="Times New Roman" w:cs="Times New Roman" w:hint="eastAsia"/>
          <w:sz w:val="24"/>
          <w:szCs w:val="24"/>
        </w:rPr>
        <w:t>指令各自的指令向量，所述基于指令与工具的对应关系和输入的查询内容，确定包含多个工具各自的第一分数的第一数组，</w:t>
      </w:r>
      <w:r w:rsidR="00485BB8" w:rsidRPr="00747131">
        <w:rPr>
          <w:rFonts w:ascii="Times New Roman" w:eastAsia="宋体" w:hAnsi="Times New Roman" w:cs="Times New Roman" w:hint="eastAsia"/>
          <w:sz w:val="24"/>
          <w:szCs w:val="24"/>
        </w:rPr>
        <w:t>可以</w:t>
      </w:r>
      <w:r w:rsidR="00DB7518" w:rsidRPr="00747131">
        <w:rPr>
          <w:rFonts w:ascii="Times New Roman" w:eastAsia="宋体" w:hAnsi="Times New Roman" w:cs="Times New Roman" w:hint="eastAsia"/>
          <w:sz w:val="24"/>
          <w:szCs w:val="24"/>
        </w:rPr>
        <w:t>包括：将所述查询内容转化为语义向量，得到查询向量；计算所述第一索引中各指令向量与所述查询向量的相似度，得到所述</w:t>
      </w:r>
      <w:r w:rsidR="00DB7518" w:rsidRPr="00747131">
        <w:rPr>
          <w:rFonts w:ascii="Times New Roman" w:eastAsia="宋体" w:hAnsi="Times New Roman" w:cs="Times New Roman" w:hint="eastAsia"/>
          <w:sz w:val="24"/>
          <w:szCs w:val="24"/>
        </w:rPr>
        <w:t>P</w:t>
      </w:r>
      <w:proofErr w:type="gramStart"/>
      <w:r w:rsidR="00DB7518" w:rsidRPr="00747131">
        <w:rPr>
          <w:rFonts w:ascii="Times New Roman" w:eastAsia="宋体" w:hAnsi="Times New Roman" w:cs="Times New Roman" w:hint="eastAsia"/>
          <w:sz w:val="24"/>
          <w:szCs w:val="24"/>
        </w:rPr>
        <w:t>个</w:t>
      </w:r>
      <w:proofErr w:type="gramEnd"/>
      <w:r w:rsidR="00DB7518" w:rsidRPr="00747131">
        <w:rPr>
          <w:rFonts w:ascii="Times New Roman" w:eastAsia="宋体" w:hAnsi="Times New Roman" w:cs="Times New Roman" w:hint="eastAsia"/>
          <w:sz w:val="24"/>
          <w:szCs w:val="24"/>
        </w:rPr>
        <w:t>指令各自对应的相似度；从按相似度降序排列的所述</w:t>
      </w:r>
      <w:r w:rsidR="00DB7518" w:rsidRPr="00747131">
        <w:rPr>
          <w:rFonts w:ascii="Times New Roman" w:eastAsia="宋体" w:hAnsi="Times New Roman" w:cs="Times New Roman" w:hint="eastAsia"/>
          <w:sz w:val="24"/>
          <w:szCs w:val="24"/>
        </w:rPr>
        <w:t>P</w:t>
      </w:r>
      <w:proofErr w:type="gramStart"/>
      <w:r w:rsidR="00DB7518" w:rsidRPr="00747131">
        <w:rPr>
          <w:rFonts w:ascii="Times New Roman" w:eastAsia="宋体" w:hAnsi="Times New Roman" w:cs="Times New Roman" w:hint="eastAsia"/>
          <w:sz w:val="24"/>
          <w:szCs w:val="24"/>
        </w:rPr>
        <w:t>个</w:t>
      </w:r>
      <w:proofErr w:type="gramEnd"/>
      <w:r w:rsidR="00DB7518" w:rsidRPr="00747131">
        <w:rPr>
          <w:rFonts w:ascii="Times New Roman" w:eastAsia="宋体" w:hAnsi="Times New Roman" w:cs="Times New Roman" w:hint="eastAsia"/>
          <w:sz w:val="24"/>
          <w:szCs w:val="24"/>
        </w:rPr>
        <w:t>指令中选择前</w:t>
      </w:r>
      <w:r w:rsidR="00DB7518" w:rsidRPr="00747131">
        <w:rPr>
          <w:rFonts w:ascii="Times New Roman" w:eastAsia="宋体" w:hAnsi="Times New Roman" w:cs="Times New Roman" w:hint="eastAsia"/>
          <w:sz w:val="24"/>
          <w:szCs w:val="24"/>
        </w:rPr>
        <w:t>K</w:t>
      </w:r>
      <w:proofErr w:type="gramStart"/>
      <w:r w:rsidR="00DB7518" w:rsidRPr="00747131">
        <w:rPr>
          <w:rFonts w:ascii="Times New Roman" w:eastAsia="宋体" w:hAnsi="Times New Roman" w:cs="Times New Roman" w:hint="eastAsia"/>
          <w:sz w:val="24"/>
          <w:szCs w:val="24"/>
        </w:rPr>
        <w:t>个</w:t>
      </w:r>
      <w:proofErr w:type="gramEnd"/>
      <w:r w:rsidR="00DB7518" w:rsidRPr="00747131">
        <w:rPr>
          <w:rFonts w:ascii="Times New Roman" w:eastAsia="宋体" w:hAnsi="Times New Roman" w:cs="Times New Roman" w:hint="eastAsia"/>
          <w:sz w:val="24"/>
          <w:szCs w:val="24"/>
        </w:rPr>
        <w:t>指令，</w:t>
      </w:r>
      <w:r w:rsidR="00DB7518" w:rsidRPr="00747131">
        <w:rPr>
          <w:rFonts w:ascii="Times New Roman" w:eastAsia="宋体" w:hAnsi="Times New Roman" w:cs="Times New Roman" w:hint="eastAsia"/>
          <w:sz w:val="24"/>
          <w:szCs w:val="24"/>
        </w:rPr>
        <w:t>P</w:t>
      </w:r>
      <w:r w:rsidR="00DB7518" w:rsidRPr="00747131">
        <w:rPr>
          <w:rFonts w:ascii="Times New Roman" w:eastAsia="宋体" w:hAnsi="Times New Roman" w:cs="Times New Roman" w:hint="eastAsia"/>
          <w:sz w:val="24"/>
          <w:szCs w:val="24"/>
        </w:rPr>
        <w:t>为大于</w:t>
      </w:r>
      <w:r w:rsidR="00DB7518" w:rsidRPr="00747131">
        <w:rPr>
          <w:rFonts w:ascii="Times New Roman" w:eastAsia="宋体" w:hAnsi="Times New Roman" w:cs="Times New Roman" w:hint="eastAsia"/>
          <w:sz w:val="24"/>
          <w:szCs w:val="24"/>
        </w:rPr>
        <w:t>1</w:t>
      </w:r>
      <w:r w:rsidR="00DB7518" w:rsidRPr="00747131">
        <w:rPr>
          <w:rFonts w:ascii="Times New Roman" w:eastAsia="宋体" w:hAnsi="Times New Roman" w:cs="Times New Roman" w:hint="eastAsia"/>
          <w:sz w:val="24"/>
          <w:szCs w:val="24"/>
        </w:rPr>
        <w:t>的整数，</w:t>
      </w:r>
      <w:r w:rsidR="00DB7518" w:rsidRPr="00747131">
        <w:rPr>
          <w:rFonts w:ascii="Times New Roman" w:eastAsia="宋体" w:hAnsi="Times New Roman" w:cs="Times New Roman" w:hint="eastAsia"/>
          <w:sz w:val="24"/>
          <w:szCs w:val="24"/>
        </w:rPr>
        <w:t>K</w:t>
      </w:r>
      <w:r w:rsidR="00DB7518" w:rsidRPr="00747131">
        <w:rPr>
          <w:rFonts w:ascii="Times New Roman" w:eastAsia="宋体" w:hAnsi="Times New Roman" w:cs="Times New Roman" w:hint="eastAsia"/>
          <w:sz w:val="24"/>
          <w:szCs w:val="24"/>
        </w:rPr>
        <w:t>为整数且</w:t>
      </w:r>
      <w:r w:rsidR="00DB7518" w:rsidRPr="00747131">
        <w:rPr>
          <w:rFonts w:ascii="Times New Roman" w:eastAsia="宋体" w:hAnsi="Times New Roman" w:cs="Times New Roman" w:hint="eastAsia"/>
          <w:sz w:val="24"/>
          <w:szCs w:val="24"/>
        </w:rPr>
        <w:t>K</w:t>
      </w:r>
      <w:r w:rsidR="00DB7518" w:rsidRPr="00747131">
        <w:rPr>
          <w:rFonts w:ascii="Times New Roman" w:eastAsia="宋体" w:hAnsi="Times New Roman" w:cs="Times New Roman" w:hint="eastAsia"/>
          <w:sz w:val="24"/>
          <w:szCs w:val="24"/>
        </w:rPr>
        <w:t>≤</w:t>
      </w:r>
      <w:r w:rsidR="00DB7518" w:rsidRPr="00747131">
        <w:rPr>
          <w:rFonts w:ascii="Times New Roman" w:eastAsia="宋体" w:hAnsi="Times New Roman" w:cs="Times New Roman"/>
          <w:sz w:val="24"/>
          <w:szCs w:val="24"/>
        </w:rPr>
        <w:t>P</w:t>
      </w:r>
      <w:r w:rsidR="00DB7518" w:rsidRPr="00747131">
        <w:rPr>
          <w:rFonts w:ascii="Times New Roman" w:eastAsia="宋体" w:hAnsi="Times New Roman" w:cs="Times New Roman" w:hint="eastAsia"/>
          <w:sz w:val="24"/>
          <w:szCs w:val="24"/>
        </w:rPr>
        <w:t>；初始化第三数组，所述第三数组包括所述多个工具各自的第四分数，所述第四分数为零；采用所述</w:t>
      </w:r>
      <w:r w:rsidR="00DB7518" w:rsidRPr="00747131">
        <w:rPr>
          <w:rFonts w:ascii="Times New Roman" w:eastAsia="宋体" w:hAnsi="Times New Roman" w:cs="Times New Roman" w:hint="eastAsia"/>
          <w:sz w:val="24"/>
          <w:szCs w:val="24"/>
        </w:rPr>
        <w:t>K</w:t>
      </w:r>
      <w:proofErr w:type="gramStart"/>
      <w:r w:rsidR="00DB7518" w:rsidRPr="00747131">
        <w:rPr>
          <w:rFonts w:ascii="Times New Roman" w:eastAsia="宋体" w:hAnsi="Times New Roman" w:cs="Times New Roman" w:hint="eastAsia"/>
          <w:sz w:val="24"/>
          <w:szCs w:val="24"/>
        </w:rPr>
        <w:t>个</w:t>
      </w:r>
      <w:proofErr w:type="gramEnd"/>
      <w:r w:rsidR="00DB7518" w:rsidRPr="00747131">
        <w:rPr>
          <w:rFonts w:ascii="Times New Roman" w:eastAsia="宋体" w:hAnsi="Times New Roman" w:cs="Times New Roman" w:hint="eastAsia"/>
          <w:sz w:val="24"/>
          <w:szCs w:val="24"/>
        </w:rPr>
        <w:t>指令对应的相似度，对所述第三数组中的至少一个第四分数进行更新，得到所述第一数组。</w:t>
      </w:r>
    </w:p>
    <w:p w14:paraId="164E73A1" w14:textId="353D0EAD" w:rsidR="00485BB8" w:rsidRPr="00747131" w:rsidRDefault="00485BB8" w:rsidP="00DB7518">
      <w:pPr>
        <w:spacing w:line="360" w:lineRule="exact"/>
        <w:ind w:firstLine="480"/>
        <w:rPr>
          <w:rFonts w:ascii="Times New Roman" w:hAnsi="Times New Roman" w:cs="Times New Roman"/>
          <w:sz w:val="24"/>
          <w:szCs w:val="24"/>
        </w:rPr>
      </w:pPr>
      <w:r w:rsidRPr="00747131">
        <w:rPr>
          <w:rFonts w:ascii="Times New Roman" w:eastAsia="宋体" w:hAnsi="Times New Roman" w:cs="Times New Roman" w:hint="eastAsia"/>
          <w:sz w:val="24"/>
          <w:szCs w:val="24"/>
        </w:rPr>
        <w:t>示例性地，第一索引可以是图</w:t>
      </w:r>
      <w:r w:rsidRPr="00747131">
        <w:rPr>
          <w:rFonts w:ascii="Times New Roman" w:eastAsia="宋体" w:hAnsi="Times New Roman" w:cs="Times New Roman" w:hint="eastAsia"/>
          <w:sz w:val="24"/>
          <w:szCs w:val="24"/>
        </w:rPr>
        <w:t>5</w:t>
      </w:r>
      <w:r w:rsidRPr="00747131">
        <w:rPr>
          <w:rFonts w:ascii="Times New Roman" w:eastAsia="宋体" w:hAnsi="Times New Roman" w:cs="Times New Roman" w:hint="eastAsia"/>
          <w:sz w:val="24"/>
          <w:szCs w:val="24"/>
        </w:rPr>
        <w:t>或图</w:t>
      </w:r>
      <w:r w:rsidRPr="00747131">
        <w:rPr>
          <w:rFonts w:ascii="Times New Roman" w:eastAsia="宋体" w:hAnsi="Times New Roman" w:cs="Times New Roman" w:hint="eastAsia"/>
          <w:sz w:val="24"/>
          <w:szCs w:val="24"/>
        </w:rPr>
        <w:t>6</w:t>
      </w:r>
      <w:r w:rsidRPr="00747131">
        <w:rPr>
          <w:rFonts w:ascii="Times New Roman" w:eastAsia="宋体" w:hAnsi="Times New Roman" w:cs="Times New Roman" w:hint="eastAsia"/>
          <w:sz w:val="24"/>
          <w:szCs w:val="24"/>
        </w:rPr>
        <w:t>所示实施例中的</w:t>
      </w:r>
      <w:r w:rsidR="00DE4DF6" w:rsidRPr="00747131">
        <w:rPr>
          <w:rFonts w:ascii="Times New Roman" w:hAnsi="Times New Roman" w:cs="Times New Roman"/>
          <w:sz w:val="24"/>
          <w:szCs w:val="24"/>
        </w:rPr>
        <w:t>FAISS</w:t>
      </w:r>
      <w:r w:rsidR="00DE4DF6" w:rsidRPr="00747131">
        <w:rPr>
          <w:rFonts w:ascii="Times New Roman" w:hAnsi="Times New Roman" w:cs="Times New Roman" w:hint="eastAsia"/>
          <w:sz w:val="24"/>
          <w:szCs w:val="24"/>
        </w:rPr>
        <w:t>索引，也可以是</w:t>
      </w:r>
      <w:r w:rsidR="00DE4DF6" w:rsidRPr="00747131">
        <w:rPr>
          <w:rFonts w:ascii="Times New Roman" w:eastAsia="宋体" w:hAnsi="Times New Roman" w:cs="Times New Roman" w:hint="eastAsia"/>
          <w:sz w:val="24"/>
          <w:szCs w:val="24"/>
        </w:rPr>
        <w:t>图</w:t>
      </w:r>
      <w:r w:rsidR="00DE4DF6" w:rsidRPr="00747131">
        <w:rPr>
          <w:rFonts w:ascii="Times New Roman" w:eastAsia="宋体" w:hAnsi="Times New Roman" w:cs="Times New Roman" w:hint="eastAsia"/>
          <w:sz w:val="24"/>
          <w:szCs w:val="24"/>
        </w:rPr>
        <w:t>5</w:t>
      </w:r>
      <w:r w:rsidR="00DE4DF6" w:rsidRPr="00747131">
        <w:rPr>
          <w:rFonts w:ascii="Times New Roman" w:eastAsia="宋体" w:hAnsi="Times New Roman" w:cs="Times New Roman" w:hint="eastAsia"/>
          <w:sz w:val="24"/>
          <w:szCs w:val="24"/>
        </w:rPr>
        <w:t>或图</w:t>
      </w:r>
      <w:r w:rsidR="00DE4DF6" w:rsidRPr="00747131">
        <w:rPr>
          <w:rFonts w:ascii="Times New Roman" w:eastAsia="宋体" w:hAnsi="Times New Roman" w:cs="Times New Roman" w:hint="eastAsia"/>
          <w:sz w:val="24"/>
          <w:szCs w:val="24"/>
        </w:rPr>
        <w:t>6</w:t>
      </w:r>
      <w:r w:rsidR="00DE4DF6" w:rsidRPr="00747131">
        <w:rPr>
          <w:rFonts w:ascii="Times New Roman" w:eastAsia="宋体" w:hAnsi="Times New Roman" w:cs="Times New Roman" w:hint="eastAsia"/>
          <w:sz w:val="24"/>
          <w:szCs w:val="24"/>
        </w:rPr>
        <w:t>所示实施例中的</w:t>
      </w:r>
      <w:r w:rsidR="00DE4DF6" w:rsidRPr="00747131">
        <w:rPr>
          <w:rFonts w:ascii="Times New Roman" w:hAnsi="Times New Roman" w:cs="Times New Roman"/>
          <w:sz w:val="24"/>
          <w:szCs w:val="24"/>
        </w:rPr>
        <w:t>index flat IP </w:t>
      </w:r>
      <w:r w:rsidR="00DE4DF6" w:rsidRPr="00747131">
        <w:rPr>
          <w:rFonts w:ascii="Times New Roman" w:hAnsi="Times New Roman" w:cs="Times New Roman"/>
          <w:sz w:val="24"/>
          <w:szCs w:val="24"/>
        </w:rPr>
        <w:t>索引</w:t>
      </w:r>
      <w:r w:rsidR="00DE4DF6" w:rsidRPr="00747131">
        <w:rPr>
          <w:rFonts w:ascii="Times New Roman" w:hAnsi="Times New Roman" w:cs="Times New Roman" w:hint="eastAsia"/>
          <w:sz w:val="24"/>
          <w:szCs w:val="24"/>
        </w:rPr>
        <w:t>。第三数组可以是图</w:t>
      </w:r>
      <w:r w:rsidR="00DE4DF6" w:rsidRPr="00747131">
        <w:rPr>
          <w:rFonts w:ascii="Times New Roman" w:hAnsi="Times New Roman" w:cs="Times New Roman" w:hint="eastAsia"/>
          <w:sz w:val="24"/>
          <w:szCs w:val="24"/>
        </w:rPr>
        <w:t>6</w:t>
      </w:r>
      <w:r w:rsidR="00DE4DF6" w:rsidRPr="00747131">
        <w:rPr>
          <w:rFonts w:ascii="Times New Roman" w:hAnsi="Times New Roman" w:cs="Times New Roman" w:hint="eastAsia"/>
          <w:sz w:val="24"/>
          <w:szCs w:val="24"/>
        </w:rPr>
        <w:t>所示实施例中</w:t>
      </w:r>
      <w:proofErr w:type="gramStart"/>
      <w:r w:rsidR="00DE4DF6" w:rsidRPr="00747131">
        <w:rPr>
          <w:rFonts w:ascii="Times New Roman" w:hAnsi="Times New Roman" w:cs="Times New Roman" w:hint="eastAsia"/>
          <w:sz w:val="24"/>
          <w:szCs w:val="24"/>
        </w:rPr>
        <w:t>的全零分数</w:t>
      </w:r>
      <w:proofErr w:type="gramEnd"/>
      <w:r w:rsidR="00DE4DF6" w:rsidRPr="00747131">
        <w:rPr>
          <w:rFonts w:ascii="Times New Roman" w:hAnsi="Times New Roman" w:cs="Times New Roman" w:hint="eastAsia"/>
          <w:sz w:val="24"/>
          <w:szCs w:val="24"/>
        </w:rPr>
        <w:t>数组。本实施例的具体实现原理可以参见</w:t>
      </w:r>
      <w:r w:rsidR="00DE4DF6" w:rsidRPr="00747131">
        <w:rPr>
          <w:rFonts w:ascii="Times New Roman" w:hAnsi="Times New Roman" w:cs="Times New Roman" w:hint="eastAsia"/>
          <w:sz w:val="24"/>
          <w:szCs w:val="24"/>
        </w:rPr>
        <w:t>S</w:t>
      </w:r>
      <w:r w:rsidR="00DE4DF6" w:rsidRPr="00747131">
        <w:rPr>
          <w:rFonts w:ascii="Times New Roman" w:hAnsi="Times New Roman" w:cs="Times New Roman"/>
          <w:sz w:val="24"/>
          <w:szCs w:val="24"/>
        </w:rPr>
        <w:t>602-S604</w:t>
      </w:r>
      <w:r w:rsidR="00DE4DF6" w:rsidRPr="00747131">
        <w:rPr>
          <w:rFonts w:ascii="Times New Roman" w:hAnsi="Times New Roman" w:cs="Times New Roman" w:hint="eastAsia"/>
          <w:sz w:val="24"/>
          <w:szCs w:val="24"/>
        </w:rPr>
        <w:t>所示的具体实现原理。</w:t>
      </w:r>
    </w:p>
    <w:p w14:paraId="0268BFD8" w14:textId="57CD52E1" w:rsidR="00DE4DF6" w:rsidRPr="00747131" w:rsidRDefault="00DE4DF6" w:rsidP="00DB7518">
      <w:pPr>
        <w:spacing w:line="360" w:lineRule="exact"/>
        <w:ind w:firstLine="480"/>
        <w:rPr>
          <w:rFonts w:ascii="Times New Roman" w:eastAsia="宋体" w:hAnsi="Times New Roman" w:cs="Times New Roman"/>
          <w:sz w:val="24"/>
          <w:szCs w:val="24"/>
        </w:rPr>
      </w:pPr>
      <w:r w:rsidRPr="00747131">
        <w:rPr>
          <w:rFonts w:ascii="Times New Roman" w:hAnsi="Times New Roman" w:cs="Times New Roman" w:hint="eastAsia"/>
          <w:sz w:val="24"/>
          <w:szCs w:val="24"/>
        </w:rPr>
        <w:t>这样，查询向量与指令向量均是语义向量，通过计算指令向量与查询向量的相似度，以便于基于指令向量对应指令与工具的对应关系，确定工具与查询向量的相似度。按相似度排序选出的前</w:t>
      </w:r>
      <w:r w:rsidRPr="00747131">
        <w:rPr>
          <w:rFonts w:ascii="Times New Roman" w:hAnsi="Times New Roman" w:cs="Times New Roman" w:hint="eastAsia"/>
          <w:sz w:val="24"/>
          <w:szCs w:val="24"/>
        </w:rPr>
        <w:t>K</w:t>
      </w:r>
      <w:proofErr w:type="gramStart"/>
      <w:r w:rsidRPr="00747131">
        <w:rPr>
          <w:rFonts w:ascii="Times New Roman" w:hAnsi="Times New Roman" w:cs="Times New Roman" w:hint="eastAsia"/>
          <w:sz w:val="24"/>
          <w:szCs w:val="24"/>
        </w:rPr>
        <w:t>个</w:t>
      </w:r>
      <w:proofErr w:type="gramEnd"/>
      <w:r w:rsidRPr="00747131">
        <w:rPr>
          <w:rFonts w:ascii="Times New Roman" w:hAnsi="Times New Roman" w:cs="Times New Roman" w:hint="eastAsia"/>
          <w:sz w:val="24"/>
          <w:szCs w:val="24"/>
        </w:rPr>
        <w:t>指令为相似度较高的</w:t>
      </w:r>
      <w:r w:rsidRPr="00747131">
        <w:rPr>
          <w:rFonts w:ascii="Times New Roman" w:hAnsi="Times New Roman" w:cs="Times New Roman" w:hint="eastAsia"/>
          <w:sz w:val="24"/>
          <w:szCs w:val="24"/>
        </w:rPr>
        <w:t>K</w:t>
      </w:r>
      <w:proofErr w:type="gramStart"/>
      <w:r w:rsidRPr="00747131">
        <w:rPr>
          <w:rFonts w:ascii="Times New Roman" w:hAnsi="Times New Roman" w:cs="Times New Roman" w:hint="eastAsia"/>
          <w:sz w:val="24"/>
          <w:szCs w:val="24"/>
        </w:rPr>
        <w:t>个</w:t>
      </w:r>
      <w:proofErr w:type="gramEnd"/>
      <w:r w:rsidRPr="00747131">
        <w:rPr>
          <w:rFonts w:ascii="Times New Roman" w:hAnsi="Times New Roman" w:cs="Times New Roman" w:hint="eastAsia"/>
          <w:sz w:val="24"/>
          <w:szCs w:val="24"/>
        </w:rPr>
        <w:t>指令，相似度较高的</w:t>
      </w:r>
      <w:r w:rsidRPr="00747131">
        <w:rPr>
          <w:rFonts w:ascii="Times New Roman" w:hAnsi="Times New Roman" w:cs="Times New Roman" w:hint="eastAsia"/>
          <w:sz w:val="24"/>
          <w:szCs w:val="24"/>
        </w:rPr>
        <w:t>K</w:t>
      </w:r>
      <w:proofErr w:type="gramStart"/>
      <w:r w:rsidRPr="00747131">
        <w:rPr>
          <w:rFonts w:ascii="Times New Roman" w:hAnsi="Times New Roman" w:cs="Times New Roman" w:hint="eastAsia"/>
          <w:sz w:val="24"/>
          <w:szCs w:val="24"/>
        </w:rPr>
        <w:t>个</w:t>
      </w:r>
      <w:proofErr w:type="gramEnd"/>
      <w:r w:rsidRPr="00747131">
        <w:rPr>
          <w:rFonts w:ascii="Times New Roman" w:hAnsi="Times New Roman" w:cs="Times New Roman" w:hint="eastAsia"/>
          <w:sz w:val="24"/>
          <w:szCs w:val="24"/>
        </w:rPr>
        <w:t>指令为与工具相似度较高的指令。采用</w:t>
      </w:r>
      <w:r w:rsidRPr="00747131">
        <w:rPr>
          <w:rFonts w:ascii="Times New Roman" w:eastAsia="宋体" w:hAnsi="Times New Roman" w:cs="Times New Roman" w:hint="eastAsia"/>
          <w:sz w:val="24"/>
          <w:szCs w:val="24"/>
        </w:rPr>
        <w:t>K</w:t>
      </w:r>
      <w:proofErr w:type="gramStart"/>
      <w:r w:rsidRPr="00747131">
        <w:rPr>
          <w:rFonts w:ascii="Times New Roman" w:eastAsia="宋体" w:hAnsi="Times New Roman" w:cs="Times New Roman" w:hint="eastAsia"/>
          <w:sz w:val="24"/>
          <w:szCs w:val="24"/>
        </w:rPr>
        <w:t>个</w:t>
      </w:r>
      <w:proofErr w:type="gramEnd"/>
      <w:r w:rsidRPr="00747131">
        <w:rPr>
          <w:rFonts w:ascii="Times New Roman" w:eastAsia="宋体" w:hAnsi="Times New Roman" w:cs="Times New Roman" w:hint="eastAsia"/>
          <w:sz w:val="24"/>
          <w:szCs w:val="24"/>
        </w:rPr>
        <w:t>指令对应的相似度更新第三数组中对应工具的分数，得到第一数组，第一数组中</w:t>
      </w:r>
      <w:r w:rsidRPr="00747131">
        <w:rPr>
          <w:rFonts w:ascii="Times New Roman" w:eastAsia="宋体" w:hAnsi="Times New Roman" w:cs="Times New Roman" w:hint="eastAsia"/>
          <w:sz w:val="24"/>
          <w:szCs w:val="24"/>
        </w:rPr>
        <w:t>K</w:t>
      </w:r>
      <w:proofErr w:type="gramStart"/>
      <w:r w:rsidRPr="00747131">
        <w:rPr>
          <w:rFonts w:ascii="Times New Roman" w:eastAsia="宋体" w:hAnsi="Times New Roman" w:cs="Times New Roman" w:hint="eastAsia"/>
          <w:sz w:val="24"/>
          <w:szCs w:val="24"/>
        </w:rPr>
        <w:t>个</w:t>
      </w:r>
      <w:proofErr w:type="gramEnd"/>
      <w:r w:rsidRPr="00747131">
        <w:rPr>
          <w:rFonts w:ascii="Times New Roman" w:eastAsia="宋体" w:hAnsi="Times New Roman" w:cs="Times New Roman" w:hint="eastAsia"/>
          <w:sz w:val="24"/>
          <w:szCs w:val="24"/>
        </w:rPr>
        <w:t>指令对应工具的分数为该对应工具与查询向量的</w:t>
      </w:r>
      <w:r w:rsidR="00340491" w:rsidRPr="00747131">
        <w:rPr>
          <w:rFonts w:ascii="Times New Roman" w:eastAsia="宋体" w:hAnsi="Times New Roman" w:cs="Times New Roman" w:hint="eastAsia"/>
          <w:sz w:val="24"/>
          <w:szCs w:val="24"/>
        </w:rPr>
        <w:t>语义维度的相似度，第一数组中除了</w:t>
      </w:r>
      <w:r w:rsidR="00340491" w:rsidRPr="00747131">
        <w:rPr>
          <w:rFonts w:ascii="Times New Roman" w:eastAsia="宋体" w:hAnsi="Times New Roman" w:cs="Times New Roman" w:hint="eastAsia"/>
          <w:sz w:val="24"/>
          <w:szCs w:val="24"/>
        </w:rPr>
        <w:t>K</w:t>
      </w:r>
      <w:proofErr w:type="gramStart"/>
      <w:r w:rsidR="00340491" w:rsidRPr="00747131">
        <w:rPr>
          <w:rFonts w:ascii="Times New Roman" w:eastAsia="宋体" w:hAnsi="Times New Roman" w:cs="Times New Roman" w:hint="eastAsia"/>
          <w:sz w:val="24"/>
          <w:szCs w:val="24"/>
        </w:rPr>
        <w:t>个</w:t>
      </w:r>
      <w:proofErr w:type="gramEnd"/>
      <w:r w:rsidR="00340491" w:rsidRPr="00747131">
        <w:rPr>
          <w:rFonts w:ascii="Times New Roman" w:eastAsia="宋体" w:hAnsi="Times New Roman" w:cs="Times New Roman" w:hint="eastAsia"/>
          <w:sz w:val="24"/>
          <w:szCs w:val="24"/>
        </w:rPr>
        <w:t>指令对应工具之外的工具的分数为零。实现通过语义维度的相似度确定与查询内容相关性较高的工具和与查询内容相关性较低的工具，以便于后续通过第一数组，提升从多个工具中召回与查询内容有关的部分工具的精度。其中，工具的分数为零，可以表示该工具与查询内容的相关性较低。</w:t>
      </w:r>
    </w:p>
    <w:p w14:paraId="748A1ACD" w14:textId="637DF692" w:rsidR="00DB7518" w:rsidRPr="00747131" w:rsidRDefault="00340491" w:rsidP="00DB7518">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可选地，</w:t>
      </w:r>
      <w:r w:rsidR="00DB7518" w:rsidRPr="00747131">
        <w:rPr>
          <w:rFonts w:ascii="Times New Roman" w:eastAsia="宋体" w:hAnsi="Times New Roman" w:cs="Times New Roman" w:hint="eastAsia"/>
          <w:sz w:val="24"/>
          <w:szCs w:val="24"/>
        </w:rPr>
        <w:t>所述采用所述</w:t>
      </w:r>
      <w:r w:rsidR="00DB7518" w:rsidRPr="00747131">
        <w:rPr>
          <w:rFonts w:ascii="Times New Roman" w:eastAsia="宋体" w:hAnsi="Times New Roman" w:cs="Times New Roman" w:hint="eastAsia"/>
          <w:sz w:val="24"/>
          <w:szCs w:val="24"/>
        </w:rPr>
        <w:t>K</w:t>
      </w:r>
      <w:proofErr w:type="gramStart"/>
      <w:r w:rsidR="00DB7518" w:rsidRPr="00747131">
        <w:rPr>
          <w:rFonts w:ascii="Times New Roman" w:eastAsia="宋体" w:hAnsi="Times New Roman" w:cs="Times New Roman" w:hint="eastAsia"/>
          <w:sz w:val="24"/>
          <w:szCs w:val="24"/>
        </w:rPr>
        <w:t>个</w:t>
      </w:r>
      <w:proofErr w:type="gramEnd"/>
      <w:r w:rsidR="00DB7518" w:rsidRPr="00747131">
        <w:rPr>
          <w:rFonts w:ascii="Times New Roman" w:eastAsia="宋体" w:hAnsi="Times New Roman" w:cs="Times New Roman" w:hint="eastAsia"/>
          <w:sz w:val="24"/>
          <w:szCs w:val="24"/>
        </w:rPr>
        <w:t>指令对应的相似度，对所述第三数组中的至少一个第四分数进行更新，包括：将所述至少一个第四分数中的目标第四分数替换为所述目标第四分数对应工具的相似度；其中，所述工具的相似度为所述工具对应的至少一个所述指令所对应的相似度中的最大相似度。</w:t>
      </w:r>
    </w:p>
    <w:p w14:paraId="306EF611" w14:textId="0613E278" w:rsidR="001C4B18" w:rsidRPr="00747131" w:rsidRDefault="001C4B18" w:rsidP="00DB7518">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lastRenderedPageBreak/>
        <w:t>这样，以工具对应的至少一个所述指令所对应的相似度中的最大相似度作为工具的相似度，可以确定工具与查询内容在语义维度的最大相似度。将所述至少一个第四分数中的目标第四分数替换为所述目标第四分数对应工具的相似度，实现通过对第三数组进行更新得到第一数组。</w:t>
      </w:r>
    </w:p>
    <w:p w14:paraId="3DEB2579" w14:textId="5F1DDA0E" w:rsidR="00DB7518" w:rsidRPr="00747131" w:rsidRDefault="001C4B18" w:rsidP="00DB7518">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可选地，</w:t>
      </w:r>
      <w:r w:rsidR="00DB7518" w:rsidRPr="00747131">
        <w:rPr>
          <w:rFonts w:ascii="Times New Roman" w:eastAsia="宋体" w:hAnsi="Times New Roman" w:cs="Times New Roman" w:hint="eastAsia"/>
          <w:sz w:val="24"/>
          <w:szCs w:val="24"/>
        </w:rPr>
        <w:t>所述将所述至少一个第四分数中的目标第四分数替换为所述目标第四分数对应工具的相似度，包括：遍历所述</w:t>
      </w:r>
      <w:r w:rsidR="00DB7518" w:rsidRPr="00747131">
        <w:rPr>
          <w:rFonts w:ascii="Times New Roman" w:eastAsia="宋体" w:hAnsi="Times New Roman" w:cs="Times New Roman" w:hint="eastAsia"/>
          <w:sz w:val="24"/>
          <w:szCs w:val="24"/>
        </w:rPr>
        <w:t>K</w:t>
      </w:r>
      <w:proofErr w:type="gramStart"/>
      <w:r w:rsidR="00DB7518" w:rsidRPr="00747131">
        <w:rPr>
          <w:rFonts w:ascii="Times New Roman" w:eastAsia="宋体" w:hAnsi="Times New Roman" w:cs="Times New Roman" w:hint="eastAsia"/>
          <w:sz w:val="24"/>
          <w:szCs w:val="24"/>
        </w:rPr>
        <w:t>个</w:t>
      </w:r>
      <w:proofErr w:type="gramEnd"/>
      <w:r w:rsidR="00DB7518" w:rsidRPr="00747131">
        <w:rPr>
          <w:rFonts w:ascii="Times New Roman" w:eastAsia="宋体" w:hAnsi="Times New Roman" w:cs="Times New Roman" w:hint="eastAsia"/>
          <w:sz w:val="24"/>
          <w:szCs w:val="24"/>
        </w:rPr>
        <w:t>指令，对遍历的目标指令执行如下步骤：基于所述指令与工具的对应关系，获取所述目标指令对应的工具；获取所述目标指令对应工具在所述第三数组中的工具索引；采用所述目标指令对应的相似度，更新所述第三数组中所述目标指令对应工具的分数，所述第三数组中所述目标指令对应工具更新后的分数为如下两项中的最大值：所述目标指令对应工具上一次更新后的分数、</w:t>
      </w:r>
      <w:r w:rsidR="00DB7518" w:rsidRPr="00747131">
        <w:rPr>
          <w:rFonts w:ascii="Times New Roman" w:hAnsi="Times New Roman" w:cs="Times New Roman" w:hint="eastAsia"/>
          <w:sz w:val="24"/>
          <w:szCs w:val="24"/>
        </w:rPr>
        <w:t>目标指令</w:t>
      </w:r>
      <w:r w:rsidR="00DB7518" w:rsidRPr="00747131">
        <w:rPr>
          <w:rFonts w:ascii="Times New Roman" w:eastAsia="宋体" w:hAnsi="Times New Roman" w:cs="Times New Roman" w:hint="eastAsia"/>
          <w:sz w:val="24"/>
          <w:szCs w:val="24"/>
        </w:rPr>
        <w:t>对应的相似度。</w:t>
      </w:r>
    </w:p>
    <w:p w14:paraId="535E9623" w14:textId="0F320CA8" w:rsidR="001C4B18" w:rsidRPr="00747131" w:rsidRDefault="003D173F" w:rsidP="00DB7518">
      <w:pPr>
        <w:spacing w:line="360" w:lineRule="exact"/>
        <w:ind w:firstLine="480"/>
        <w:rPr>
          <w:rFonts w:ascii="Times New Roman" w:hAnsi="Times New Roman" w:cs="Times New Roman"/>
          <w:sz w:val="24"/>
          <w:szCs w:val="24"/>
        </w:rPr>
      </w:pPr>
      <w:r w:rsidRPr="00747131">
        <w:rPr>
          <w:rFonts w:ascii="Times New Roman" w:eastAsia="宋体" w:hAnsi="Times New Roman" w:cs="Times New Roman" w:hint="eastAsia"/>
          <w:sz w:val="24"/>
          <w:szCs w:val="24"/>
        </w:rPr>
        <w:t>示例性地，在目标指令对应工具的分数上一次未更新的情况下，目标指令对应工具上一次更新后的分数可以是目标指令对应工具的第四得分。</w:t>
      </w:r>
    </w:p>
    <w:p w14:paraId="6DBF30F0" w14:textId="49924FEB" w:rsidR="003D173F" w:rsidRPr="00747131" w:rsidRDefault="003D173F" w:rsidP="00DB7518">
      <w:pPr>
        <w:spacing w:line="360" w:lineRule="exact"/>
        <w:ind w:firstLine="480"/>
        <w:rPr>
          <w:rFonts w:ascii="Times New Roman" w:eastAsia="宋体" w:hAnsi="Times New Roman" w:cs="Times New Roman"/>
          <w:sz w:val="24"/>
          <w:szCs w:val="24"/>
        </w:rPr>
      </w:pPr>
      <w:r w:rsidRPr="00747131">
        <w:rPr>
          <w:rFonts w:ascii="Times New Roman" w:hAnsi="Times New Roman" w:cs="Times New Roman" w:hint="eastAsia"/>
          <w:sz w:val="24"/>
          <w:szCs w:val="24"/>
        </w:rPr>
        <w:t>这样，可以</w:t>
      </w:r>
      <w:r w:rsidRPr="00747131">
        <w:rPr>
          <w:rFonts w:ascii="Times New Roman" w:eastAsia="宋体" w:hAnsi="Times New Roman" w:cs="Times New Roman" w:hint="eastAsia"/>
          <w:sz w:val="24"/>
          <w:szCs w:val="24"/>
        </w:rPr>
        <w:t>实现通过对第三数组进行更新得到第一数组。</w:t>
      </w:r>
    </w:p>
    <w:p w14:paraId="63548C1F" w14:textId="234E6F3D" w:rsidR="00DB7518" w:rsidRPr="00747131" w:rsidRDefault="003D173F" w:rsidP="00DB7518">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可选地，</w:t>
      </w:r>
      <w:r w:rsidR="00DB7518" w:rsidRPr="00747131">
        <w:rPr>
          <w:rFonts w:ascii="Times New Roman" w:eastAsia="宋体" w:hAnsi="Times New Roman" w:cs="Times New Roman" w:hint="eastAsia"/>
          <w:sz w:val="24"/>
          <w:szCs w:val="24"/>
        </w:rPr>
        <w:t>所述指令对应的相似度为所述指令的指令向量与所述查询向量的</w:t>
      </w:r>
      <w:r w:rsidR="00DB7518" w:rsidRPr="00747131">
        <w:rPr>
          <w:rFonts w:ascii="Times New Roman" w:hAnsi="Times New Roman" w:cs="Times New Roman" w:hint="eastAsia"/>
          <w:sz w:val="24"/>
          <w:szCs w:val="24"/>
        </w:rPr>
        <w:t>余弦相似度；或者，</w:t>
      </w:r>
      <w:r w:rsidR="00DB7518" w:rsidRPr="00747131">
        <w:rPr>
          <w:rFonts w:ascii="Times New Roman" w:eastAsia="宋体" w:hAnsi="Times New Roman" w:cs="Times New Roman" w:hint="eastAsia"/>
          <w:sz w:val="24"/>
          <w:szCs w:val="24"/>
        </w:rPr>
        <w:t>所述指令对应的相似度为所述指令的指令向量归一化后结果与所述查询向量归一化后结果的内积。</w:t>
      </w:r>
    </w:p>
    <w:p w14:paraId="130E3AC0" w14:textId="1CE81A63" w:rsidR="003D173F" w:rsidRPr="00747131" w:rsidRDefault="003D173F" w:rsidP="00DB7518">
      <w:pPr>
        <w:spacing w:line="360" w:lineRule="exact"/>
        <w:ind w:firstLine="480"/>
        <w:rPr>
          <w:rFonts w:ascii="Times New Roman" w:hAnsi="Times New Roman" w:cs="Times New Roman"/>
          <w:sz w:val="24"/>
          <w:szCs w:val="24"/>
        </w:rPr>
      </w:pPr>
      <w:r w:rsidRPr="00747131">
        <w:rPr>
          <w:rFonts w:ascii="Times New Roman" w:eastAsia="宋体" w:hAnsi="Times New Roman" w:cs="Times New Roman" w:hint="eastAsia"/>
          <w:sz w:val="24"/>
          <w:szCs w:val="24"/>
        </w:rPr>
        <w:t>示例性地，</w:t>
      </w:r>
      <w:r w:rsidRPr="00747131">
        <w:rPr>
          <w:rFonts w:ascii="Times New Roman" w:hAnsi="Times New Roman" w:cs="Times New Roman" w:hint="eastAsia"/>
          <w:sz w:val="24"/>
          <w:szCs w:val="24"/>
        </w:rPr>
        <w:t>余弦相似度可以是完整余弦相似度。确定</w:t>
      </w:r>
      <w:r w:rsidRPr="00747131">
        <w:rPr>
          <w:rFonts w:ascii="Times New Roman" w:eastAsia="宋体" w:hAnsi="Times New Roman" w:cs="Times New Roman" w:hint="eastAsia"/>
          <w:sz w:val="24"/>
          <w:szCs w:val="24"/>
        </w:rPr>
        <w:t>指令向量与所述查询向量的</w:t>
      </w:r>
      <w:r w:rsidRPr="00747131">
        <w:rPr>
          <w:rFonts w:ascii="Times New Roman" w:hAnsi="Times New Roman" w:cs="Times New Roman" w:hint="eastAsia"/>
          <w:sz w:val="24"/>
          <w:szCs w:val="24"/>
        </w:rPr>
        <w:t>余弦相似度的具体实现原理，可以参见</w:t>
      </w:r>
      <w:r w:rsidRPr="00747131">
        <w:rPr>
          <w:rFonts w:ascii="Times New Roman" w:hAnsi="Times New Roman" w:cs="Times New Roman" w:hint="eastAsia"/>
          <w:sz w:val="24"/>
          <w:szCs w:val="24"/>
        </w:rPr>
        <w:t>S</w:t>
      </w:r>
      <w:r w:rsidRPr="00747131">
        <w:rPr>
          <w:rFonts w:ascii="Times New Roman" w:hAnsi="Times New Roman" w:cs="Times New Roman"/>
          <w:sz w:val="24"/>
          <w:szCs w:val="24"/>
        </w:rPr>
        <w:t>603</w:t>
      </w:r>
      <w:r w:rsidRPr="00747131">
        <w:rPr>
          <w:rFonts w:ascii="Times New Roman" w:hAnsi="Times New Roman" w:cs="Times New Roman" w:hint="eastAsia"/>
          <w:sz w:val="24"/>
          <w:szCs w:val="24"/>
        </w:rPr>
        <w:t>中确定</w:t>
      </w:r>
      <w:r w:rsidRPr="00747131">
        <w:rPr>
          <w:rFonts w:ascii="Times New Roman" w:eastAsia="宋体" w:hAnsi="Times New Roman" w:cs="Times New Roman" w:hint="eastAsia"/>
          <w:sz w:val="24"/>
          <w:szCs w:val="24"/>
        </w:rPr>
        <w:t>指令向量与所述查询向量的</w:t>
      </w:r>
      <w:r w:rsidRPr="00747131">
        <w:rPr>
          <w:rFonts w:ascii="Times New Roman" w:hAnsi="Times New Roman" w:cs="Times New Roman" w:hint="eastAsia"/>
          <w:sz w:val="24"/>
          <w:szCs w:val="24"/>
        </w:rPr>
        <w:t>完整余弦相似度的具体实现原理。</w:t>
      </w:r>
      <w:r w:rsidRPr="00747131">
        <w:rPr>
          <w:rFonts w:ascii="Times New Roman" w:eastAsia="宋体" w:hAnsi="Times New Roman" w:cs="Times New Roman" w:hint="eastAsia"/>
          <w:sz w:val="24"/>
          <w:szCs w:val="24"/>
        </w:rPr>
        <w:t>指令向量归一化后结果可以是归一化的指令向量。查询向量归一化后结果可以是归一化的查询向量。</w:t>
      </w:r>
      <w:r w:rsidRPr="00747131">
        <w:rPr>
          <w:rFonts w:ascii="Times New Roman" w:hAnsi="Times New Roman" w:cs="Times New Roman" w:hint="eastAsia"/>
          <w:sz w:val="24"/>
          <w:szCs w:val="24"/>
        </w:rPr>
        <w:t>确定</w:t>
      </w:r>
      <w:r w:rsidRPr="00747131">
        <w:rPr>
          <w:rFonts w:ascii="Times New Roman" w:eastAsia="宋体" w:hAnsi="Times New Roman" w:cs="Times New Roman" w:hint="eastAsia"/>
          <w:sz w:val="24"/>
          <w:szCs w:val="24"/>
        </w:rPr>
        <w:t>指令向量归一化后结果与所述查询向量归一化后结果的内积的具体实现原理，可以参见</w:t>
      </w:r>
      <w:r w:rsidRPr="00747131">
        <w:rPr>
          <w:rFonts w:ascii="Times New Roman" w:hAnsi="Times New Roman" w:cs="Times New Roman" w:hint="eastAsia"/>
          <w:sz w:val="24"/>
          <w:szCs w:val="24"/>
        </w:rPr>
        <w:t>S</w:t>
      </w:r>
      <w:r w:rsidRPr="00747131">
        <w:rPr>
          <w:rFonts w:ascii="Times New Roman" w:hAnsi="Times New Roman" w:cs="Times New Roman"/>
          <w:sz w:val="24"/>
          <w:szCs w:val="24"/>
        </w:rPr>
        <w:t>603</w:t>
      </w:r>
      <w:r w:rsidRPr="00747131">
        <w:rPr>
          <w:rFonts w:ascii="Times New Roman" w:hAnsi="Times New Roman" w:cs="Times New Roman" w:hint="eastAsia"/>
          <w:sz w:val="24"/>
          <w:szCs w:val="24"/>
        </w:rPr>
        <w:t>中</w:t>
      </w:r>
      <w:r w:rsidR="002C65DC" w:rsidRPr="00747131">
        <w:rPr>
          <w:rFonts w:ascii="Times New Roman" w:hAnsi="Times New Roman" w:cs="Times New Roman" w:hint="eastAsia"/>
          <w:sz w:val="24"/>
          <w:szCs w:val="24"/>
        </w:rPr>
        <w:t>计算</w:t>
      </w:r>
      <w:r w:rsidR="002C65DC" w:rsidRPr="00747131">
        <w:rPr>
          <w:rFonts w:ascii="Times New Roman" w:hAnsi="Times New Roman" w:cs="Times New Roman"/>
          <w:sz w:val="24"/>
          <w:szCs w:val="24"/>
        </w:rPr>
        <w:t>index flat IP </w:t>
      </w:r>
      <w:r w:rsidR="002C65DC" w:rsidRPr="00747131">
        <w:rPr>
          <w:rFonts w:ascii="Times New Roman" w:hAnsi="Times New Roman" w:cs="Times New Roman"/>
          <w:sz w:val="24"/>
          <w:szCs w:val="24"/>
        </w:rPr>
        <w:t>索引</w:t>
      </w:r>
      <w:r w:rsidR="002C65DC" w:rsidRPr="00747131">
        <w:rPr>
          <w:rFonts w:ascii="Times New Roman" w:hAnsi="Times New Roman" w:cs="Times New Roman" w:hint="eastAsia"/>
          <w:sz w:val="24"/>
          <w:szCs w:val="24"/>
        </w:rPr>
        <w:t>中各归一化的指令向量各自与归一化的查询向量的内积</w:t>
      </w:r>
      <w:r w:rsidRPr="00747131">
        <w:rPr>
          <w:rFonts w:ascii="Times New Roman" w:hAnsi="Times New Roman" w:cs="Times New Roman" w:hint="eastAsia"/>
          <w:sz w:val="24"/>
          <w:szCs w:val="24"/>
        </w:rPr>
        <w:t>的具体实现原理。</w:t>
      </w:r>
    </w:p>
    <w:p w14:paraId="0F4912E5" w14:textId="66ADCA3C" w:rsidR="002C65DC" w:rsidRPr="00747131" w:rsidRDefault="002C65DC" w:rsidP="00DB7518">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这样，可以实现基于</w:t>
      </w:r>
      <w:r w:rsidRPr="00747131">
        <w:rPr>
          <w:rFonts w:ascii="Times New Roman" w:eastAsia="宋体" w:hAnsi="Times New Roman" w:cs="Times New Roman" w:hint="eastAsia"/>
          <w:sz w:val="24"/>
          <w:szCs w:val="24"/>
        </w:rPr>
        <w:t>F</w:t>
      </w:r>
      <w:r w:rsidRPr="00747131">
        <w:rPr>
          <w:rFonts w:ascii="Times New Roman" w:eastAsia="宋体" w:hAnsi="Times New Roman" w:cs="Times New Roman"/>
          <w:sz w:val="24"/>
          <w:szCs w:val="24"/>
        </w:rPr>
        <w:t>AISS</w:t>
      </w:r>
      <w:r w:rsidRPr="00747131">
        <w:rPr>
          <w:rFonts w:ascii="Times New Roman" w:eastAsia="宋体" w:hAnsi="Times New Roman" w:cs="Times New Roman" w:hint="eastAsia"/>
          <w:sz w:val="24"/>
          <w:szCs w:val="24"/>
        </w:rPr>
        <w:t>索引中指令向量与查询向量，确定指令向量对应指令与查询内容的相似度。可以实现基于</w:t>
      </w:r>
      <w:r w:rsidRPr="00747131">
        <w:rPr>
          <w:rFonts w:ascii="Times New Roman" w:hAnsi="Times New Roman" w:cs="Times New Roman"/>
          <w:sz w:val="24"/>
          <w:szCs w:val="24"/>
        </w:rPr>
        <w:t>index flat IP </w:t>
      </w:r>
      <w:r w:rsidRPr="00747131">
        <w:rPr>
          <w:rFonts w:ascii="Times New Roman" w:hAnsi="Times New Roman" w:cs="Times New Roman"/>
          <w:sz w:val="24"/>
          <w:szCs w:val="24"/>
        </w:rPr>
        <w:t>索引</w:t>
      </w:r>
      <w:r w:rsidRPr="00747131">
        <w:rPr>
          <w:rFonts w:ascii="Times New Roman" w:hAnsi="Times New Roman" w:cs="Times New Roman" w:hint="eastAsia"/>
          <w:sz w:val="24"/>
          <w:szCs w:val="24"/>
        </w:rPr>
        <w:t>中各归一化的指令向量</w:t>
      </w:r>
      <w:r w:rsidRPr="00747131">
        <w:rPr>
          <w:rFonts w:ascii="Times New Roman" w:eastAsia="宋体" w:hAnsi="Times New Roman" w:cs="Times New Roman" w:hint="eastAsia"/>
          <w:sz w:val="24"/>
          <w:szCs w:val="24"/>
        </w:rPr>
        <w:t>与查询向量，通过内积计算确定出指令向量对应指令与查询内容的相似度。</w:t>
      </w:r>
    </w:p>
    <w:p w14:paraId="666E25B7" w14:textId="48DF7EB7" w:rsidR="002C65DC" w:rsidRPr="00747131" w:rsidRDefault="002C65DC" w:rsidP="00DB7518">
      <w:pPr>
        <w:spacing w:line="360" w:lineRule="exact"/>
        <w:ind w:firstLine="480"/>
        <w:rPr>
          <w:rFonts w:ascii="Times New Roman" w:hAnsi="Times New Roman" w:cs="Times New Roman"/>
          <w:sz w:val="24"/>
          <w:szCs w:val="24"/>
        </w:rPr>
      </w:pPr>
      <w:r w:rsidRPr="00747131">
        <w:rPr>
          <w:rFonts w:ascii="Times New Roman" w:eastAsia="宋体" w:hAnsi="Times New Roman" w:cs="Times New Roman" w:hint="eastAsia"/>
          <w:sz w:val="24"/>
          <w:szCs w:val="24"/>
        </w:rPr>
        <w:t>可选地，</w:t>
      </w:r>
      <w:r w:rsidR="00DB7518" w:rsidRPr="00747131">
        <w:rPr>
          <w:rFonts w:ascii="Times New Roman" w:eastAsia="宋体" w:hAnsi="Times New Roman" w:cs="Times New Roman" w:hint="eastAsia"/>
          <w:sz w:val="24"/>
          <w:szCs w:val="24"/>
        </w:rPr>
        <w:t>所述第一索引是通过如下方式构建的：从训练数据中提取所述</w:t>
      </w:r>
      <w:r w:rsidR="00DB7518" w:rsidRPr="00747131">
        <w:rPr>
          <w:rFonts w:ascii="Times New Roman" w:eastAsia="宋体" w:hAnsi="Times New Roman" w:cs="Times New Roman" w:hint="eastAsia"/>
          <w:sz w:val="24"/>
          <w:szCs w:val="24"/>
        </w:rPr>
        <w:t>P</w:t>
      </w:r>
      <w:proofErr w:type="gramStart"/>
      <w:r w:rsidR="00DB7518" w:rsidRPr="00747131">
        <w:rPr>
          <w:rFonts w:ascii="Times New Roman" w:eastAsia="宋体" w:hAnsi="Times New Roman" w:cs="Times New Roman" w:hint="eastAsia"/>
          <w:sz w:val="24"/>
          <w:szCs w:val="24"/>
        </w:rPr>
        <w:t>个</w:t>
      </w:r>
      <w:proofErr w:type="gramEnd"/>
      <w:r w:rsidR="00DB7518" w:rsidRPr="00747131">
        <w:rPr>
          <w:rFonts w:ascii="Times New Roman" w:eastAsia="宋体" w:hAnsi="Times New Roman" w:cs="Times New Roman" w:hint="eastAsia"/>
          <w:sz w:val="24"/>
          <w:szCs w:val="24"/>
        </w:rPr>
        <w:t>指令；采用嵌入向量模型将所述</w:t>
      </w:r>
      <w:r w:rsidR="00DB7518" w:rsidRPr="00747131">
        <w:rPr>
          <w:rFonts w:ascii="Times New Roman" w:eastAsia="宋体" w:hAnsi="Times New Roman" w:cs="Times New Roman" w:hint="eastAsia"/>
          <w:sz w:val="24"/>
          <w:szCs w:val="24"/>
        </w:rPr>
        <w:t>P</w:t>
      </w:r>
      <w:proofErr w:type="gramStart"/>
      <w:r w:rsidR="00DB7518" w:rsidRPr="00747131">
        <w:rPr>
          <w:rFonts w:ascii="Times New Roman" w:eastAsia="宋体" w:hAnsi="Times New Roman" w:cs="Times New Roman" w:hint="eastAsia"/>
          <w:sz w:val="24"/>
          <w:szCs w:val="24"/>
        </w:rPr>
        <w:t>个</w:t>
      </w:r>
      <w:proofErr w:type="gramEnd"/>
      <w:r w:rsidR="00DB7518" w:rsidRPr="00747131">
        <w:rPr>
          <w:rFonts w:ascii="Times New Roman" w:eastAsia="宋体" w:hAnsi="Times New Roman" w:cs="Times New Roman" w:hint="eastAsia"/>
          <w:sz w:val="24"/>
          <w:szCs w:val="24"/>
        </w:rPr>
        <w:t>指令中各指令编码为语义向量，得到所述</w:t>
      </w:r>
      <w:r w:rsidR="00DB7518" w:rsidRPr="00747131">
        <w:rPr>
          <w:rFonts w:ascii="Times New Roman" w:eastAsia="宋体" w:hAnsi="Times New Roman" w:cs="Times New Roman" w:hint="eastAsia"/>
          <w:sz w:val="24"/>
          <w:szCs w:val="24"/>
        </w:rPr>
        <w:t>P</w:t>
      </w:r>
      <w:proofErr w:type="gramStart"/>
      <w:r w:rsidR="00DB7518" w:rsidRPr="00747131">
        <w:rPr>
          <w:rFonts w:ascii="Times New Roman" w:eastAsia="宋体" w:hAnsi="Times New Roman" w:cs="Times New Roman" w:hint="eastAsia"/>
          <w:sz w:val="24"/>
          <w:szCs w:val="24"/>
        </w:rPr>
        <w:t>个</w:t>
      </w:r>
      <w:proofErr w:type="gramEnd"/>
      <w:r w:rsidR="00DB7518" w:rsidRPr="00747131">
        <w:rPr>
          <w:rFonts w:ascii="Times New Roman" w:eastAsia="宋体" w:hAnsi="Times New Roman" w:cs="Times New Roman" w:hint="eastAsia"/>
          <w:sz w:val="24"/>
          <w:szCs w:val="24"/>
        </w:rPr>
        <w:t>指令各自的指令向量；将所述</w:t>
      </w:r>
      <w:r w:rsidR="00DB7518" w:rsidRPr="00747131">
        <w:rPr>
          <w:rFonts w:ascii="Times New Roman" w:eastAsia="宋体" w:hAnsi="Times New Roman" w:cs="Times New Roman" w:hint="eastAsia"/>
          <w:sz w:val="24"/>
          <w:szCs w:val="24"/>
        </w:rPr>
        <w:t>P</w:t>
      </w:r>
      <w:proofErr w:type="gramStart"/>
      <w:r w:rsidR="00DB7518" w:rsidRPr="00747131">
        <w:rPr>
          <w:rFonts w:ascii="Times New Roman" w:eastAsia="宋体" w:hAnsi="Times New Roman" w:cs="Times New Roman" w:hint="eastAsia"/>
          <w:sz w:val="24"/>
          <w:szCs w:val="24"/>
        </w:rPr>
        <w:t>个</w:t>
      </w:r>
      <w:proofErr w:type="gramEnd"/>
      <w:r w:rsidR="00DB7518" w:rsidRPr="00747131">
        <w:rPr>
          <w:rFonts w:ascii="Times New Roman" w:eastAsia="宋体" w:hAnsi="Times New Roman" w:cs="Times New Roman" w:hint="eastAsia"/>
          <w:sz w:val="24"/>
          <w:szCs w:val="24"/>
        </w:rPr>
        <w:t>指令对应的</w:t>
      </w:r>
      <w:r w:rsidR="00DB7518" w:rsidRPr="00747131">
        <w:rPr>
          <w:rFonts w:ascii="Times New Roman" w:eastAsia="宋体" w:hAnsi="Times New Roman" w:cs="Times New Roman" w:hint="eastAsia"/>
          <w:sz w:val="24"/>
          <w:szCs w:val="24"/>
        </w:rPr>
        <w:t>P</w:t>
      </w:r>
      <w:proofErr w:type="gramStart"/>
      <w:r w:rsidR="00DB7518" w:rsidRPr="00747131">
        <w:rPr>
          <w:rFonts w:ascii="Times New Roman" w:eastAsia="宋体" w:hAnsi="Times New Roman" w:cs="Times New Roman" w:hint="eastAsia"/>
          <w:sz w:val="24"/>
          <w:szCs w:val="24"/>
        </w:rPr>
        <w:t>个</w:t>
      </w:r>
      <w:proofErr w:type="gramEnd"/>
      <w:r w:rsidR="00DB7518" w:rsidRPr="00747131">
        <w:rPr>
          <w:rFonts w:ascii="Times New Roman" w:eastAsia="宋体" w:hAnsi="Times New Roman" w:cs="Times New Roman" w:hint="eastAsia"/>
          <w:sz w:val="24"/>
          <w:szCs w:val="24"/>
        </w:rPr>
        <w:t>指令向量存储于</w:t>
      </w:r>
      <w:r w:rsidR="00DB7518" w:rsidRPr="00747131">
        <w:rPr>
          <w:rFonts w:ascii="Times New Roman" w:hAnsi="Times New Roman" w:cs="Times New Roman"/>
          <w:sz w:val="24"/>
          <w:szCs w:val="24"/>
        </w:rPr>
        <w:t>近似最近邻检索引擎</w:t>
      </w:r>
      <w:r w:rsidR="00DB7518" w:rsidRPr="00747131">
        <w:rPr>
          <w:rFonts w:ascii="Times New Roman" w:hAnsi="Times New Roman" w:cs="Times New Roman" w:hint="eastAsia"/>
          <w:sz w:val="24"/>
          <w:szCs w:val="24"/>
        </w:rPr>
        <w:t>，得到所述第一索引。</w:t>
      </w:r>
      <w:r w:rsidRPr="00747131">
        <w:rPr>
          <w:rFonts w:ascii="Times New Roman" w:hAnsi="Times New Roman" w:cs="Times New Roman" w:hint="eastAsia"/>
          <w:sz w:val="24"/>
          <w:szCs w:val="24"/>
        </w:rPr>
        <w:t>本实施例的具体实现原理</w:t>
      </w:r>
      <w:r w:rsidR="00957820" w:rsidRPr="00747131">
        <w:rPr>
          <w:rFonts w:ascii="Times New Roman" w:hAnsi="Times New Roman" w:cs="Times New Roman" w:hint="eastAsia"/>
          <w:sz w:val="24"/>
          <w:szCs w:val="24"/>
        </w:rPr>
        <w:t>，</w:t>
      </w:r>
      <w:r w:rsidRPr="00747131">
        <w:rPr>
          <w:rFonts w:ascii="Times New Roman" w:hAnsi="Times New Roman" w:cs="Times New Roman" w:hint="eastAsia"/>
          <w:sz w:val="24"/>
          <w:szCs w:val="24"/>
        </w:rPr>
        <w:t>可以参见</w:t>
      </w:r>
      <w:r w:rsidRPr="00747131">
        <w:rPr>
          <w:rFonts w:ascii="Times New Roman" w:hAnsi="Times New Roman" w:cs="Times New Roman" w:hint="eastAsia"/>
          <w:sz w:val="24"/>
          <w:szCs w:val="24"/>
        </w:rPr>
        <w:t>S</w:t>
      </w:r>
      <w:r w:rsidRPr="00747131">
        <w:rPr>
          <w:rFonts w:ascii="Times New Roman" w:hAnsi="Times New Roman" w:cs="Times New Roman"/>
          <w:sz w:val="24"/>
          <w:szCs w:val="24"/>
        </w:rPr>
        <w:t>501-S503</w:t>
      </w:r>
      <w:r w:rsidRPr="00747131">
        <w:rPr>
          <w:rFonts w:ascii="Times New Roman" w:hAnsi="Times New Roman" w:cs="Times New Roman" w:hint="eastAsia"/>
          <w:sz w:val="24"/>
          <w:szCs w:val="24"/>
        </w:rPr>
        <w:t>所示实施例的具体实现原理</w:t>
      </w:r>
      <w:r w:rsidR="00957820" w:rsidRPr="00747131">
        <w:rPr>
          <w:rFonts w:ascii="Times New Roman" w:hAnsi="Times New Roman" w:cs="Times New Roman" w:hint="eastAsia"/>
          <w:sz w:val="24"/>
          <w:szCs w:val="24"/>
        </w:rPr>
        <w:t>，也可以参见</w:t>
      </w:r>
      <w:r w:rsidR="00957820" w:rsidRPr="00747131">
        <w:rPr>
          <w:rFonts w:ascii="Times New Roman" w:hAnsi="Times New Roman" w:cs="Times New Roman" w:hint="eastAsia"/>
          <w:sz w:val="24"/>
          <w:szCs w:val="24"/>
        </w:rPr>
        <w:t>S</w:t>
      </w:r>
      <w:r w:rsidR="00957820" w:rsidRPr="00747131">
        <w:rPr>
          <w:rFonts w:ascii="Times New Roman" w:hAnsi="Times New Roman" w:cs="Times New Roman"/>
          <w:sz w:val="24"/>
          <w:szCs w:val="24"/>
        </w:rPr>
        <w:t>501-S504</w:t>
      </w:r>
      <w:r w:rsidR="00957820" w:rsidRPr="00747131">
        <w:rPr>
          <w:rFonts w:ascii="Times New Roman" w:hAnsi="Times New Roman" w:cs="Times New Roman" w:hint="eastAsia"/>
          <w:sz w:val="24"/>
          <w:szCs w:val="24"/>
        </w:rPr>
        <w:t>所示实施例的具体实现原理</w:t>
      </w:r>
      <w:r w:rsidRPr="00747131">
        <w:rPr>
          <w:rFonts w:ascii="Times New Roman" w:hAnsi="Times New Roman" w:cs="Times New Roman" w:hint="eastAsia"/>
          <w:sz w:val="24"/>
          <w:szCs w:val="24"/>
        </w:rPr>
        <w:t>。</w:t>
      </w:r>
    </w:p>
    <w:p w14:paraId="7759F628" w14:textId="09BBAF46" w:rsidR="002C65DC" w:rsidRPr="00747131" w:rsidRDefault="002C65DC" w:rsidP="00DB7518">
      <w:pPr>
        <w:spacing w:line="360" w:lineRule="exact"/>
        <w:ind w:firstLine="480"/>
        <w:rPr>
          <w:rFonts w:ascii="Times New Roman" w:eastAsia="宋体" w:hAnsi="Times New Roman" w:cs="Times New Roman"/>
          <w:sz w:val="24"/>
          <w:szCs w:val="24"/>
        </w:rPr>
      </w:pPr>
      <w:r w:rsidRPr="00747131">
        <w:rPr>
          <w:rFonts w:ascii="Times New Roman" w:hAnsi="Times New Roman" w:cs="Times New Roman" w:hint="eastAsia"/>
          <w:sz w:val="24"/>
          <w:szCs w:val="24"/>
        </w:rPr>
        <w:t>这样，可以实现第一索引的构建，以便于后续</w:t>
      </w:r>
      <w:proofErr w:type="gramStart"/>
      <w:r w:rsidRPr="00747131">
        <w:rPr>
          <w:rFonts w:ascii="Times New Roman" w:hAnsi="Times New Roman" w:cs="Times New Roman" w:hint="eastAsia"/>
          <w:sz w:val="24"/>
          <w:szCs w:val="24"/>
        </w:rPr>
        <w:t>基于第一</w:t>
      </w:r>
      <w:proofErr w:type="gramEnd"/>
      <w:r w:rsidRPr="00747131">
        <w:rPr>
          <w:rFonts w:ascii="Times New Roman" w:hAnsi="Times New Roman" w:cs="Times New Roman" w:hint="eastAsia"/>
          <w:sz w:val="24"/>
          <w:szCs w:val="24"/>
        </w:rPr>
        <w:t>索引，确定出工具与查询内容在语义维度上的相似度，以便于实现与查询内容相关性较高的工具的召回。</w:t>
      </w:r>
    </w:p>
    <w:p w14:paraId="71B871E8" w14:textId="41A43D76" w:rsidR="00DB7518" w:rsidRPr="00747131" w:rsidRDefault="002C65DC" w:rsidP="00DB7518">
      <w:pPr>
        <w:spacing w:line="360" w:lineRule="exact"/>
        <w:ind w:firstLine="480"/>
        <w:rPr>
          <w:rFonts w:ascii="Times New Roman" w:hAnsi="Times New Roman" w:cs="Times New Roman"/>
          <w:sz w:val="24"/>
          <w:szCs w:val="24"/>
        </w:rPr>
      </w:pPr>
      <w:r w:rsidRPr="00747131">
        <w:rPr>
          <w:rFonts w:ascii="Times New Roman" w:eastAsia="宋体" w:hAnsi="Times New Roman" w:cs="Times New Roman" w:hint="eastAsia"/>
          <w:sz w:val="24"/>
          <w:szCs w:val="24"/>
        </w:rPr>
        <w:t>可选地，</w:t>
      </w:r>
      <w:r w:rsidR="00DB7518" w:rsidRPr="00747131">
        <w:rPr>
          <w:rFonts w:ascii="Times New Roman" w:eastAsia="宋体" w:hAnsi="Times New Roman" w:cs="Times New Roman" w:hint="eastAsia"/>
          <w:sz w:val="24"/>
          <w:szCs w:val="24"/>
        </w:rPr>
        <w:t>所述第一索引</w:t>
      </w:r>
      <w:proofErr w:type="gramStart"/>
      <w:r w:rsidR="00DB7518" w:rsidRPr="00747131">
        <w:rPr>
          <w:rFonts w:ascii="Times New Roman" w:eastAsia="宋体" w:hAnsi="Times New Roman" w:cs="Times New Roman" w:hint="eastAsia"/>
          <w:sz w:val="24"/>
          <w:szCs w:val="24"/>
        </w:rPr>
        <w:t>为</w:t>
      </w:r>
      <w:r w:rsidR="00DB7518" w:rsidRPr="00747131">
        <w:rPr>
          <w:rFonts w:ascii="Times New Roman" w:hAnsi="Times New Roman" w:cs="Times New Roman" w:hint="eastAsia"/>
          <w:sz w:val="24"/>
          <w:szCs w:val="24"/>
        </w:rPr>
        <w:t>脸书人工智能</w:t>
      </w:r>
      <w:proofErr w:type="gramEnd"/>
      <w:r w:rsidR="00DB7518" w:rsidRPr="00747131">
        <w:rPr>
          <w:rFonts w:ascii="Times New Roman" w:hAnsi="Times New Roman" w:cs="Times New Roman" w:hint="eastAsia"/>
          <w:sz w:val="24"/>
          <w:szCs w:val="24"/>
        </w:rPr>
        <w:t>相似性搜索索引</w:t>
      </w:r>
      <w:r w:rsidRPr="00747131">
        <w:rPr>
          <w:rFonts w:ascii="Times New Roman" w:hAnsi="Times New Roman" w:cs="Times New Roman" w:hint="eastAsia"/>
          <w:sz w:val="24"/>
          <w:szCs w:val="24"/>
        </w:rPr>
        <w:t>，以便于基于</w:t>
      </w:r>
      <w:r w:rsidRPr="00747131">
        <w:rPr>
          <w:rFonts w:ascii="Times New Roman" w:hAnsi="Times New Roman" w:cs="Times New Roman" w:hint="eastAsia"/>
          <w:sz w:val="24"/>
          <w:szCs w:val="24"/>
        </w:rPr>
        <w:t>F</w:t>
      </w:r>
      <w:r w:rsidRPr="00747131">
        <w:rPr>
          <w:rFonts w:ascii="Times New Roman" w:hAnsi="Times New Roman" w:cs="Times New Roman"/>
          <w:sz w:val="24"/>
          <w:szCs w:val="24"/>
        </w:rPr>
        <w:t>AISS</w:t>
      </w:r>
      <w:r w:rsidRPr="00747131">
        <w:rPr>
          <w:rFonts w:ascii="Times New Roman" w:hAnsi="Times New Roman" w:cs="Times New Roman" w:hint="eastAsia"/>
          <w:sz w:val="24"/>
          <w:szCs w:val="24"/>
        </w:rPr>
        <w:t>索引确定出工具与查询内容在语义维度上的相似度</w:t>
      </w:r>
      <w:r w:rsidR="00DB7518" w:rsidRPr="00747131">
        <w:rPr>
          <w:rFonts w:ascii="Times New Roman" w:hAnsi="Times New Roman" w:cs="Times New Roman" w:hint="eastAsia"/>
          <w:sz w:val="24"/>
          <w:szCs w:val="24"/>
        </w:rPr>
        <w:t>。</w:t>
      </w:r>
    </w:p>
    <w:p w14:paraId="4BC1C0AD" w14:textId="6192EC33" w:rsidR="00DB7518" w:rsidRPr="00747131" w:rsidRDefault="002C65DC" w:rsidP="00DB7518">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可选地，</w:t>
      </w:r>
      <w:r w:rsidR="00DB7518" w:rsidRPr="00747131">
        <w:rPr>
          <w:rFonts w:ascii="Times New Roman" w:eastAsia="宋体" w:hAnsi="Times New Roman" w:cs="Times New Roman" w:hint="eastAsia"/>
          <w:sz w:val="24"/>
          <w:szCs w:val="24"/>
        </w:rPr>
        <w:t>第二索引包含多个关键词各自与所述工具文档的对应关系；所述第二数组是基于所述第二索引，采用</w:t>
      </w:r>
      <w:r w:rsidR="00DB7518" w:rsidRPr="00747131">
        <w:rPr>
          <w:rFonts w:ascii="Times New Roman" w:hAnsi="Times New Roman" w:cs="Times New Roman" w:hint="eastAsia"/>
          <w:sz w:val="24"/>
          <w:szCs w:val="24"/>
        </w:rPr>
        <w:t>稀疏检索算法</w:t>
      </w:r>
      <w:r w:rsidR="00DB7518" w:rsidRPr="00747131">
        <w:rPr>
          <w:rFonts w:ascii="Times New Roman" w:eastAsia="宋体" w:hAnsi="Times New Roman" w:cs="Times New Roman" w:hint="eastAsia"/>
          <w:sz w:val="24"/>
          <w:szCs w:val="24"/>
        </w:rPr>
        <w:t>计算所述查询内容分别与所述多个工具各自的工具文档的关键词相关性分数得到的。</w:t>
      </w:r>
      <w:r w:rsidRPr="00747131">
        <w:rPr>
          <w:rFonts w:ascii="Times New Roman" w:eastAsia="宋体" w:hAnsi="Times New Roman" w:cs="Times New Roman" w:hint="eastAsia"/>
          <w:sz w:val="24"/>
          <w:szCs w:val="24"/>
        </w:rPr>
        <w:t>第二索引可以是图</w:t>
      </w:r>
      <w:r w:rsidRPr="00747131">
        <w:rPr>
          <w:rFonts w:ascii="Times New Roman" w:eastAsia="宋体" w:hAnsi="Times New Roman" w:cs="Times New Roman" w:hint="eastAsia"/>
          <w:sz w:val="24"/>
          <w:szCs w:val="24"/>
        </w:rPr>
        <w:t>5</w:t>
      </w:r>
      <w:r w:rsidRPr="00747131">
        <w:rPr>
          <w:rFonts w:ascii="Times New Roman" w:eastAsia="宋体" w:hAnsi="Times New Roman" w:cs="Times New Roman" w:hint="eastAsia"/>
          <w:sz w:val="24"/>
          <w:szCs w:val="24"/>
        </w:rPr>
        <w:t>或图</w:t>
      </w:r>
      <w:r w:rsidRPr="00747131">
        <w:rPr>
          <w:rFonts w:ascii="Times New Roman" w:eastAsia="宋体" w:hAnsi="Times New Roman" w:cs="Times New Roman" w:hint="eastAsia"/>
          <w:sz w:val="24"/>
          <w:szCs w:val="24"/>
        </w:rPr>
        <w:t>6</w:t>
      </w:r>
      <w:r w:rsidRPr="00747131">
        <w:rPr>
          <w:rFonts w:ascii="Times New Roman" w:eastAsia="宋体" w:hAnsi="Times New Roman" w:cs="Times New Roman" w:hint="eastAsia"/>
          <w:sz w:val="24"/>
          <w:szCs w:val="24"/>
        </w:rPr>
        <w:t>所示实施例中</w:t>
      </w:r>
      <w:r w:rsidRPr="00747131">
        <w:rPr>
          <w:rFonts w:ascii="Times New Roman" w:eastAsia="宋体" w:hAnsi="Times New Roman" w:cs="Times New Roman" w:hint="eastAsia"/>
          <w:sz w:val="24"/>
          <w:szCs w:val="24"/>
        </w:rPr>
        <w:lastRenderedPageBreak/>
        <w:t>的</w:t>
      </w:r>
      <w:r w:rsidRPr="00747131">
        <w:rPr>
          <w:rFonts w:ascii="Times New Roman" w:eastAsia="宋体" w:hAnsi="Times New Roman" w:cs="Times New Roman" w:hint="eastAsia"/>
          <w:sz w:val="24"/>
          <w:szCs w:val="24"/>
        </w:rPr>
        <w:t>B</w:t>
      </w:r>
      <w:r w:rsidRPr="00747131">
        <w:rPr>
          <w:rFonts w:ascii="Times New Roman" w:eastAsia="宋体" w:hAnsi="Times New Roman" w:cs="Times New Roman"/>
          <w:sz w:val="24"/>
          <w:szCs w:val="24"/>
        </w:rPr>
        <w:t>M25</w:t>
      </w:r>
      <w:r w:rsidRPr="00747131">
        <w:rPr>
          <w:rFonts w:ascii="Times New Roman" w:eastAsia="宋体" w:hAnsi="Times New Roman" w:cs="Times New Roman" w:hint="eastAsia"/>
          <w:sz w:val="24"/>
          <w:szCs w:val="24"/>
        </w:rPr>
        <w:t>索引。</w:t>
      </w:r>
    </w:p>
    <w:p w14:paraId="38A4C8F7" w14:textId="27E8B684" w:rsidR="002C65DC" w:rsidRPr="00747131" w:rsidRDefault="002C65DC" w:rsidP="00DB7518">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这样，基于所述第二索引，采用</w:t>
      </w:r>
      <w:r w:rsidRPr="00747131">
        <w:rPr>
          <w:rFonts w:ascii="Times New Roman" w:hAnsi="Times New Roman" w:cs="Times New Roman" w:hint="eastAsia"/>
          <w:sz w:val="24"/>
          <w:szCs w:val="24"/>
        </w:rPr>
        <w:t>稀疏检索算法</w:t>
      </w:r>
      <w:r w:rsidRPr="00747131">
        <w:rPr>
          <w:rFonts w:ascii="Times New Roman" w:eastAsia="宋体" w:hAnsi="Times New Roman" w:cs="Times New Roman" w:hint="eastAsia"/>
          <w:sz w:val="24"/>
          <w:szCs w:val="24"/>
        </w:rPr>
        <w:t>计算所述查询内容分别与所述多个工具各自的工具文档的关键词相关性分数，实现确定出工具与查询内容在关键词维度上的相似度，以便于</w:t>
      </w:r>
      <w:proofErr w:type="gramStart"/>
      <w:r w:rsidRPr="00747131">
        <w:rPr>
          <w:rFonts w:ascii="Times New Roman" w:eastAsia="宋体" w:hAnsi="Times New Roman" w:cs="Times New Roman" w:hint="eastAsia"/>
          <w:sz w:val="24"/>
          <w:szCs w:val="24"/>
        </w:rPr>
        <w:t>基于第二</w:t>
      </w:r>
      <w:proofErr w:type="gramEnd"/>
      <w:r w:rsidRPr="00747131">
        <w:rPr>
          <w:rFonts w:ascii="Times New Roman" w:eastAsia="宋体" w:hAnsi="Times New Roman" w:cs="Times New Roman" w:hint="eastAsia"/>
          <w:sz w:val="24"/>
          <w:szCs w:val="24"/>
        </w:rPr>
        <w:t>数组实现</w:t>
      </w:r>
      <w:r w:rsidRPr="00747131">
        <w:rPr>
          <w:rFonts w:ascii="Times New Roman" w:hAnsi="Times New Roman" w:cs="Times New Roman" w:hint="eastAsia"/>
          <w:sz w:val="24"/>
          <w:szCs w:val="24"/>
        </w:rPr>
        <w:t>与查询内容相关性较高的工具的召回。</w:t>
      </w:r>
    </w:p>
    <w:p w14:paraId="1935D697" w14:textId="6C158C80" w:rsidR="00DB7518" w:rsidRPr="00747131" w:rsidRDefault="002C65DC" w:rsidP="00DB7518">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可选地，</w:t>
      </w:r>
      <w:r w:rsidR="00DB7518" w:rsidRPr="00747131">
        <w:rPr>
          <w:rFonts w:ascii="Times New Roman" w:eastAsia="宋体" w:hAnsi="Times New Roman" w:cs="Times New Roman" w:hint="eastAsia"/>
          <w:sz w:val="24"/>
          <w:szCs w:val="24"/>
        </w:rPr>
        <w:t>所述第二索引为所述多个工具对应的倒排索引，所述第二索引是通过如下方式构建的：基于训练数据和所述指令与工具的对应关系，确定所述多个工具各自的工具文档，所述训练数据包括多个指令，所述工具文档包括所述工具对应的至少一个指令；采用分词工具对所述多个工具各自的工具文档进行分词处理，得到包含所述多个工具各自的工具文档对应的关键词的语料库；基于所述语料库和所述稀疏检索算法，构建所述多个工具对应的倒排索引。</w:t>
      </w:r>
      <w:r w:rsidR="00957820" w:rsidRPr="00747131">
        <w:rPr>
          <w:rFonts w:ascii="Times New Roman" w:eastAsia="宋体" w:hAnsi="Times New Roman" w:cs="Times New Roman" w:hint="eastAsia"/>
          <w:sz w:val="24"/>
          <w:szCs w:val="24"/>
        </w:rPr>
        <w:t>本实施例的具体实现原理可以参见</w:t>
      </w:r>
      <w:r w:rsidR="00957820" w:rsidRPr="00747131">
        <w:rPr>
          <w:rFonts w:ascii="Times New Roman" w:eastAsia="宋体" w:hAnsi="Times New Roman" w:cs="Times New Roman" w:hint="eastAsia"/>
          <w:sz w:val="24"/>
          <w:szCs w:val="24"/>
        </w:rPr>
        <w:t>S</w:t>
      </w:r>
      <w:r w:rsidR="00957820" w:rsidRPr="00747131">
        <w:rPr>
          <w:rFonts w:ascii="Times New Roman" w:eastAsia="宋体" w:hAnsi="Times New Roman" w:cs="Times New Roman"/>
          <w:sz w:val="24"/>
          <w:szCs w:val="24"/>
        </w:rPr>
        <w:t>505-S506</w:t>
      </w:r>
      <w:r w:rsidR="00957820" w:rsidRPr="00747131">
        <w:rPr>
          <w:rFonts w:ascii="Times New Roman" w:eastAsia="宋体" w:hAnsi="Times New Roman" w:cs="Times New Roman" w:hint="eastAsia"/>
          <w:sz w:val="24"/>
          <w:szCs w:val="24"/>
        </w:rPr>
        <w:t>的具体实现原理，也可以参见</w:t>
      </w:r>
      <w:r w:rsidR="00957820" w:rsidRPr="00747131">
        <w:rPr>
          <w:rFonts w:ascii="Times New Roman" w:eastAsia="宋体" w:hAnsi="Times New Roman" w:cs="Times New Roman" w:hint="eastAsia"/>
          <w:sz w:val="24"/>
          <w:szCs w:val="24"/>
        </w:rPr>
        <w:t>S</w:t>
      </w:r>
      <w:r w:rsidR="00957820" w:rsidRPr="00747131">
        <w:rPr>
          <w:rFonts w:ascii="Times New Roman" w:eastAsia="宋体" w:hAnsi="Times New Roman" w:cs="Times New Roman"/>
          <w:sz w:val="24"/>
          <w:szCs w:val="24"/>
        </w:rPr>
        <w:t>505-S507</w:t>
      </w:r>
      <w:r w:rsidR="00957820" w:rsidRPr="00747131">
        <w:rPr>
          <w:rFonts w:ascii="Times New Roman" w:eastAsia="宋体" w:hAnsi="Times New Roman" w:cs="Times New Roman" w:hint="eastAsia"/>
          <w:sz w:val="24"/>
          <w:szCs w:val="24"/>
        </w:rPr>
        <w:t>的具体实现原理。其中，多个工具对应的倒排索引可以参见</w:t>
      </w:r>
      <w:r w:rsidR="00957820" w:rsidRPr="00747131">
        <w:rPr>
          <w:rFonts w:ascii="Times New Roman" w:eastAsia="宋体" w:hAnsi="Times New Roman" w:cs="Times New Roman"/>
          <w:sz w:val="24"/>
          <w:szCs w:val="24"/>
        </w:rPr>
        <w:t>S506</w:t>
      </w:r>
      <w:r w:rsidR="00957820" w:rsidRPr="00747131">
        <w:rPr>
          <w:rFonts w:ascii="Times New Roman" w:eastAsia="宋体" w:hAnsi="Times New Roman" w:cs="Times New Roman" w:hint="eastAsia"/>
          <w:sz w:val="24"/>
          <w:szCs w:val="24"/>
        </w:rPr>
        <w:t>中</w:t>
      </w:r>
      <w:r w:rsidR="00957820" w:rsidRPr="00747131">
        <w:rPr>
          <w:rFonts w:ascii="Times New Roman" w:hAnsi="Times New Roman" w:cs="Times New Roman"/>
          <w:sz w:val="24"/>
          <w:szCs w:val="24"/>
        </w:rPr>
        <w:t>为整个工具库构建倒排索引</w:t>
      </w:r>
      <w:r w:rsidR="00957820" w:rsidRPr="00747131">
        <w:rPr>
          <w:rFonts w:ascii="Times New Roman" w:hAnsi="Times New Roman" w:cs="Times New Roman" w:hint="eastAsia"/>
          <w:sz w:val="24"/>
          <w:szCs w:val="24"/>
        </w:rPr>
        <w:t>。</w:t>
      </w:r>
    </w:p>
    <w:p w14:paraId="398144CD" w14:textId="53E3FAB3" w:rsidR="002C65DC" w:rsidRPr="00747131" w:rsidRDefault="002C65DC" w:rsidP="00DB7518">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这样，实现第二索引的构建，以便于基于所述第二索引，确定出工具与查询内容在关键词维度上的相似度。</w:t>
      </w:r>
    </w:p>
    <w:p w14:paraId="41762058" w14:textId="3A299896" w:rsidR="00DB7518" w:rsidRPr="00747131" w:rsidRDefault="00957820" w:rsidP="00DB7518">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可选地，</w:t>
      </w:r>
      <w:r w:rsidR="00DB7518" w:rsidRPr="00747131">
        <w:rPr>
          <w:rFonts w:ascii="Times New Roman" w:eastAsia="宋体" w:hAnsi="Times New Roman" w:cs="Times New Roman" w:hint="eastAsia"/>
          <w:sz w:val="24"/>
          <w:szCs w:val="24"/>
        </w:rPr>
        <w:t>所述第二索引为</w:t>
      </w:r>
      <w:r w:rsidR="00DB7518" w:rsidRPr="00747131">
        <w:rPr>
          <w:rFonts w:ascii="Times New Roman" w:hAnsi="Times New Roman" w:cs="Times New Roman"/>
          <w:sz w:val="24"/>
          <w:szCs w:val="24"/>
        </w:rPr>
        <w:t>最佳匹配</w:t>
      </w:r>
      <w:r w:rsidR="00DB7518" w:rsidRPr="00747131">
        <w:rPr>
          <w:rFonts w:ascii="Times New Roman" w:hAnsi="Times New Roman" w:cs="Times New Roman"/>
          <w:sz w:val="24"/>
          <w:szCs w:val="24"/>
        </w:rPr>
        <w:t>25</w:t>
      </w:r>
      <w:r w:rsidR="00DB7518" w:rsidRPr="00747131">
        <w:rPr>
          <w:rFonts w:ascii="Times New Roman" w:hAnsi="Times New Roman" w:cs="Times New Roman" w:hint="eastAsia"/>
          <w:sz w:val="24"/>
          <w:szCs w:val="24"/>
        </w:rPr>
        <w:t>索引</w:t>
      </w:r>
      <w:r w:rsidRPr="00747131">
        <w:rPr>
          <w:rFonts w:ascii="Times New Roman" w:hAnsi="Times New Roman" w:cs="Times New Roman" w:hint="eastAsia"/>
          <w:sz w:val="24"/>
          <w:szCs w:val="24"/>
        </w:rPr>
        <w:t>，以便于基于</w:t>
      </w:r>
      <w:r w:rsidRPr="00747131">
        <w:rPr>
          <w:rFonts w:ascii="Times New Roman" w:hAnsi="Times New Roman" w:cs="Times New Roman" w:hint="eastAsia"/>
          <w:sz w:val="24"/>
          <w:szCs w:val="24"/>
        </w:rPr>
        <w:t>B</w:t>
      </w:r>
      <w:r w:rsidRPr="00747131">
        <w:rPr>
          <w:rFonts w:ascii="Times New Roman" w:hAnsi="Times New Roman" w:cs="Times New Roman"/>
          <w:sz w:val="24"/>
          <w:szCs w:val="24"/>
        </w:rPr>
        <w:t>M25</w:t>
      </w:r>
      <w:r w:rsidRPr="00747131">
        <w:rPr>
          <w:rFonts w:ascii="Times New Roman" w:hAnsi="Times New Roman" w:cs="Times New Roman" w:hint="eastAsia"/>
          <w:sz w:val="24"/>
          <w:szCs w:val="24"/>
        </w:rPr>
        <w:t>索引，</w:t>
      </w:r>
      <w:r w:rsidRPr="00747131">
        <w:rPr>
          <w:rFonts w:ascii="Times New Roman" w:eastAsia="宋体" w:hAnsi="Times New Roman" w:cs="Times New Roman" w:hint="eastAsia"/>
          <w:sz w:val="24"/>
          <w:szCs w:val="24"/>
        </w:rPr>
        <w:t>确定出工具与查询内容在关键词维度上的相似度</w:t>
      </w:r>
      <w:r w:rsidR="00DB7518" w:rsidRPr="00747131">
        <w:rPr>
          <w:rFonts w:ascii="Times New Roman" w:hAnsi="Times New Roman" w:cs="Times New Roman" w:hint="eastAsia"/>
          <w:sz w:val="24"/>
          <w:szCs w:val="24"/>
        </w:rPr>
        <w:t>。</w:t>
      </w:r>
    </w:p>
    <w:p w14:paraId="4AEC0C2A" w14:textId="44669F73" w:rsidR="00DB7518" w:rsidRPr="00747131" w:rsidRDefault="00957820" w:rsidP="00DB7518">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可选地，</w:t>
      </w:r>
      <w:r w:rsidR="00DB7518" w:rsidRPr="00747131">
        <w:rPr>
          <w:rFonts w:ascii="Times New Roman" w:eastAsia="宋体" w:hAnsi="Times New Roman" w:cs="Times New Roman" w:hint="eastAsia"/>
          <w:sz w:val="24"/>
          <w:szCs w:val="24"/>
        </w:rPr>
        <w:t>所述对所述第一数组和所述第二数组中对应工具的分数进行融合处理，得到所述多个工具各自的第三分数，包括：采用第一权重和第二权重，对所述多个工具中第</w:t>
      </w:r>
      <w:r w:rsidR="00DB7518" w:rsidRPr="00747131">
        <w:rPr>
          <w:rFonts w:ascii="Times New Roman" w:eastAsia="宋体" w:hAnsi="Times New Roman" w:cs="Times New Roman" w:hint="eastAsia"/>
          <w:sz w:val="24"/>
          <w:szCs w:val="24"/>
        </w:rPr>
        <w:t>i</w:t>
      </w:r>
      <w:proofErr w:type="gramStart"/>
      <w:r w:rsidR="00DB7518" w:rsidRPr="00747131">
        <w:rPr>
          <w:rFonts w:ascii="Times New Roman" w:eastAsia="宋体" w:hAnsi="Times New Roman" w:cs="Times New Roman" w:hint="eastAsia"/>
          <w:sz w:val="24"/>
          <w:szCs w:val="24"/>
        </w:rPr>
        <w:t>个</w:t>
      </w:r>
      <w:proofErr w:type="gramEnd"/>
      <w:r w:rsidR="00DB7518" w:rsidRPr="00747131">
        <w:rPr>
          <w:rFonts w:ascii="Times New Roman" w:eastAsia="宋体" w:hAnsi="Times New Roman" w:cs="Times New Roman" w:hint="eastAsia"/>
          <w:sz w:val="24"/>
          <w:szCs w:val="24"/>
        </w:rPr>
        <w:t>工具的所述第一分数和所述第</w:t>
      </w:r>
      <w:r w:rsidR="00DB7518" w:rsidRPr="00747131">
        <w:rPr>
          <w:rFonts w:ascii="Times New Roman" w:eastAsia="宋体" w:hAnsi="Times New Roman" w:cs="Times New Roman" w:hint="eastAsia"/>
          <w:sz w:val="24"/>
          <w:szCs w:val="24"/>
        </w:rPr>
        <w:t>i</w:t>
      </w:r>
      <w:proofErr w:type="gramStart"/>
      <w:r w:rsidR="00DB7518" w:rsidRPr="00747131">
        <w:rPr>
          <w:rFonts w:ascii="Times New Roman" w:eastAsia="宋体" w:hAnsi="Times New Roman" w:cs="Times New Roman" w:hint="eastAsia"/>
          <w:sz w:val="24"/>
          <w:szCs w:val="24"/>
        </w:rPr>
        <w:t>个</w:t>
      </w:r>
      <w:proofErr w:type="gramEnd"/>
      <w:r w:rsidR="00DB7518" w:rsidRPr="00747131">
        <w:rPr>
          <w:rFonts w:ascii="Times New Roman" w:eastAsia="宋体" w:hAnsi="Times New Roman" w:cs="Times New Roman" w:hint="eastAsia"/>
          <w:sz w:val="24"/>
          <w:szCs w:val="24"/>
        </w:rPr>
        <w:t>工具的所述第二分数进行加权计算，得到所述第</w:t>
      </w:r>
      <w:r w:rsidR="00DB7518" w:rsidRPr="00747131">
        <w:rPr>
          <w:rFonts w:ascii="Times New Roman" w:eastAsia="宋体" w:hAnsi="Times New Roman" w:cs="Times New Roman" w:hint="eastAsia"/>
          <w:sz w:val="24"/>
          <w:szCs w:val="24"/>
        </w:rPr>
        <w:t>i</w:t>
      </w:r>
      <w:proofErr w:type="gramStart"/>
      <w:r w:rsidR="00DB7518" w:rsidRPr="00747131">
        <w:rPr>
          <w:rFonts w:ascii="Times New Roman" w:eastAsia="宋体" w:hAnsi="Times New Roman" w:cs="Times New Roman" w:hint="eastAsia"/>
          <w:sz w:val="24"/>
          <w:szCs w:val="24"/>
        </w:rPr>
        <w:t>个</w:t>
      </w:r>
      <w:proofErr w:type="gramEnd"/>
      <w:r w:rsidR="00DB7518" w:rsidRPr="00747131">
        <w:rPr>
          <w:rFonts w:ascii="Times New Roman" w:eastAsia="宋体" w:hAnsi="Times New Roman" w:cs="Times New Roman" w:hint="eastAsia"/>
          <w:sz w:val="24"/>
          <w:szCs w:val="24"/>
        </w:rPr>
        <w:t>工具的所述第三分数，所述第一权重与所述第一数组有关，所述第二权重与所述第二数组有关。</w:t>
      </w:r>
    </w:p>
    <w:p w14:paraId="2FFFC8A8" w14:textId="37960A83" w:rsidR="00957820" w:rsidRPr="00747131" w:rsidRDefault="00957820" w:rsidP="00DB7518">
      <w:pPr>
        <w:spacing w:line="360" w:lineRule="exact"/>
        <w:ind w:firstLine="480"/>
        <w:rPr>
          <w:rFonts w:ascii="Times New Roman" w:hAnsi="Times New Roman" w:cs="Times New Roman"/>
          <w:sz w:val="24"/>
          <w:szCs w:val="24"/>
        </w:rPr>
      </w:pPr>
      <w:r w:rsidRPr="00747131">
        <w:rPr>
          <w:rFonts w:ascii="Times New Roman" w:eastAsia="宋体" w:hAnsi="Times New Roman" w:cs="Times New Roman" w:hint="eastAsia"/>
          <w:sz w:val="24"/>
          <w:szCs w:val="24"/>
        </w:rPr>
        <w:t>示例性地，第一权重可以是</w:t>
      </w:r>
      <w:r w:rsidRPr="00747131">
        <w:rPr>
          <w:rFonts w:ascii="Times New Roman" w:hAnsi="Times New Roman" w:cs="Times New Roman" w:hint="eastAsia"/>
          <w:sz w:val="24"/>
          <w:szCs w:val="24"/>
        </w:rPr>
        <w:t>S</w:t>
      </w:r>
      <w:r w:rsidRPr="00747131">
        <w:rPr>
          <w:rFonts w:ascii="Times New Roman" w:hAnsi="Times New Roman" w:cs="Times New Roman"/>
          <w:sz w:val="24"/>
          <w:szCs w:val="24"/>
        </w:rPr>
        <w:t>608</w:t>
      </w:r>
      <w:r w:rsidRPr="00747131">
        <w:rPr>
          <w:rFonts w:ascii="Times New Roman" w:hAnsi="Times New Roman" w:cs="Times New Roman" w:hint="eastAsia"/>
          <w:sz w:val="24"/>
          <w:szCs w:val="24"/>
        </w:rPr>
        <w:t>所示的</w:t>
      </w:r>
      <w:r w:rsidRPr="00747131">
        <w:rPr>
          <w:rFonts w:ascii="Times New Roman" w:hAnsi="Times New Roman" w:cs="Times New Roman"/>
          <w:sz w:val="24"/>
          <w:szCs w:val="24"/>
        </w:rPr>
        <w:t>α</w:t>
      </w:r>
      <w:r w:rsidRPr="00747131">
        <w:rPr>
          <w:rFonts w:ascii="Times New Roman" w:hAnsi="Times New Roman" w:cs="Times New Roman" w:hint="eastAsia"/>
          <w:sz w:val="24"/>
          <w:szCs w:val="24"/>
        </w:rPr>
        <w:t>。</w:t>
      </w:r>
      <w:r w:rsidRPr="00747131">
        <w:rPr>
          <w:rFonts w:ascii="Times New Roman" w:eastAsia="宋体" w:hAnsi="Times New Roman" w:cs="Times New Roman" w:hint="eastAsia"/>
          <w:sz w:val="24"/>
          <w:szCs w:val="24"/>
        </w:rPr>
        <w:t>第二权重可以是</w:t>
      </w:r>
      <w:r w:rsidRPr="00747131">
        <w:rPr>
          <w:rFonts w:ascii="Times New Roman" w:hAnsi="Times New Roman" w:cs="Times New Roman" w:hint="eastAsia"/>
          <w:sz w:val="24"/>
          <w:szCs w:val="24"/>
        </w:rPr>
        <w:t>S</w:t>
      </w:r>
      <w:r w:rsidRPr="00747131">
        <w:rPr>
          <w:rFonts w:ascii="Times New Roman" w:hAnsi="Times New Roman" w:cs="Times New Roman"/>
          <w:sz w:val="24"/>
          <w:szCs w:val="24"/>
        </w:rPr>
        <w:t>608</w:t>
      </w:r>
      <w:r w:rsidRPr="00747131">
        <w:rPr>
          <w:rFonts w:ascii="Times New Roman" w:hAnsi="Times New Roman" w:cs="Times New Roman" w:hint="eastAsia"/>
          <w:sz w:val="24"/>
          <w:szCs w:val="24"/>
        </w:rPr>
        <w:t>所示的</w:t>
      </w:r>
      <w:r w:rsidRPr="00747131">
        <w:rPr>
          <w:rFonts w:ascii="Times New Roman" w:hAnsi="Times New Roman" w:cs="Times New Roman" w:hint="eastAsia"/>
          <w:sz w:val="24"/>
          <w:szCs w:val="24"/>
        </w:rPr>
        <w:t>1</w:t>
      </w:r>
      <w:r w:rsidRPr="00747131">
        <w:rPr>
          <w:rFonts w:ascii="Times New Roman" w:hAnsi="Times New Roman" w:cs="Times New Roman"/>
          <w:sz w:val="24"/>
          <w:szCs w:val="24"/>
        </w:rPr>
        <w:t>-α</w:t>
      </w:r>
      <w:r w:rsidRPr="00747131">
        <w:rPr>
          <w:rFonts w:ascii="Times New Roman" w:hAnsi="Times New Roman" w:cs="Times New Roman" w:hint="eastAsia"/>
          <w:sz w:val="24"/>
          <w:szCs w:val="24"/>
        </w:rPr>
        <w:t>。本实施例的具体实现原理，可以参见</w:t>
      </w:r>
      <w:r w:rsidRPr="00747131">
        <w:rPr>
          <w:rFonts w:ascii="Times New Roman" w:hAnsi="Times New Roman" w:cs="Times New Roman" w:hint="eastAsia"/>
          <w:sz w:val="24"/>
          <w:szCs w:val="24"/>
        </w:rPr>
        <w:t>S</w:t>
      </w:r>
      <w:r w:rsidRPr="00747131">
        <w:rPr>
          <w:rFonts w:ascii="Times New Roman" w:hAnsi="Times New Roman" w:cs="Times New Roman"/>
          <w:sz w:val="24"/>
          <w:szCs w:val="24"/>
        </w:rPr>
        <w:t>607-S608</w:t>
      </w:r>
      <w:r w:rsidRPr="00747131">
        <w:rPr>
          <w:rFonts w:ascii="Times New Roman" w:hAnsi="Times New Roman" w:cs="Times New Roman" w:hint="eastAsia"/>
          <w:sz w:val="24"/>
          <w:szCs w:val="24"/>
        </w:rPr>
        <w:t>所示实施例的具体实现原理。</w:t>
      </w:r>
    </w:p>
    <w:p w14:paraId="121E0322" w14:textId="4C42E8D9" w:rsidR="00957820" w:rsidRPr="00747131" w:rsidRDefault="00957820" w:rsidP="00DB7518">
      <w:pPr>
        <w:spacing w:line="360" w:lineRule="exact"/>
        <w:ind w:firstLine="480"/>
        <w:rPr>
          <w:rFonts w:ascii="Times New Roman" w:hAnsi="Times New Roman" w:cs="Times New Roman"/>
          <w:sz w:val="24"/>
          <w:szCs w:val="24"/>
        </w:rPr>
      </w:pPr>
      <w:r w:rsidRPr="00747131">
        <w:rPr>
          <w:rFonts w:ascii="Times New Roman" w:hAnsi="Times New Roman" w:cs="Times New Roman" w:hint="eastAsia"/>
          <w:sz w:val="24"/>
          <w:szCs w:val="24"/>
        </w:rPr>
        <w:t>这样，可以实现</w:t>
      </w:r>
      <w:proofErr w:type="gramStart"/>
      <w:r w:rsidRPr="00747131">
        <w:rPr>
          <w:rFonts w:ascii="Times New Roman" w:hAnsi="Times New Roman" w:cs="Times New Roman" w:hint="eastAsia"/>
          <w:sz w:val="24"/>
          <w:szCs w:val="24"/>
        </w:rPr>
        <w:t>基于第三</w:t>
      </w:r>
      <w:proofErr w:type="gramEnd"/>
      <w:r w:rsidRPr="00747131">
        <w:rPr>
          <w:rFonts w:ascii="Times New Roman" w:hAnsi="Times New Roman" w:cs="Times New Roman" w:hint="eastAsia"/>
          <w:sz w:val="24"/>
          <w:szCs w:val="24"/>
        </w:rPr>
        <w:t>分数从多个工具中召回部分工具，</w:t>
      </w:r>
      <w:r w:rsidRPr="00747131">
        <w:rPr>
          <w:rFonts w:ascii="Times New Roman" w:eastAsia="宋体" w:hAnsi="Times New Roman" w:cs="Times New Roman" w:hint="eastAsia"/>
          <w:sz w:val="24"/>
          <w:szCs w:val="24"/>
        </w:rPr>
        <w:t>采用第一权重和第二权重，对所述多个工具中第</w:t>
      </w:r>
      <w:r w:rsidRPr="00747131">
        <w:rPr>
          <w:rFonts w:ascii="Times New Roman" w:eastAsia="宋体" w:hAnsi="Times New Roman" w:cs="Times New Roman" w:hint="eastAsia"/>
          <w:sz w:val="24"/>
          <w:szCs w:val="24"/>
        </w:rPr>
        <w:t>i</w:t>
      </w:r>
      <w:proofErr w:type="gramStart"/>
      <w:r w:rsidRPr="00747131">
        <w:rPr>
          <w:rFonts w:ascii="Times New Roman" w:eastAsia="宋体" w:hAnsi="Times New Roman" w:cs="Times New Roman" w:hint="eastAsia"/>
          <w:sz w:val="24"/>
          <w:szCs w:val="24"/>
        </w:rPr>
        <w:t>个</w:t>
      </w:r>
      <w:proofErr w:type="gramEnd"/>
      <w:r w:rsidRPr="00747131">
        <w:rPr>
          <w:rFonts w:ascii="Times New Roman" w:eastAsia="宋体" w:hAnsi="Times New Roman" w:cs="Times New Roman" w:hint="eastAsia"/>
          <w:sz w:val="24"/>
          <w:szCs w:val="24"/>
        </w:rPr>
        <w:t>工具的所述第一分数和所述第</w:t>
      </w:r>
      <w:r w:rsidRPr="00747131">
        <w:rPr>
          <w:rFonts w:ascii="Times New Roman" w:eastAsia="宋体" w:hAnsi="Times New Roman" w:cs="Times New Roman" w:hint="eastAsia"/>
          <w:sz w:val="24"/>
          <w:szCs w:val="24"/>
        </w:rPr>
        <w:t>i</w:t>
      </w:r>
      <w:proofErr w:type="gramStart"/>
      <w:r w:rsidRPr="00747131">
        <w:rPr>
          <w:rFonts w:ascii="Times New Roman" w:eastAsia="宋体" w:hAnsi="Times New Roman" w:cs="Times New Roman" w:hint="eastAsia"/>
          <w:sz w:val="24"/>
          <w:szCs w:val="24"/>
        </w:rPr>
        <w:t>个</w:t>
      </w:r>
      <w:proofErr w:type="gramEnd"/>
      <w:r w:rsidRPr="00747131">
        <w:rPr>
          <w:rFonts w:ascii="Times New Roman" w:eastAsia="宋体" w:hAnsi="Times New Roman" w:cs="Times New Roman" w:hint="eastAsia"/>
          <w:sz w:val="24"/>
          <w:szCs w:val="24"/>
        </w:rPr>
        <w:t>工具的所述第二分数进行加权计算，</w:t>
      </w:r>
      <w:r w:rsidRPr="00747131">
        <w:rPr>
          <w:rFonts w:ascii="Times New Roman" w:hAnsi="Times New Roman" w:cs="Times New Roman" w:hint="eastAsia"/>
          <w:sz w:val="24"/>
          <w:szCs w:val="24"/>
        </w:rPr>
        <w:t>可以实现将工具与查询内容在语义维度上的相似度和在关键词维度上的相似度进行融合，可以提高与查询内容有关的部分工具召回的准确性。</w:t>
      </w:r>
    </w:p>
    <w:p w14:paraId="7D18EC57" w14:textId="77777777" w:rsidR="00957820" w:rsidRPr="00747131" w:rsidRDefault="00957820" w:rsidP="00957820">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可选地，所述第</w:t>
      </w:r>
      <w:r w:rsidRPr="00747131">
        <w:rPr>
          <w:rFonts w:ascii="Times New Roman" w:eastAsia="宋体" w:hAnsi="Times New Roman" w:cs="Times New Roman" w:hint="eastAsia"/>
          <w:sz w:val="24"/>
          <w:szCs w:val="24"/>
        </w:rPr>
        <w:t>i</w:t>
      </w:r>
      <w:proofErr w:type="gramStart"/>
      <w:r w:rsidRPr="00747131">
        <w:rPr>
          <w:rFonts w:ascii="Times New Roman" w:eastAsia="宋体" w:hAnsi="Times New Roman" w:cs="Times New Roman" w:hint="eastAsia"/>
          <w:sz w:val="24"/>
          <w:szCs w:val="24"/>
        </w:rPr>
        <w:t>个</w:t>
      </w:r>
      <w:proofErr w:type="gramEnd"/>
      <w:r w:rsidRPr="00747131">
        <w:rPr>
          <w:rFonts w:ascii="Times New Roman" w:eastAsia="宋体" w:hAnsi="Times New Roman" w:cs="Times New Roman" w:hint="eastAsia"/>
          <w:sz w:val="24"/>
          <w:szCs w:val="24"/>
        </w:rPr>
        <w:t>工具的所述第三分数满足公式：</w:t>
      </w:r>
    </w:p>
    <w:p w14:paraId="0FE8DA00" w14:textId="59431211" w:rsidR="00957820" w:rsidRPr="00747131" w:rsidRDefault="00957820" w:rsidP="00957820">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第</w:t>
      </w:r>
      <w:r w:rsidRPr="00747131">
        <w:rPr>
          <w:rFonts w:ascii="Times New Roman" w:eastAsia="宋体" w:hAnsi="Times New Roman" w:cs="Times New Roman" w:hint="eastAsia"/>
          <w:sz w:val="24"/>
          <w:szCs w:val="24"/>
        </w:rPr>
        <w:t>i</w:t>
      </w:r>
      <w:proofErr w:type="gramStart"/>
      <w:r w:rsidRPr="00747131">
        <w:rPr>
          <w:rFonts w:ascii="Times New Roman" w:eastAsia="宋体" w:hAnsi="Times New Roman" w:cs="Times New Roman" w:hint="eastAsia"/>
          <w:sz w:val="24"/>
          <w:szCs w:val="24"/>
        </w:rPr>
        <w:t>个</w:t>
      </w:r>
      <w:proofErr w:type="gramEnd"/>
      <w:r w:rsidRPr="00747131">
        <w:rPr>
          <w:rFonts w:ascii="Times New Roman" w:eastAsia="宋体" w:hAnsi="Times New Roman" w:cs="Times New Roman" w:hint="eastAsia"/>
          <w:sz w:val="24"/>
          <w:szCs w:val="24"/>
        </w:rPr>
        <w:t>工具的第三分数</w:t>
      </w:r>
      <w:r w:rsidRPr="00747131">
        <w:rPr>
          <w:rFonts w:ascii="Times New Roman" w:eastAsia="宋体" w:hAnsi="Times New Roman" w:cs="Times New Roman" w:hint="eastAsia"/>
          <w:sz w:val="24"/>
          <w:szCs w:val="24"/>
        </w:rPr>
        <w:t>=</w:t>
      </w:r>
      <w:r w:rsidRPr="00747131">
        <w:rPr>
          <w:rFonts w:ascii="Times New Roman" w:hAnsi="Times New Roman" w:cs="Times New Roman"/>
          <w:sz w:val="24"/>
          <w:szCs w:val="24"/>
        </w:rPr>
        <w:t>α×</w:t>
      </w:r>
      <w:r w:rsidRPr="00747131">
        <w:rPr>
          <w:rFonts w:ascii="Times New Roman" w:eastAsia="宋体" w:hAnsi="Times New Roman" w:cs="Times New Roman" w:hint="eastAsia"/>
          <w:sz w:val="24"/>
          <w:szCs w:val="24"/>
        </w:rPr>
        <w:t>第</w:t>
      </w:r>
      <w:r w:rsidRPr="00747131">
        <w:rPr>
          <w:rFonts w:ascii="Times New Roman" w:eastAsia="宋体" w:hAnsi="Times New Roman" w:cs="Times New Roman" w:hint="eastAsia"/>
          <w:sz w:val="24"/>
          <w:szCs w:val="24"/>
        </w:rPr>
        <w:t>i</w:t>
      </w:r>
      <w:proofErr w:type="gramStart"/>
      <w:r w:rsidRPr="00747131">
        <w:rPr>
          <w:rFonts w:ascii="Times New Roman" w:eastAsia="宋体" w:hAnsi="Times New Roman" w:cs="Times New Roman" w:hint="eastAsia"/>
          <w:sz w:val="24"/>
          <w:szCs w:val="24"/>
        </w:rPr>
        <w:t>个</w:t>
      </w:r>
      <w:proofErr w:type="gramEnd"/>
      <w:r w:rsidRPr="00747131">
        <w:rPr>
          <w:rFonts w:ascii="Times New Roman" w:eastAsia="宋体" w:hAnsi="Times New Roman" w:cs="Times New Roman" w:hint="eastAsia"/>
          <w:sz w:val="24"/>
          <w:szCs w:val="24"/>
        </w:rPr>
        <w:t>工具的归一化第一分数</w:t>
      </w:r>
      <w:r w:rsidRPr="00747131">
        <w:rPr>
          <w:rFonts w:ascii="Times New Roman" w:hAnsi="Times New Roman" w:cs="Times New Roman"/>
          <w:sz w:val="24"/>
          <w:szCs w:val="24"/>
        </w:rPr>
        <w:t>+</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1 - α</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w:t>
      </w:r>
      <w:r w:rsidRPr="00747131">
        <w:rPr>
          <w:rFonts w:ascii="Times New Roman" w:eastAsia="宋体" w:hAnsi="Times New Roman" w:cs="Times New Roman" w:hint="eastAsia"/>
          <w:sz w:val="24"/>
          <w:szCs w:val="24"/>
        </w:rPr>
        <w:t>第</w:t>
      </w:r>
      <w:r w:rsidRPr="00747131">
        <w:rPr>
          <w:rFonts w:ascii="Times New Roman" w:eastAsia="宋体" w:hAnsi="Times New Roman" w:cs="Times New Roman" w:hint="eastAsia"/>
          <w:sz w:val="24"/>
          <w:szCs w:val="24"/>
        </w:rPr>
        <w:t>i</w:t>
      </w:r>
      <w:proofErr w:type="gramStart"/>
      <w:r w:rsidRPr="00747131">
        <w:rPr>
          <w:rFonts w:ascii="Times New Roman" w:eastAsia="宋体" w:hAnsi="Times New Roman" w:cs="Times New Roman" w:hint="eastAsia"/>
          <w:sz w:val="24"/>
          <w:szCs w:val="24"/>
        </w:rPr>
        <w:t>个</w:t>
      </w:r>
      <w:proofErr w:type="gramEnd"/>
      <w:r w:rsidRPr="00747131">
        <w:rPr>
          <w:rFonts w:ascii="Times New Roman" w:eastAsia="宋体" w:hAnsi="Times New Roman" w:cs="Times New Roman" w:hint="eastAsia"/>
          <w:sz w:val="24"/>
          <w:szCs w:val="24"/>
        </w:rPr>
        <w:t>工具的归一化第二分数</w:t>
      </w:r>
    </w:p>
    <w:p w14:paraId="3DEBAE9D" w14:textId="767AE14A" w:rsidR="00957820" w:rsidRPr="00747131" w:rsidRDefault="00957820" w:rsidP="00957820">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其中，所述</w:t>
      </w:r>
      <w:r w:rsidRPr="00747131">
        <w:rPr>
          <w:rFonts w:ascii="Times New Roman" w:hAnsi="Times New Roman" w:cs="Times New Roman"/>
          <w:sz w:val="24"/>
          <w:szCs w:val="24"/>
        </w:rPr>
        <w:t>α</w:t>
      </w:r>
      <w:r w:rsidRPr="00747131">
        <w:rPr>
          <w:rFonts w:ascii="Times New Roman" w:eastAsia="宋体" w:hAnsi="Times New Roman" w:cs="Times New Roman" w:hint="eastAsia"/>
          <w:sz w:val="24"/>
          <w:szCs w:val="24"/>
        </w:rPr>
        <w:t>为所述第一权重，所述</w:t>
      </w:r>
      <w:r w:rsidRPr="00747131">
        <w:rPr>
          <w:rFonts w:ascii="Times New Roman" w:hAnsi="Times New Roman" w:cs="Times New Roman" w:hint="eastAsia"/>
          <w:sz w:val="24"/>
          <w:szCs w:val="24"/>
        </w:rPr>
        <w:t>（</w:t>
      </w:r>
      <w:r w:rsidRPr="00747131">
        <w:rPr>
          <w:rFonts w:ascii="Times New Roman" w:hAnsi="Times New Roman" w:cs="Times New Roman"/>
          <w:sz w:val="24"/>
          <w:szCs w:val="24"/>
        </w:rPr>
        <w:t>1 - α</w:t>
      </w:r>
      <w:r w:rsidRPr="00747131">
        <w:rPr>
          <w:rFonts w:ascii="Times New Roman" w:hAnsi="Times New Roman" w:cs="Times New Roman" w:hint="eastAsia"/>
          <w:sz w:val="24"/>
          <w:szCs w:val="24"/>
        </w:rPr>
        <w:t>）</w:t>
      </w:r>
      <w:r w:rsidRPr="00747131">
        <w:rPr>
          <w:rFonts w:ascii="Times New Roman" w:eastAsia="宋体" w:hAnsi="Times New Roman" w:cs="Times New Roman" w:hint="eastAsia"/>
          <w:sz w:val="24"/>
          <w:szCs w:val="24"/>
        </w:rPr>
        <w:t>为所述第二权重，所述第</w:t>
      </w:r>
      <w:r w:rsidRPr="00747131">
        <w:rPr>
          <w:rFonts w:ascii="Times New Roman" w:eastAsia="宋体" w:hAnsi="Times New Roman" w:cs="Times New Roman" w:hint="eastAsia"/>
          <w:sz w:val="24"/>
          <w:szCs w:val="24"/>
        </w:rPr>
        <w:t>i</w:t>
      </w:r>
      <w:proofErr w:type="gramStart"/>
      <w:r w:rsidRPr="00747131">
        <w:rPr>
          <w:rFonts w:ascii="Times New Roman" w:eastAsia="宋体" w:hAnsi="Times New Roman" w:cs="Times New Roman" w:hint="eastAsia"/>
          <w:sz w:val="24"/>
          <w:szCs w:val="24"/>
        </w:rPr>
        <w:t>个</w:t>
      </w:r>
      <w:proofErr w:type="gramEnd"/>
      <w:r w:rsidRPr="00747131">
        <w:rPr>
          <w:rFonts w:ascii="Times New Roman" w:eastAsia="宋体" w:hAnsi="Times New Roman" w:cs="Times New Roman" w:hint="eastAsia"/>
          <w:sz w:val="24"/>
          <w:szCs w:val="24"/>
        </w:rPr>
        <w:t>工具的归一化第一分数为归一化后的所述第一数组中所述第</w:t>
      </w:r>
      <w:r w:rsidRPr="00747131">
        <w:rPr>
          <w:rFonts w:ascii="Times New Roman" w:eastAsia="宋体" w:hAnsi="Times New Roman" w:cs="Times New Roman" w:hint="eastAsia"/>
          <w:sz w:val="24"/>
          <w:szCs w:val="24"/>
        </w:rPr>
        <w:t>i</w:t>
      </w:r>
      <w:proofErr w:type="gramStart"/>
      <w:r w:rsidRPr="00747131">
        <w:rPr>
          <w:rFonts w:ascii="Times New Roman" w:eastAsia="宋体" w:hAnsi="Times New Roman" w:cs="Times New Roman" w:hint="eastAsia"/>
          <w:sz w:val="24"/>
          <w:szCs w:val="24"/>
        </w:rPr>
        <w:t>个</w:t>
      </w:r>
      <w:proofErr w:type="gramEnd"/>
      <w:r w:rsidRPr="00747131">
        <w:rPr>
          <w:rFonts w:ascii="Times New Roman" w:eastAsia="宋体" w:hAnsi="Times New Roman" w:cs="Times New Roman" w:hint="eastAsia"/>
          <w:sz w:val="24"/>
          <w:szCs w:val="24"/>
        </w:rPr>
        <w:t>工具的分数，所述第</w:t>
      </w:r>
      <w:r w:rsidRPr="00747131">
        <w:rPr>
          <w:rFonts w:ascii="Times New Roman" w:eastAsia="宋体" w:hAnsi="Times New Roman" w:cs="Times New Roman" w:hint="eastAsia"/>
          <w:sz w:val="24"/>
          <w:szCs w:val="24"/>
        </w:rPr>
        <w:t>i</w:t>
      </w:r>
      <w:proofErr w:type="gramStart"/>
      <w:r w:rsidRPr="00747131">
        <w:rPr>
          <w:rFonts w:ascii="Times New Roman" w:eastAsia="宋体" w:hAnsi="Times New Roman" w:cs="Times New Roman" w:hint="eastAsia"/>
          <w:sz w:val="24"/>
          <w:szCs w:val="24"/>
        </w:rPr>
        <w:t>个</w:t>
      </w:r>
      <w:proofErr w:type="gramEnd"/>
      <w:r w:rsidRPr="00747131">
        <w:rPr>
          <w:rFonts w:ascii="Times New Roman" w:eastAsia="宋体" w:hAnsi="Times New Roman" w:cs="Times New Roman" w:hint="eastAsia"/>
          <w:sz w:val="24"/>
          <w:szCs w:val="24"/>
        </w:rPr>
        <w:t>工具的归一化第二分数为归一化后的所述第二数组中所述第</w:t>
      </w:r>
      <w:r w:rsidRPr="00747131">
        <w:rPr>
          <w:rFonts w:ascii="Times New Roman" w:eastAsia="宋体" w:hAnsi="Times New Roman" w:cs="Times New Roman" w:hint="eastAsia"/>
          <w:sz w:val="24"/>
          <w:szCs w:val="24"/>
        </w:rPr>
        <w:t>i</w:t>
      </w:r>
      <w:proofErr w:type="gramStart"/>
      <w:r w:rsidRPr="00747131">
        <w:rPr>
          <w:rFonts w:ascii="Times New Roman" w:eastAsia="宋体" w:hAnsi="Times New Roman" w:cs="Times New Roman" w:hint="eastAsia"/>
          <w:sz w:val="24"/>
          <w:szCs w:val="24"/>
        </w:rPr>
        <w:t>个</w:t>
      </w:r>
      <w:proofErr w:type="gramEnd"/>
      <w:r w:rsidRPr="00747131">
        <w:rPr>
          <w:rFonts w:ascii="Times New Roman" w:eastAsia="宋体" w:hAnsi="Times New Roman" w:cs="Times New Roman" w:hint="eastAsia"/>
          <w:sz w:val="24"/>
          <w:szCs w:val="24"/>
        </w:rPr>
        <w:t>工具的分数。</w:t>
      </w:r>
    </w:p>
    <w:p w14:paraId="6321B92F" w14:textId="51D18959" w:rsidR="00957820" w:rsidRPr="00747131" w:rsidRDefault="00957820" w:rsidP="00957820">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这样，</w:t>
      </w:r>
      <w:r w:rsidRPr="00747131">
        <w:rPr>
          <w:rFonts w:ascii="Times New Roman" w:hAnsi="Times New Roman" w:cs="Times New Roman" w:hint="eastAsia"/>
          <w:sz w:val="24"/>
          <w:szCs w:val="24"/>
        </w:rPr>
        <w:t>实现将工具与查询内容在语义维度上的相似度和在关键词维度上的相似度进行融合。</w:t>
      </w:r>
    </w:p>
    <w:p w14:paraId="34A0454B" w14:textId="25AEB2D5" w:rsidR="00DB7518" w:rsidRPr="00747131" w:rsidRDefault="00957820" w:rsidP="00DB7518">
      <w:pPr>
        <w:spacing w:line="360" w:lineRule="exact"/>
        <w:ind w:firstLine="480"/>
        <w:rPr>
          <w:rFonts w:ascii="Times New Roman" w:eastAsia="宋体" w:hAnsi="Times New Roman" w:cs="Times New Roman"/>
          <w:sz w:val="24"/>
          <w:szCs w:val="24"/>
        </w:rPr>
      </w:pPr>
      <w:r w:rsidRPr="00747131">
        <w:rPr>
          <w:rFonts w:ascii="Times New Roman" w:eastAsia="宋体" w:hAnsi="Times New Roman" w:cs="Times New Roman" w:hint="eastAsia"/>
          <w:sz w:val="24"/>
          <w:szCs w:val="24"/>
        </w:rPr>
        <w:t>可选地，</w:t>
      </w:r>
      <w:r w:rsidR="00DB7518" w:rsidRPr="00747131">
        <w:rPr>
          <w:rFonts w:ascii="Times New Roman" w:eastAsia="宋体" w:hAnsi="Times New Roman" w:cs="Times New Roman" w:hint="eastAsia"/>
          <w:sz w:val="24"/>
          <w:szCs w:val="24"/>
        </w:rPr>
        <w:t>所述多个工具包括</w:t>
      </w:r>
      <w:r w:rsidR="00DB7518" w:rsidRPr="00747131">
        <w:rPr>
          <w:rFonts w:ascii="Times New Roman" w:eastAsia="宋体" w:hAnsi="Times New Roman" w:cs="Times New Roman" w:hint="eastAsia"/>
          <w:sz w:val="24"/>
          <w:szCs w:val="24"/>
        </w:rPr>
        <w:t>M</w:t>
      </w:r>
      <w:proofErr w:type="gramStart"/>
      <w:r w:rsidR="00DB7518" w:rsidRPr="00747131">
        <w:rPr>
          <w:rFonts w:ascii="Times New Roman" w:eastAsia="宋体" w:hAnsi="Times New Roman" w:cs="Times New Roman" w:hint="eastAsia"/>
          <w:sz w:val="24"/>
          <w:szCs w:val="24"/>
        </w:rPr>
        <w:t>个</w:t>
      </w:r>
      <w:proofErr w:type="gramEnd"/>
      <w:r w:rsidR="00DB7518" w:rsidRPr="00747131">
        <w:rPr>
          <w:rFonts w:ascii="Times New Roman" w:eastAsia="宋体" w:hAnsi="Times New Roman" w:cs="Times New Roman" w:hint="eastAsia"/>
          <w:sz w:val="24"/>
          <w:szCs w:val="24"/>
        </w:rPr>
        <w:t>工具，所述部分工具包括</w:t>
      </w:r>
      <w:r w:rsidR="00DB7518" w:rsidRPr="00747131">
        <w:rPr>
          <w:rFonts w:ascii="Times New Roman" w:eastAsia="宋体" w:hAnsi="Times New Roman" w:cs="Times New Roman" w:hint="eastAsia"/>
          <w:sz w:val="24"/>
          <w:szCs w:val="24"/>
        </w:rPr>
        <w:t>N</w:t>
      </w:r>
      <w:proofErr w:type="gramStart"/>
      <w:r w:rsidR="00DB7518" w:rsidRPr="00747131">
        <w:rPr>
          <w:rFonts w:ascii="Times New Roman" w:eastAsia="宋体" w:hAnsi="Times New Roman" w:cs="Times New Roman" w:hint="eastAsia"/>
          <w:sz w:val="24"/>
          <w:szCs w:val="24"/>
        </w:rPr>
        <w:t>个</w:t>
      </w:r>
      <w:proofErr w:type="gramEnd"/>
      <w:r w:rsidR="00DB7518" w:rsidRPr="00747131">
        <w:rPr>
          <w:rFonts w:ascii="Times New Roman" w:eastAsia="宋体" w:hAnsi="Times New Roman" w:cs="Times New Roman" w:hint="eastAsia"/>
          <w:sz w:val="24"/>
          <w:szCs w:val="24"/>
        </w:rPr>
        <w:t>工具，所述</w:t>
      </w:r>
      <w:r w:rsidR="00DB7518" w:rsidRPr="00747131">
        <w:rPr>
          <w:rFonts w:ascii="Times New Roman" w:eastAsia="宋体" w:hAnsi="Times New Roman" w:cs="Times New Roman" w:hint="eastAsia"/>
          <w:sz w:val="24"/>
          <w:szCs w:val="24"/>
        </w:rPr>
        <w:t>M</w:t>
      </w:r>
      <w:r w:rsidR="00DB7518" w:rsidRPr="00747131">
        <w:rPr>
          <w:rFonts w:ascii="Times New Roman" w:eastAsia="宋体" w:hAnsi="Times New Roman" w:cs="Times New Roman" w:hint="eastAsia"/>
          <w:sz w:val="24"/>
          <w:szCs w:val="24"/>
        </w:rPr>
        <w:t>为整数，所述</w:t>
      </w:r>
      <w:r w:rsidR="00DB7518" w:rsidRPr="00747131">
        <w:rPr>
          <w:rFonts w:ascii="Times New Roman" w:eastAsia="宋体" w:hAnsi="Times New Roman" w:cs="Times New Roman" w:hint="eastAsia"/>
          <w:sz w:val="24"/>
          <w:szCs w:val="24"/>
        </w:rPr>
        <w:t>N</w:t>
      </w:r>
      <w:r w:rsidR="00DB7518" w:rsidRPr="00747131">
        <w:rPr>
          <w:rFonts w:ascii="Times New Roman" w:eastAsia="宋体" w:hAnsi="Times New Roman" w:cs="Times New Roman" w:hint="eastAsia"/>
          <w:sz w:val="24"/>
          <w:szCs w:val="24"/>
        </w:rPr>
        <w:t>为整数，</w:t>
      </w:r>
      <w:r w:rsidR="00DB7518" w:rsidRPr="00747131">
        <w:rPr>
          <w:rFonts w:ascii="Times New Roman" w:eastAsia="宋体" w:hAnsi="Times New Roman" w:cs="Times New Roman" w:hint="eastAsia"/>
          <w:sz w:val="24"/>
          <w:szCs w:val="24"/>
        </w:rPr>
        <w:t>M</w:t>
      </w:r>
      <w:r w:rsidR="00DB7518" w:rsidRPr="00747131">
        <w:rPr>
          <w:rFonts w:ascii="Times New Roman" w:eastAsia="宋体" w:hAnsi="Times New Roman" w:cs="Times New Roman" w:hint="eastAsia"/>
          <w:sz w:val="24"/>
          <w:szCs w:val="24"/>
        </w:rPr>
        <w:t>＞</w:t>
      </w:r>
      <w:r w:rsidR="00DB7518" w:rsidRPr="00747131">
        <w:rPr>
          <w:rFonts w:ascii="Times New Roman" w:eastAsia="宋体" w:hAnsi="Times New Roman" w:cs="Times New Roman" w:hint="eastAsia"/>
          <w:sz w:val="24"/>
          <w:szCs w:val="24"/>
        </w:rPr>
        <w:t>N</w:t>
      </w:r>
      <w:r w:rsidR="00DB7518" w:rsidRPr="00747131">
        <w:rPr>
          <w:rFonts w:ascii="Times New Roman" w:eastAsia="宋体" w:hAnsi="Times New Roman" w:cs="Times New Roman" w:hint="eastAsia"/>
          <w:sz w:val="24"/>
          <w:szCs w:val="24"/>
        </w:rPr>
        <w:t>；所述基于所述第三分数从所述多个工具中选出部分工具，包括：按所述第三分数从大到小的顺序将所述</w:t>
      </w:r>
      <w:r w:rsidR="00DB7518" w:rsidRPr="00747131">
        <w:rPr>
          <w:rFonts w:ascii="Times New Roman" w:eastAsia="宋体" w:hAnsi="Times New Roman" w:cs="Times New Roman" w:hint="eastAsia"/>
          <w:sz w:val="24"/>
          <w:szCs w:val="24"/>
        </w:rPr>
        <w:t>M</w:t>
      </w:r>
      <w:proofErr w:type="gramStart"/>
      <w:r w:rsidR="00DB7518" w:rsidRPr="00747131">
        <w:rPr>
          <w:rFonts w:ascii="Times New Roman" w:eastAsia="宋体" w:hAnsi="Times New Roman" w:cs="Times New Roman" w:hint="eastAsia"/>
          <w:sz w:val="24"/>
          <w:szCs w:val="24"/>
        </w:rPr>
        <w:t>个</w:t>
      </w:r>
      <w:proofErr w:type="gramEnd"/>
      <w:r w:rsidR="00DB7518" w:rsidRPr="00747131">
        <w:rPr>
          <w:rFonts w:ascii="Times New Roman" w:eastAsia="宋体" w:hAnsi="Times New Roman" w:cs="Times New Roman" w:hint="eastAsia"/>
          <w:sz w:val="24"/>
          <w:szCs w:val="24"/>
        </w:rPr>
        <w:t>工具进行排序，得到第一序列，</w:t>
      </w:r>
      <w:r w:rsidR="00DB7518" w:rsidRPr="00747131">
        <w:rPr>
          <w:rFonts w:ascii="Times New Roman" w:eastAsia="宋体" w:hAnsi="Times New Roman" w:cs="Times New Roman" w:hint="eastAsia"/>
          <w:sz w:val="24"/>
          <w:szCs w:val="24"/>
        </w:rPr>
        <w:lastRenderedPageBreak/>
        <w:t>从所述第一序列中选取前</w:t>
      </w:r>
      <w:r w:rsidR="00DB7518" w:rsidRPr="00747131">
        <w:rPr>
          <w:rFonts w:ascii="Times New Roman" w:eastAsia="宋体" w:hAnsi="Times New Roman" w:cs="Times New Roman" w:hint="eastAsia"/>
          <w:sz w:val="24"/>
          <w:szCs w:val="24"/>
        </w:rPr>
        <w:t>N</w:t>
      </w:r>
      <w:proofErr w:type="gramStart"/>
      <w:r w:rsidR="00DB7518" w:rsidRPr="00747131">
        <w:rPr>
          <w:rFonts w:ascii="Times New Roman" w:eastAsia="宋体" w:hAnsi="Times New Roman" w:cs="Times New Roman" w:hint="eastAsia"/>
          <w:sz w:val="24"/>
          <w:szCs w:val="24"/>
        </w:rPr>
        <w:t>个</w:t>
      </w:r>
      <w:proofErr w:type="gramEnd"/>
      <w:r w:rsidR="00DB7518" w:rsidRPr="00747131">
        <w:rPr>
          <w:rFonts w:ascii="Times New Roman" w:eastAsia="宋体" w:hAnsi="Times New Roman" w:cs="Times New Roman" w:hint="eastAsia"/>
          <w:sz w:val="24"/>
          <w:szCs w:val="24"/>
        </w:rPr>
        <w:t>工具；或者，按所述第三分数从小到大的顺序将所述</w:t>
      </w:r>
      <w:r w:rsidR="00DB7518" w:rsidRPr="00747131">
        <w:rPr>
          <w:rFonts w:ascii="Times New Roman" w:eastAsia="宋体" w:hAnsi="Times New Roman" w:cs="Times New Roman" w:hint="eastAsia"/>
          <w:sz w:val="24"/>
          <w:szCs w:val="24"/>
        </w:rPr>
        <w:t>M</w:t>
      </w:r>
      <w:proofErr w:type="gramStart"/>
      <w:r w:rsidR="00DB7518" w:rsidRPr="00747131">
        <w:rPr>
          <w:rFonts w:ascii="Times New Roman" w:eastAsia="宋体" w:hAnsi="Times New Roman" w:cs="Times New Roman" w:hint="eastAsia"/>
          <w:sz w:val="24"/>
          <w:szCs w:val="24"/>
        </w:rPr>
        <w:t>个</w:t>
      </w:r>
      <w:proofErr w:type="gramEnd"/>
      <w:r w:rsidR="00DB7518" w:rsidRPr="00747131">
        <w:rPr>
          <w:rFonts w:ascii="Times New Roman" w:eastAsia="宋体" w:hAnsi="Times New Roman" w:cs="Times New Roman" w:hint="eastAsia"/>
          <w:sz w:val="24"/>
          <w:szCs w:val="24"/>
        </w:rPr>
        <w:t>工具进行排序，得到第二序列，从所述第二序列中选取后</w:t>
      </w:r>
      <w:r w:rsidR="00DB7518" w:rsidRPr="00747131">
        <w:rPr>
          <w:rFonts w:ascii="Times New Roman" w:eastAsia="宋体" w:hAnsi="Times New Roman" w:cs="Times New Roman" w:hint="eastAsia"/>
          <w:sz w:val="24"/>
          <w:szCs w:val="24"/>
        </w:rPr>
        <w:t>N</w:t>
      </w:r>
      <w:proofErr w:type="gramStart"/>
      <w:r w:rsidR="00DB7518" w:rsidRPr="00747131">
        <w:rPr>
          <w:rFonts w:ascii="Times New Roman" w:eastAsia="宋体" w:hAnsi="Times New Roman" w:cs="Times New Roman" w:hint="eastAsia"/>
          <w:sz w:val="24"/>
          <w:szCs w:val="24"/>
        </w:rPr>
        <w:t>个</w:t>
      </w:r>
      <w:proofErr w:type="gramEnd"/>
      <w:r w:rsidR="00DB7518" w:rsidRPr="00747131">
        <w:rPr>
          <w:rFonts w:ascii="Times New Roman" w:eastAsia="宋体" w:hAnsi="Times New Roman" w:cs="Times New Roman" w:hint="eastAsia"/>
          <w:sz w:val="24"/>
          <w:szCs w:val="24"/>
        </w:rPr>
        <w:t>工具。</w:t>
      </w:r>
    </w:p>
    <w:p w14:paraId="47C5BE04" w14:textId="62DF62BD" w:rsidR="00DB7518" w:rsidRPr="00747131" w:rsidRDefault="00957820" w:rsidP="00DB7518">
      <w:pPr>
        <w:spacing w:line="360" w:lineRule="exact"/>
        <w:ind w:firstLine="480"/>
        <w:rPr>
          <w:rFonts w:ascii="Times New Roman" w:hAnsi="Times New Roman" w:cs="Times New Roman"/>
          <w:sz w:val="24"/>
          <w:szCs w:val="24"/>
        </w:rPr>
      </w:pPr>
      <w:r w:rsidRPr="00747131">
        <w:rPr>
          <w:rFonts w:ascii="Times New Roman" w:eastAsia="宋体" w:hAnsi="Times New Roman" w:cs="Times New Roman" w:hint="eastAsia"/>
          <w:sz w:val="24"/>
          <w:szCs w:val="24"/>
        </w:rPr>
        <w:t>这样，实现从</w:t>
      </w:r>
      <w:r w:rsidRPr="00747131">
        <w:rPr>
          <w:rFonts w:ascii="Times New Roman" w:eastAsia="宋体" w:hAnsi="Times New Roman" w:cs="Times New Roman" w:hint="eastAsia"/>
          <w:sz w:val="24"/>
          <w:szCs w:val="24"/>
        </w:rPr>
        <w:t>M</w:t>
      </w:r>
      <w:proofErr w:type="gramStart"/>
      <w:r w:rsidRPr="00747131">
        <w:rPr>
          <w:rFonts w:ascii="Times New Roman" w:eastAsia="宋体" w:hAnsi="Times New Roman" w:cs="Times New Roman" w:hint="eastAsia"/>
          <w:sz w:val="24"/>
          <w:szCs w:val="24"/>
        </w:rPr>
        <w:t>个</w:t>
      </w:r>
      <w:proofErr w:type="gramEnd"/>
      <w:r w:rsidRPr="00747131">
        <w:rPr>
          <w:rFonts w:ascii="Times New Roman" w:eastAsia="宋体" w:hAnsi="Times New Roman" w:cs="Times New Roman" w:hint="eastAsia"/>
          <w:sz w:val="24"/>
          <w:szCs w:val="24"/>
        </w:rPr>
        <w:t>工具中召回与查询内容相关性较高的</w:t>
      </w:r>
      <w:r w:rsidRPr="00747131">
        <w:rPr>
          <w:rFonts w:ascii="Times New Roman" w:eastAsia="宋体" w:hAnsi="Times New Roman" w:cs="Times New Roman" w:hint="eastAsia"/>
          <w:sz w:val="24"/>
          <w:szCs w:val="24"/>
        </w:rPr>
        <w:t>N</w:t>
      </w:r>
      <w:proofErr w:type="gramStart"/>
      <w:r w:rsidRPr="00747131">
        <w:rPr>
          <w:rFonts w:ascii="Times New Roman" w:eastAsia="宋体" w:hAnsi="Times New Roman" w:cs="Times New Roman" w:hint="eastAsia"/>
          <w:sz w:val="24"/>
          <w:szCs w:val="24"/>
        </w:rPr>
        <w:t>个</w:t>
      </w:r>
      <w:proofErr w:type="gramEnd"/>
      <w:r w:rsidRPr="00747131">
        <w:rPr>
          <w:rFonts w:ascii="Times New Roman" w:eastAsia="宋体" w:hAnsi="Times New Roman" w:cs="Times New Roman" w:hint="eastAsia"/>
          <w:sz w:val="24"/>
          <w:szCs w:val="24"/>
        </w:rPr>
        <w:t>工具。</w:t>
      </w:r>
    </w:p>
    <w:p w14:paraId="4C06FA48" w14:textId="77777777" w:rsidR="00C42B5C" w:rsidRPr="00747131" w:rsidRDefault="00C42B5C" w:rsidP="00C42B5C">
      <w:pPr>
        <w:spacing w:line="360" w:lineRule="exact"/>
        <w:ind w:firstLineChars="200" w:firstLine="480"/>
        <w:rPr>
          <w:color w:val="000000" w:themeColor="text1"/>
          <w:sz w:val="24"/>
          <w:szCs w:val="24"/>
        </w:rPr>
      </w:pPr>
      <w:r w:rsidRPr="00747131">
        <w:rPr>
          <w:color w:val="000000" w:themeColor="text1"/>
          <w:sz w:val="24"/>
          <w:szCs w:val="24"/>
        </w:rPr>
        <w:t>需要说明的是，本申请</w:t>
      </w:r>
      <w:proofErr w:type="gramStart"/>
      <w:r w:rsidRPr="00747131">
        <w:rPr>
          <w:color w:val="000000" w:themeColor="text1"/>
          <w:sz w:val="24"/>
          <w:szCs w:val="24"/>
        </w:rPr>
        <w:t>实施例所涉及</w:t>
      </w:r>
      <w:proofErr w:type="gramEnd"/>
      <w:r w:rsidRPr="00747131">
        <w:rPr>
          <w:color w:val="000000" w:themeColor="text1"/>
          <w:sz w:val="24"/>
          <w:szCs w:val="24"/>
        </w:rPr>
        <w:t>的模块名称均可以定义为其他的名称，能够实现各模块的作用即可，不对模块的名称做具体</w:t>
      </w:r>
      <w:r w:rsidRPr="00747131">
        <w:rPr>
          <w:rFonts w:hint="eastAsia"/>
          <w:color w:val="000000" w:themeColor="text1"/>
          <w:sz w:val="24"/>
          <w:szCs w:val="24"/>
        </w:rPr>
        <w:t>限制</w:t>
      </w:r>
      <w:r w:rsidRPr="00747131">
        <w:rPr>
          <w:color w:val="000000" w:themeColor="text1"/>
          <w:sz w:val="24"/>
          <w:szCs w:val="24"/>
        </w:rPr>
        <w:t>。</w:t>
      </w:r>
    </w:p>
    <w:p w14:paraId="42BC87E7" w14:textId="77777777" w:rsidR="00C42B5C" w:rsidRPr="00747131" w:rsidRDefault="00C42B5C" w:rsidP="00C42B5C">
      <w:pPr>
        <w:spacing w:line="360" w:lineRule="exact"/>
        <w:ind w:firstLineChars="200" w:firstLine="480"/>
        <w:rPr>
          <w:sz w:val="24"/>
          <w:szCs w:val="24"/>
        </w:rPr>
      </w:pPr>
      <w:r w:rsidRPr="00747131">
        <w:rPr>
          <w:rFonts w:hint="eastAsia"/>
          <w:color w:val="000000" w:themeColor="text1"/>
          <w:sz w:val="24"/>
          <w:szCs w:val="24"/>
        </w:rPr>
        <w:t>需要说明的是，本申请</w:t>
      </w:r>
      <w:proofErr w:type="gramStart"/>
      <w:r w:rsidRPr="00747131">
        <w:rPr>
          <w:rFonts w:hint="eastAsia"/>
          <w:color w:val="000000" w:themeColor="text1"/>
          <w:sz w:val="24"/>
          <w:szCs w:val="24"/>
        </w:rPr>
        <w:t>实施例所涉及</w:t>
      </w:r>
      <w:proofErr w:type="gramEnd"/>
      <w:r w:rsidRPr="00747131">
        <w:rPr>
          <w:rFonts w:hint="eastAsia"/>
          <w:color w:val="000000" w:themeColor="text1"/>
          <w:sz w:val="24"/>
          <w:szCs w:val="24"/>
        </w:rPr>
        <w:t>的用户信息（包括但不限于用户设备信息、用户个人信息等）和数据（包括但不限于用于分析的数据、存储的数据、展示的数据等），均为经用户授权或者经过各方充分授权的信息和数据，并且相关数据的收集、使用和处理需要遵守相关国家和地区的相关法律法规和标准，并提供有相应的操作入口，供用户选择授权或者拒绝。</w:t>
      </w:r>
    </w:p>
    <w:p w14:paraId="55B68A66" w14:textId="3C5A091C" w:rsidR="00C42B5C" w:rsidRPr="00747131" w:rsidRDefault="00C42B5C" w:rsidP="00C42B5C">
      <w:pPr>
        <w:spacing w:line="360" w:lineRule="exact"/>
        <w:ind w:firstLineChars="200" w:firstLine="480"/>
        <w:rPr>
          <w:sz w:val="24"/>
          <w:szCs w:val="24"/>
        </w:rPr>
      </w:pPr>
      <w:r w:rsidRPr="00747131">
        <w:rPr>
          <w:rFonts w:hint="eastAsia"/>
          <w:sz w:val="24"/>
          <w:szCs w:val="24"/>
        </w:rPr>
        <w:t>上面已对本申请实施例的</w:t>
      </w:r>
      <w:r w:rsidR="00416E25" w:rsidRPr="00747131">
        <w:rPr>
          <w:rFonts w:hint="eastAsia"/>
          <w:sz w:val="24"/>
          <w:szCs w:val="24"/>
        </w:rPr>
        <w:t>召回</w:t>
      </w:r>
      <w:r w:rsidRPr="00747131">
        <w:rPr>
          <w:rFonts w:hint="eastAsia"/>
          <w:sz w:val="24"/>
          <w:szCs w:val="24"/>
        </w:rPr>
        <w:t>方法进行了说明，下面对本申请实施</w:t>
      </w:r>
      <w:proofErr w:type="gramStart"/>
      <w:r w:rsidRPr="00747131">
        <w:rPr>
          <w:rFonts w:hint="eastAsia"/>
          <w:sz w:val="24"/>
          <w:szCs w:val="24"/>
        </w:rPr>
        <w:t>例提供</w:t>
      </w:r>
      <w:proofErr w:type="gramEnd"/>
      <w:r w:rsidRPr="00747131">
        <w:rPr>
          <w:rFonts w:hint="eastAsia"/>
          <w:sz w:val="24"/>
          <w:szCs w:val="24"/>
        </w:rPr>
        <w:t>的执行上述方法的装置进行描述。本领域技术人员可以理解，方法和装置可以相互结合和引用，本申请实施</w:t>
      </w:r>
      <w:proofErr w:type="gramStart"/>
      <w:r w:rsidRPr="00747131">
        <w:rPr>
          <w:rFonts w:hint="eastAsia"/>
          <w:sz w:val="24"/>
          <w:szCs w:val="24"/>
        </w:rPr>
        <w:t>例提供</w:t>
      </w:r>
      <w:proofErr w:type="gramEnd"/>
      <w:r w:rsidRPr="00747131">
        <w:rPr>
          <w:rFonts w:hint="eastAsia"/>
          <w:sz w:val="24"/>
          <w:szCs w:val="24"/>
        </w:rPr>
        <w:t>的相关装置可以执行上述列表排序的方法中的步骤。</w:t>
      </w:r>
    </w:p>
    <w:p w14:paraId="2976A20B" w14:textId="2176EA8E" w:rsidR="00C42B5C" w:rsidRPr="00747131" w:rsidRDefault="00C42B5C" w:rsidP="00C42B5C">
      <w:pPr>
        <w:spacing w:line="360" w:lineRule="exact"/>
        <w:ind w:firstLineChars="200" w:firstLine="480"/>
        <w:rPr>
          <w:sz w:val="24"/>
          <w:szCs w:val="24"/>
        </w:rPr>
      </w:pPr>
      <w:r w:rsidRPr="00747131">
        <w:rPr>
          <w:sz w:val="24"/>
          <w:szCs w:val="24"/>
        </w:rPr>
        <w:t>本申请实施</w:t>
      </w:r>
      <w:proofErr w:type="gramStart"/>
      <w:r w:rsidRPr="00747131">
        <w:rPr>
          <w:sz w:val="24"/>
          <w:szCs w:val="24"/>
        </w:rPr>
        <w:t>例提供</w:t>
      </w:r>
      <w:proofErr w:type="gramEnd"/>
      <w:r w:rsidRPr="00747131">
        <w:rPr>
          <w:sz w:val="24"/>
          <w:szCs w:val="24"/>
        </w:rPr>
        <w:t>的</w:t>
      </w:r>
      <w:r w:rsidR="004D6731" w:rsidRPr="00747131">
        <w:rPr>
          <w:rFonts w:hint="eastAsia"/>
          <w:sz w:val="24"/>
          <w:szCs w:val="24"/>
        </w:rPr>
        <w:t>召回</w:t>
      </w:r>
      <w:r w:rsidRPr="00747131">
        <w:rPr>
          <w:rFonts w:hint="eastAsia"/>
          <w:sz w:val="24"/>
          <w:szCs w:val="24"/>
        </w:rPr>
        <w:t>方法，</w:t>
      </w:r>
      <w:r w:rsidRPr="00747131">
        <w:rPr>
          <w:sz w:val="24"/>
          <w:szCs w:val="24"/>
        </w:rPr>
        <w:t>可以应用在具备</w:t>
      </w:r>
      <w:r w:rsidRPr="00747131">
        <w:rPr>
          <w:rFonts w:hint="eastAsia"/>
          <w:sz w:val="24"/>
          <w:szCs w:val="24"/>
        </w:rPr>
        <w:t>通信功能</w:t>
      </w:r>
      <w:r w:rsidRPr="00747131">
        <w:rPr>
          <w:sz w:val="24"/>
          <w:szCs w:val="24"/>
        </w:rPr>
        <w:t>的电子设备中</w:t>
      </w:r>
      <w:r w:rsidRPr="00747131">
        <w:rPr>
          <w:rFonts w:hint="eastAsia"/>
          <w:sz w:val="24"/>
          <w:szCs w:val="24"/>
        </w:rPr>
        <w:t>。电子设备包括终端设备，终端设备的具体设备形态等可以参照上述相关说明，此处不再赘述。</w:t>
      </w:r>
    </w:p>
    <w:p w14:paraId="47334E12" w14:textId="6D5DBEE0" w:rsidR="00C42B5C" w:rsidRPr="00747131" w:rsidRDefault="00C42B5C" w:rsidP="00C42B5C">
      <w:pPr>
        <w:spacing w:line="360" w:lineRule="exact"/>
        <w:ind w:firstLineChars="200" w:firstLine="480"/>
        <w:rPr>
          <w:sz w:val="24"/>
          <w:szCs w:val="24"/>
        </w:rPr>
      </w:pPr>
      <w:r w:rsidRPr="00747131">
        <w:rPr>
          <w:rFonts w:hint="eastAsia"/>
          <w:sz w:val="24"/>
          <w:szCs w:val="24"/>
        </w:rPr>
        <w:t>本申请实施</w:t>
      </w:r>
      <w:proofErr w:type="gramStart"/>
      <w:r w:rsidRPr="00747131">
        <w:rPr>
          <w:rFonts w:hint="eastAsia"/>
          <w:sz w:val="24"/>
          <w:szCs w:val="24"/>
        </w:rPr>
        <w:t>例提供</w:t>
      </w:r>
      <w:proofErr w:type="gramEnd"/>
      <w:r w:rsidRPr="00747131">
        <w:rPr>
          <w:rFonts w:hint="eastAsia"/>
          <w:sz w:val="24"/>
          <w:szCs w:val="24"/>
        </w:rPr>
        <w:t>一种</w:t>
      </w:r>
      <w:r w:rsidR="004D6731" w:rsidRPr="00747131">
        <w:rPr>
          <w:rFonts w:hint="eastAsia"/>
          <w:sz w:val="24"/>
          <w:szCs w:val="24"/>
        </w:rPr>
        <w:t>电子设备</w:t>
      </w:r>
      <w:r w:rsidRPr="00747131">
        <w:rPr>
          <w:rFonts w:hint="eastAsia"/>
          <w:sz w:val="24"/>
          <w:szCs w:val="24"/>
        </w:rPr>
        <w:t>，</w:t>
      </w:r>
      <w:r w:rsidRPr="00747131">
        <w:rPr>
          <w:sz w:val="24"/>
          <w:szCs w:val="24"/>
        </w:rPr>
        <w:t>包括：</w:t>
      </w:r>
      <w:r w:rsidRPr="00747131">
        <w:rPr>
          <w:rFonts w:hint="eastAsia"/>
          <w:sz w:val="24"/>
          <w:szCs w:val="24"/>
        </w:rPr>
        <w:t>处理器和存储器；存储器存储计算机执行指令；处理器执行存储器存储的计算机执行指令，使得</w:t>
      </w:r>
      <w:r w:rsidR="004D6731" w:rsidRPr="00747131">
        <w:rPr>
          <w:rFonts w:hint="eastAsia"/>
          <w:sz w:val="24"/>
          <w:szCs w:val="24"/>
        </w:rPr>
        <w:t>电子设备</w:t>
      </w:r>
      <w:r w:rsidRPr="00747131">
        <w:rPr>
          <w:rFonts w:hint="eastAsia"/>
          <w:sz w:val="24"/>
          <w:szCs w:val="24"/>
        </w:rPr>
        <w:t>执行上述方法。</w:t>
      </w:r>
    </w:p>
    <w:p w14:paraId="1646ECB9" w14:textId="77777777" w:rsidR="00C42B5C" w:rsidRPr="00747131" w:rsidRDefault="00C42B5C" w:rsidP="00C42B5C">
      <w:pPr>
        <w:spacing w:line="360" w:lineRule="exact"/>
        <w:ind w:firstLineChars="200" w:firstLine="480"/>
        <w:rPr>
          <w:sz w:val="24"/>
          <w:szCs w:val="24"/>
        </w:rPr>
      </w:pPr>
      <w:r w:rsidRPr="00747131">
        <w:rPr>
          <w:rFonts w:hint="eastAsia"/>
          <w:sz w:val="24"/>
          <w:szCs w:val="24"/>
        </w:rPr>
        <w:t>本申请实施</w:t>
      </w:r>
      <w:proofErr w:type="gramStart"/>
      <w:r w:rsidRPr="00747131">
        <w:rPr>
          <w:rFonts w:hint="eastAsia"/>
          <w:sz w:val="24"/>
          <w:szCs w:val="24"/>
        </w:rPr>
        <w:t>例提供</w:t>
      </w:r>
      <w:proofErr w:type="gramEnd"/>
      <w:r w:rsidRPr="00747131">
        <w:rPr>
          <w:rFonts w:hint="eastAsia"/>
          <w:sz w:val="24"/>
          <w:szCs w:val="24"/>
        </w:rPr>
        <w:t>一种芯片。芯片包括处理器，处理器用于调用存储器中的计算机程序，以执行上述实施例中的技术方案。其实现原理和技术效果与上述相关实施例类似，此处不再赘述。</w:t>
      </w:r>
    </w:p>
    <w:p w14:paraId="39F42310" w14:textId="77777777" w:rsidR="00C42B5C" w:rsidRPr="00747131" w:rsidRDefault="00C42B5C" w:rsidP="00C42B5C">
      <w:pPr>
        <w:spacing w:line="360" w:lineRule="exact"/>
        <w:ind w:firstLineChars="200" w:firstLine="480"/>
        <w:rPr>
          <w:sz w:val="24"/>
          <w:szCs w:val="24"/>
        </w:rPr>
      </w:pPr>
      <w:r w:rsidRPr="00747131">
        <w:rPr>
          <w:rFonts w:hint="eastAsia"/>
          <w:sz w:val="24"/>
          <w:szCs w:val="24"/>
        </w:rPr>
        <w:t>本申请</w:t>
      </w:r>
      <w:proofErr w:type="gramStart"/>
      <w:r w:rsidRPr="00747131">
        <w:rPr>
          <w:rFonts w:hint="eastAsia"/>
          <w:sz w:val="24"/>
          <w:szCs w:val="24"/>
        </w:rPr>
        <w:t>实施例还提供</w:t>
      </w:r>
      <w:proofErr w:type="gramEnd"/>
      <w:r w:rsidRPr="00747131">
        <w:rPr>
          <w:rFonts w:hint="eastAsia"/>
          <w:sz w:val="24"/>
          <w:szCs w:val="24"/>
        </w:rPr>
        <w:t>了一种计算机可读存储介质。计算机可读存储介质存储有计算机程序。计算机程序被处理器执行时实现上述方法。上述实施例中描述的方法可以全部或部分地通过软件、硬件、固件或者其任意组合来实现。如果在软件中实现，则功能可以作为一个或多个指令或代码存储在计算机可读介质上或者在计算机可读介质上传输。计算机可读介质可以包括计算机存储介质和通信介质，还可以包括任何可以将计算机程序从一个地方传送到另一个地方的介质。存储介质可以是可由计算机访问的任何目标介质。</w:t>
      </w:r>
    </w:p>
    <w:p w14:paraId="65F1FCF2" w14:textId="50C3B716" w:rsidR="00C42B5C" w:rsidRPr="00747131" w:rsidRDefault="00C42B5C" w:rsidP="00C42B5C">
      <w:pPr>
        <w:spacing w:line="360" w:lineRule="exact"/>
        <w:ind w:firstLineChars="200" w:firstLine="480"/>
        <w:rPr>
          <w:sz w:val="24"/>
          <w:szCs w:val="24"/>
        </w:rPr>
      </w:pPr>
      <w:r w:rsidRPr="00747131">
        <w:rPr>
          <w:rFonts w:hint="eastAsia"/>
          <w:sz w:val="24"/>
          <w:szCs w:val="24"/>
        </w:rPr>
        <w:t>一种可能的实现方式中，计算机可读介质可以包括</w:t>
      </w:r>
      <w:r w:rsidRPr="00747131">
        <w:rPr>
          <w:rFonts w:hint="eastAsia"/>
          <w:sz w:val="24"/>
          <w:szCs w:val="24"/>
        </w:rPr>
        <w:t>RAM</w:t>
      </w:r>
      <w:r w:rsidRPr="00747131">
        <w:rPr>
          <w:rFonts w:hint="eastAsia"/>
          <w:sz w:val="24"/>
          <w:szCs w:val="24"/>
        </w:rPr>
        <w:t>，</w:t>
      </w:r>
      <w:r w:rsidRPr="00747131">
        <w:rPr>
          <w:rFonts w:hint="eastAsia"/>
          <w:sz w:val="24"/>
          <w:szCs w:val="24"/>
        </w:rPr>
        <w:t>ROM</w:t>
      </w:r>
      <w:r w:rsidRPr="00747131">
        <w:rPr>
          <w:rFonts w:hint="eastAsia"/>
          <w:sz w:val="24"/>
          <w:szCs w:val="24"/>
        </w:rPr>
        <w:t>，只读光盘（</w:t>
      </w:r>
      <w:r w:rsidRPr="00747131">
        <w:rPr>
          <w:rFonts w:hint="eastAsia"/>
          <w:sz w:val="24"/>
          <w:szCs w:val="24"/>
        </w:rPr>
        <w:t>compact disc read-only memory</w:t>
      </w:r>
      <w:r w:rsidRPr="00747131">
        <w:rPr>
          <w:rFonts w:hint="eastAsia"/>
          <w:sz w:val="24"/>
          <w:szCs w:val="24"/>
        </w:rPr>
        <w:t>，</w:t>
      </w:r>
      <w:r w:rsidRPr="00747131">
        <w:rPr>
          <w:rFonts w:hint="eastAsia"/>
          <w:sz w:val="24"/>
          <w:szCs w:val="24"/>
        </w:rPr>
        <w:t>CD-ROM</w:t>
      </w:r>
      <w:r w:rsidRPr="00747131">
        <w:rPr>
          <w:rFonts w:hint="eastAsia"/>
          <w:sz w:val="24"/>
          <w:szCs w:val="24"/>
        </w:rPr>
        <w:t>）或其它光盘存储器，磁盘存储器或其它磁存储设备，或目标于承载的任何其它介质或以指令或数据结构的形式存储所需的程序代码，并且可由计算机访问。而且，任何连接被适当地称为计算机可读介质。例如，如果使用同轴电缆，光纤电缆，双绞线，数字用户线（</w:t>
      </w:r>
      <w:r w:rsidRPr="00747131">
        <w:rPr>
          <w:rFonts w:hint="eastAsia"/>
          <w:sz w:val="24"/>
          <w:szCs w:val="24"/>
        </w:rPr>
        <w:t>Digital Subscriber Line</w:t>
      </w:r>
      <w:r w:rsidRPr="00747131">
        <w:rPr>
          <w:rFonts w:hint="eastAsia"/>
          <w:sz w:val="24"/>
          <w:szCs w:val="24"/>
        </w:rPr>
        <w:t>，</w:t>
      </w:r>
      <w:r w:rsidRPr="00747131">
        <w:rPr>
          <w:rFonts w:hint="eastAsia"/>
          <w:sz w:val="24"/>
          <w:szCs w:val="24"/>
        </w:rPr>
        <w:t>DSL</w:t>
      </w:r>
      <w:r w:rsidRPr="00747131">
        <w:rPr>
          <w:rFonts w:hint="eastAsia"/>
          <w:sz w:val="24"/>
          <w:szCs w:val="24"/>
        </w:rPr>
        <w:t>）或无线技术（如红外，无线电和微波）从网站，服务器或其它远程源传输软件，则同轴电缆，光纤电缆，双绞线，</w:t>
      </w:r>
      <w:r w:rsidRPr="00747131">
        <w:rPr>
          <w:rFonts w:hint="eastAsia"/>
          <w:sz w:val="24"/>
          <w:szCs w:val="24"/>
        </w:rPr>
        <w:t>DSL</w:t>
      </w:r>
      <w:r w:rsidRPr="00747131">
        <w:rPr>
          <w:rFonts w:hint="eastAsia"/>
          <w:sz w:val="24"/>
          <w:szCs w:val="24"/>
        </w:rPr>
        <w:t>或诸如红外，无线电和微波之类的无线技术包括在介质的定义中。如本文所使用的磁盘和光盘包括激光盘，数字通用光盘（</w:t>
      </w:r>
      <w:r w:rsidRPr="00747131">
        <w:rPr>
          <w:rFonts w:hint="eastAsia"/>
          <w:sz w:val="24"/>
          <w:szCs w:val="24"/>
        </w:rPr>
        <w:t>Digital Versatile Disc</w:t>
      </w:r>
      <w:r w:rsidRPr="00747131">
        <w:rPr>
          <w:rFonts w:hint="eastAsia"/>
          <w:sz w:val="24"/>
          <w:szCs w:val="24"/>
        </w:rPr>
        <w:t>，</w:t>
      </w:r>
      <w:r w:rsidRPr="00747131">
        <w:rPr>
          <w:rFonts w:hint="eastAsia"/>
          <w:sz w:val="24"/>
          <w:szCs w:val="24"/>
        </w:rPr>
        <w:t>DVD</w:t>
      </w:r>
      <w:r w:rsidRPr="00747131">
        <w:rPr>
          <w:rFonts w:hint="eastAsia"/>
          <w:sz w:val="24"/>
          <w:szCs w:val="24"/>
        </w:rPr>
        <w:t>），软盘和蓝光盘，其中磁盘通常以磁性方式再现数据，而光盘利用激光光学地再现数据。上述的组合也应包括在计算机可读介质的范围内。</w:t>
      </w:r>
    </w:p>
    <w:p w14:paraId="0F81AB7B" w14:textId="77777777" w:rsidR="00C42B5C" w:rsidRPr="00747131" w:rsidRDefault="00C42B5C" w:rsidP="00C42B5C">
      <w:pPr>
        <w:spacing w:line="360" w:lineRule="exact"/>
        <w:ind w:firstLineChars="200" w:firstLine="480"/>
        <w:rPr>
          <w:sz w:val="24"/>
          <w:szCs w:val="24"/>
        </w:rPr>
      </w:pPr>
      <w:r w:rsidRPr="00747131">
        <w:rPr>
          <w:rFonts w:hint="eastAsia"/>
          <w:sz w:val="24"/>
          <w:szCs w:val="24"/>
        </w:rPr>
        <w:t>本申请实施</w:t>
      </w:r>
      <w:proofErr w:type="gramStart"/>
      <w:r w:rsidRPr="00747131">
        <w:rPr>
          <w:rFonts w:hint="eastAsia"/>
          <w:sz w:val="24"/>
          <w:szCs w:val="24"/>
        </w:rPr>
        <w:t>例提供</w:t>
      </w:r>
      <w:proofErr w:type="gramEnd"/>
      <w:r w:rsidRPr="00747131">
        <w:rPr>
          <w:rFonts w:hint="eastAsia"/>
          <w:sz w:val="24"/>
          <w:szCs w:val="24"/>
        </w:rPr>
        <w:t>一种计算机程序产品，计算机程序产品包括计算机程序，当计</w:t>
      </w:r>
      <w:r w:rsidRPr="00747131">
        <w:rPr>
          <w:rFonts w:hint="eastAsia"/>
          <w:sz w:val="24"/>
          <w:szCs w:val="24"/>
        </w:rPr>
        <w:lastRenderedPageBreak/>
        <w:t>算机程序被运行时，使得计算机执行上述方法。</w:t>
      </w:r>
    </w:p>
    <w:p w14:paraId="7C9C3FCF" w14:textId="77777777" w:rsidR="00C42B5C" w:rsidRPr="00747131" w:rsidRDefault="00C42B5C" w:rsidP="00C42B5C">
      <w:pPr>
        <w:spacing w:line="360" w:lineRule="exact"/>
        <w:ind w:firstLineChars="200" w:firstLine="480"/>
        <w:rPr>
          <w:sz w:val="24"/>
          <w:szCs w:val="24"/>
        </w:rPr>
      </w:pPr>
      <w:r w:rsidRPr="00747131">
        <w:rPr>
          <w:rFonts w:hint="eastAsia"/>
          <w:sz w:val="24"/>
          <w:szCs w:val="24"/>
        </w:rPr>
        <w:t>本申请实施例是参照根据本申请实施例的方法、设备（系统）、和计算机程序产品的流程图和／或方框图来描述的。应理解可由计算机程序指令实现流程图和／或方框图中的每一流程和／或方框、以及流程图和／或方框图中的流程和／或方框的结合。可提供这些计算机程序指令到通用计算机、专用计算机、嵌入式处理机或其他可编程设备的处理单元以产生一个机器，使得通过计算机或其他可编程数据处理设备的处理单元执行的指令产生用于实现在流程图一个流程或多个流程和／或方框图一个方框或多个方框中指定的功能的装置。</w:t>
      </w:r>
    </w:p>
    <w:p w14:paraId="31514992" w14:textId="66879730" w:rsidR="00117511" w:rsidRPr="00747131" w:rsidRDefault="00C42B5C" w:rsidP="00C42B5C">
      <w:pPr>
        <w:spacing w:line="360" w:lineRule="exact"/>
        <w:ind w:firstLineChars="200" w:firstLine="480"/>
        <w:outlineLvl w:val="0"/>
        <w:rPr>
          <w:rFonts w:ascii="宋体" w:eastAsia="宋体" w:hAnsi="宋体" w:cs="Times New Roman"/>
          <w:sz w:val="24"/>
          <w:szCs w:val="24"/>
        </w:rPr>
      </w:pPr>
      <w:r w:rsidRPr="00747131">
        <w:rPr>
          <w:rFonts w:hint="eastAsia"/>
          <w:sz w:val="24"/>
          <w:szCs w:val="24"/>
        </w:rPr>
        <w:t>以上的具体实施方式，对</w:t>
      </w:r>
      <w:r w:rsidR="002B4E33" w:rsidRPr="00747131">
        <w:rPr>
          <w:rFonts w:hint="eastAsia"/>
          <w:sz w:val="24"/>
          <w:szCs w:val="24"/>
        </w:rPr>
        <w:t>本申请实施例</w:t>
      </w:r>
      <w:r w:rsidRPr="00747131">
        <w:rPr>
          <w:rFonts w:hint="eastAsia"/>
          <w:sz w:val="24"/>
          <w:szCs w:val="24"/>
        </w:rPr>
        <w:t>的目的、技术方案和有益效果进行了进一步详细说明，所应理解的是，以上仅为</w:t>
      </w:r>
      <w:r w:rsidR="002B4E33" w:rsidRPr="00747131">
        <w:rPr>
          <w:rFonts w:hint="eastAsia"/>
          <w:sz w:val="24"/>
          <w:szCs w:val="24"/>
        </w:rPr>
        <w:t>本申请实施例</w:t>
      </w:r>
      <w:r w:rsidRPr="00747131">
        <w:rPr>
          <w:rFonts w:hint="eastAsia"/>
          <w:sz w:val="24"/>
          <w:szCs w:val="24"/>
        </w:rPr>
        <w:t>的具体实施方式而已，并不用于限定</w:t>
      </w:r>
      <w:r w:rsidR="002B4E33" w:rsidRPr="00747131">
        <w:rPr>
          <w:rFonts w:hint="eastAsia"/>
          <w:sz w:val="24"/>
          <w:szCs w:val="24"/>
        </w:rPr>
        <w:t>本申请实施例</w:t>
      </w:r>
      <w:r w:rsidRPr="00747131">
        <w:rPr>
          <w:rFonts w:hint="eastAsia"/>
          <w:sz w:val="24"/>
          <w:szCs w:val="24"/>
        </w:rPr>
        <w:t>的保护范围，凡在</w:t>
      </w:r>
      <w:r w:rsidR="002B4E33" w:rsidRPr="00747131">
        <w:rPr>
          <w:rFonts w:hint="eastAsia"/>
          <w:sz w:val="24"/>
          <w:szCs w:val="24"/>
        </w:rPr>
        <w:t>本申请实施例</w:t>
      </w:r>
      <w:r w:rsidRPr="00747131">
        <w:rPr>
          <w:rFonts w:hint="eastAsia"/>
          <w:sz w:val="24"/>
          <w:szCs w:val="24"/>
        </w:rPr>
        <w:t>的技术方案的基础之上，所做的任何修改、等同替换、改进等，均应包括在</w:t>
      </w:r>
      <w:r w:rsidR="002B4E33" w:rsidRPr="00747131">
        <w:rPr>
          <w:rFonts w:hint="eastAsia"/>
          <w:sz w:val="24"/>
          <w:szCs w:val="24"/>
        </w:rPr>
        <w:t>本申请实施例</w:t>
      </w:r>
      <w:r w:rsidRPr="00747131">
        <w:rPr>
          <w:rFonts w:hint="eastAsia"/>
          <w:sz w:val="24"/>
          <w:szCs w:val="24"/>
        </w:rPr>
        <w:t>的保护范围之内</w:t>
      </w:r>
      <w:r w:rsidR="005C1228" w:rsidRPr="00747131">
        <w:rPr>
          <w:rFonts w:ascii="宋体" w:eastAsia="宋体" w:hAnsi="宋体" w:hint="eastAsia"/>
          <w:sz w:val="24"/>
          <w:szCs w:val="24"/>
        </w:rPr>
        <w:t>。</w:t>
      </w:r>
    </w:p>
    <w:p w14:paraId="168030D2" w14:textId="77777777" w:rsidR="00173CD0" w:rsidRPr="00747131" w:rsidRDefault="00173CD0" w:rsidP="00D64058">
      <w:pPr>
        <w:spacing w:beforeLines="50" w:before="156" w:line="360" w:lineRule="exact"/>
        <w:ind w:firstLineChars="200" w:firstLine="480"/>
        <w:rPr>
          <w:rFonts w:ascii="宋体" w:eastAsia="宋体" w:hAnsi="宋体" w:cs="Times New Roman"/>
          <w:sz w:val="24"/>
          <w:szCs w:val="24"/>
        </w:rPr>
        <w:sectPr w:rsidR="00173CD0" w:rsidRPr="00747131" w:rsidSect="00CA0AC3">
          <w:headerReference w:type="default" r:id="rId19"/>
          <w:headerReference w:type="first" r:id="rId20"/>
          <w:pgSz w:w="11906" w:h="16838"/>
          <w:pgMar w:top="1531" w:right="1304" w:bottom="1134" w:left="1701" w:header="1134" w:footer="1134" w:gutter="0"/>
          <w:lnNumType w:countBy="5"/>
          <w:pgNumType w:start="1"/>
          <w:cols w:space="425"/>
          <w:titlePg/>
          <w:docGrid w:type="lines" w:linePitch="312"/>
        </w:sectPr>
      </w:pPr>
    </w:p>
    <w:p w14:paraId="5965F368" w14:textId="27D26937" w:rsidR="005C1228" w:rsidRPr="00747131" w:rsidRDefault="00CD2FA9" w:rsidP="00D64058">
      <w:pPr>
        <w:pStyle w:val="af9"/>
        <w:adjustRightInd w:val="0"/>
        <w:spacing w:after="0"/>
        <w:ind w:firstLineChars="0" w:firstLine="0"/>
        <w:jc w:val="center"/>
        <w:outlineLvl w:val="0"/>
        <w:rPr>
          <w:rFonts w:ascii="宋体" w:hAnsi="宋体"/>
          <w:sz w:val="24"/>
        </w:rPr>
      </w:pPr>
      <w:r w:rsidRPr="00747131">
        <w:rPr>
          <w:noProof/>
        </w:rPr>
        <w:lastRenderedPageBreak/>
        <w:drawing>
          <wp:inline distT="0" distB="0" distL="0" distR="0" wp14:anchorId="68186BE7" wp14:editId="660033C9">
            <wp:extent cx="5652135" cy="2164715"/>
            <wp:effectExtent l="0" t="0" r="5715"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52135" cy="2164715"/>
                    </a:xfrm>
                    <a:prstGeom prst="rect">
                      <a:avLst/>
                    </a:prstGeom>
                    <a:noFill/>
                    <a:ln>
                      <a:noFill/>
                    </a:ln>
                  </pic:spPr>
                </pic:pic>
              </a:graphicData>
            </a:graphic>
          </wp:inline>
        </w:drawing>
      </w:r>
    </w:p>
    <w:p w14:paraId="624DCCAA" w14:textId="1C02C2E7" w:rsidR="004D51AE" w:rsidRPr="00747131" w:rsidRDefault="005C03D8" w:rsidP="00D64058">
      <w:pPr>
        <w:pStyle w:val="af9"/>
        <w:adjustRightInd w:val="0"/>
        <w:spacing w:after="0"/>
        <w:ind w:firstLineChars="0" w:firstLine="0"/>
        <w:jc w:val="center"/>
        <w:outlineLvl w:val="0"/>
        <w:rPr>
          <w:rFonts w:ascii="宋体" w:hAnsi="宋体"/>
          <w:sz w:val="24"/>
        </w:rPr>
      </w:pPr>
      <w:r w:rsidRPr="00747131">
        <w:rPr>
          <w:rFonts w:ascii="宋体" w:hAnsi="宋体"/>
          <w:sz w:val="24"/>
        </w:rPr>
        <w:t>图</w:t>
      </w:r>
      <w:r w:rsidRPr="00747131">
        <w:rPr>
          <w:rFonts w:ascii="宋体" w:hAnsi="宋体" w:hint="eastAsia"/>
          <w:sz w:val="24"/>
        </w:rPr>
        <w:t>1</w:t>
      </w:r>
    </w:p>
    <w:p w14:paraId="4C756568" w14:textId="4EC02DA8" w:rsidR="004D51AE" w:rsidRPr="00747131" w:rsidRDefault="004D51AE" w:rsidP="004D51AE">
      <w:pPr>
        <w:pStyle w:val="af0"/>
        <w:tabs>
          <w:tab w:val="left" w:pos="8190"/>
        </w:tabs>
        <w:spacing w:before="0" w:line="240" w:lineRule="auto"/>
        <w:ind w:firstLine="0"/>
        <w:jc w:val="center"/>
        <w:rPr>
          <w:rFonts w:ascii="宋体" w:eastAsia="宋体" w:hAnsi="宋体"/>
          <w:b/>
          <w:w w:val="100"/>
          <w:sz w:val="24"/>
          <w:szCs w:val="24"/>
        </w:rPr>
      </w:pPr>
    </w:p>
    <w:p w14:paraId="3DA46EEE" w14:textId="684085B0" w:rsidR="004D51AE" w:rsidRPr="00747131" w:rsidRDefault="004D51AE" w:rsidP="004D51AE">
      <w:pPr>
        <w:pStyle w:val="af0"/>
        <w:tabs>
          <w:tab w:val="left" w:pos="8190"/>
        </w:tabs>
        <w:spacing w:before="0" w:line="240" w:lineRule="auto"/>
        <w:ind w:firstLine="0"/>
        <w:jc w:val="center"/>
        <w:rPr>
          <w:rFonts w:ascii="宋体" w:eastAsia="宋体" w:hAnsi="宋体"/>
          <w:b/>
          <w:w w:val="100"/>
          <w:sz w:val="24"/>
          <w:szCs w:val="24"/>
        </w:rPr>
      </w:pPr>
    </w:p>
    <w:p w14:paraId="0E5599FE" w14:textId="77777777" w:rsidR="004D51AE" w:rsidRPr="00747131" w:rsidRDefault="004D51AE" w:rsidP="004D51AE">
      <w:pPr>
        <w:pStyle w:val="af0"/>
        <w:tabs>
          <w:tab w:val="left" w:pos="8190"/>
        </w:tabs>
        <w:spacing w:before="0" w:line="240" w:lineRule="auto"/>
        <w:ind w:firstLine="0"/>
        <w:jc w:val="center"/>
        <w:rPr>
          <w:rFonts w:ascii="宋体" w:eastAsia="宋体" w:hAnsi="宋体"/>
          <w:b/>
          <w:w w:val="100"/>
          <w:sz w:val="24"/>
          <w:szCs w:val="24"/>
        </w:rPr>
      </w:pPr>
    </w:p>
    <w:p w14:paraId="5A9E8A4E" w14:textId="5898B95B" w:rsidR="005C03D8" w:rsidRPr="00747131" w:rsidRDefault="00CD2FA9" w:rsidP="00D64058">
      <w:pPr>
        <w:pStyle w:val="af9"/>
        <w:adjustRightInd w:val="0"/>
        <w:spacing w:after="0"/>
        <w:ind w:firstLineChars="0" w:firstLine="0"/>
        <w:jc w:val="center"/>
        <w:outlineLvl w:val="0"/>
        <w:rPr>
          <w:rFonts w:ascii="宋体" w:hAnsi="宋体"/>
          <w:sz w:val="24"/>
        </w:rPr>
      </w:pPr>
      <w:r w:rsidRPr="00747131">
        <w:rPr>
          <w:noProof/>
        </w:rPr>
        <w:drawing>
          <wp:inline distT="0" distB="0" distL="0" distR="0" wp14:anchorId="35237DD5" wp14:editId="3DF5A6DC">
            <wp:extent cx="4213555" cy="3406915"/>
            <wp:effectExtent l="0" t="0" r="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19698" cy="3411882"/>
                    </a:xfrm>
                    <a:prstGeom prst="rect">
                      <a:avLst/>
                    </a:prstGeom>
                    <a:noFill/>
                    <a:ln>
                      <a:noFill/>
                    </a:ln>
                  </pic:spPr>
                </pic:pic>
              </a:graphicData>
            </a:graphic>
          </wp:inline>
        </w:drawing>
      </w:r>
    </w:p>
    <w:p w14:paraId="0F2CBFA9" w14:textId="111B80C8" w:rsidR="005C03D8" w:rsidRPr="00747131" w:rsidRDefault="005C03D8" w:rsidP="00D64058">
      <w:pPr>
        <w:pStyle w:val="af9"/>
        <w:adjustRightInd w:val="0"/>
        <w:spacing w:after="0"/>
        <w:ind w:firstLineChars="0" w:firstLine="0"/>
        <w:jc w:val="center"/>
        <w:outlineLvl w:val="0"/>
        <w:rPr>
          <w:rFonts w:ascii="宋体" w:hAnsi="宋体"/>
          <w:sz w:val="24"/>
        </w:rPr>
      </w:pPr>
      <w:r w:rsidRPr="00747131">
        <w:rPr>
          <w:rFonts w:ascii="宋体" w:hAnsi="宋体"/>
          <w:sz w:val="24"/>
        </w:rPr>
        <w:t>图</w:t>
      </w:r>
      <w:r w:rsidRPr="00747131">
        <w:rPr>
          <w:rFonts w:ascii="宋体" w:hAnsi="宋体" w:hint="eastAsia"/>
          <w:sz w:val="24"/>
        </w:rPr>
        <w:t>2</w:t>
      </w:r>
    </w:p>
    <w:p w14:paraId="528D2788" w14:textId="6C2EE886" w:rsidR="00A0170C" w:rsidRPr="00747131" w:rsidRDefault="00A0170C" w:rsidP="00D64058">
      <w:pPr>
        <w:pStyle w:val="af0"/>
        <w:tabs>
          <w:tab w:val="left" w:pos="8190"/>
        </w:tabs>
        <w:spacing w:before="0" w:line="240" w:lineRule="auto"/>
        <w:ind w:firstLine="0"/>
        <w:jc w:val="center"/>
        <w:rPr>
          <w:rFonts w:ascii="宋体" w:eastAsia="宋体" w:hAnsi="宋体"/>
          <w:b/>
          <w:w w:val="100"/>
          <w:sz w:val="24"/>
          <w:szCs w:val="24"/>
        </w:rPr>
      </w:pPr>
    </w:p>
    <w:p w14:paraId="0991D87D" w14:textId="586A3C45" w:rsidR="006414AE" w:rsidRPr="00747131" w:rsidRDefault="004D51AE" w:rsidP="006414AE">
      <w:pPr>
        <w:pStyle w:val="af9"/>
        <w:adjustRightInd w:val="0"/>
        <w:spacing w:after="0"/>
        <w:ind w:firstLineChars="0" w:firstLine="0"/>
        <w:jc w:val="center"/>
        <w:outlineLvl w:val="0"/>
        <w:rPr>
          <w:rFonts w:ascii="宋体" w:hAnsi="宋体"/>
          <w:sz w:val="24"/>
        </w:rPr>
      </w:pPr>
      <w:r w:rsidRPr="00747131">
        <w:rPr>
          <w:noProof/>
        </w:rPr>
        <w:lastRenderedPageBreak/>
        <w:drawing>
          <wp:inline distT="0" distB="0" distL="0" distR="0" wp14:anchorId="3736677F" wp14:editId="16E1CC43">
            <wp:extent cx="5652135" cy="6108065"/>
            <wp:effectExtent l="0" t="0" r="5715" b="698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52135" cy="6108065"/>
                    </a:xfrm>
                    <a:prstGeom prst="rect">
                      <a:avLst/>
                    </a:prstGeom>
                    <a:noFill/>
                    <a:ln>
                      <a:noFill/>
                    </a:ln>
                  </pic:spPr>
                </pic:pic>
              </a:graphicData>
            </a:graphic>
          </wp:inline>
        </w:drawing>
      </w:r>
    </w:p>
    <w:p w14:paraId="3B2AF559" w14:textId="587658D3" w:rsidR="006414AE" w:rsidRPr="00747131" w:rsidRDefault="006414AE" w:rsidP="006414AE">
      <w:pPr>
        <w:pStyle w:val="af9"/>
        <w:adjustRightInd w:val="0"/>
        <w:spacing w:after="0"/>
        <w:ind w:firstLineChars="0" w:firstLine="0"/>
        <w:jc w:val="center"/>
        <w:outlineLvl w:val="0"/>
        <w:rPr>
          <w:rFonts w:ascii="宋体" w:hAnsi="宋体"/>
          <w:sz w:val="24"/>
        </w:rPr>
      </w:pPr>
      <w:r w:rsidRPr="00747131">
        <w:rPr>
          <w:rFonts w:ascii="宋体" w:hAnsi="宋体"/>
          <w:sz w:val="24"/>
        </w:rPr>
        <w:t>图3</w:t>
      </w:r>
    </w:p>
    <w:p w14:paraId="7A132B2C" w14:textId="7874B671" w:rsidR="006414AE" w:rsidRPr="00747131" w:rsidRDefault="00447F16" w:rsidP="006414AE">
      <w:pPr>
        <w:pStyle w:val="af9"/>
        <w:adjustRightInd w:val="0"/>
        <w:spacing w:after="0"/>
        <w:ind w:firstLineChars="0" w:firstLine="0"/>
        <w:jc w:val="center"/>
        <w:outlineLvl w:val="0"/>
        <w:rPr>
          <w:rFonts w:ascii="宋体" w:hAnsi="宋体"/>
          <w:sz w:val="24"/>
        </w:rPr>
      </w:pPr>
      <w:r w:rsidRPr="00747131">
        <w:rPr>
          <w:noProof/>
        </w:rPr>
        <w:lastRenderedPageBreak/>
        <w:drawing>
          <wp:inline distT="0" distB="0" distL="0" distR="0" wp14:anchorId="49104387" wp14:editId="16CCA6E1">
            <wp:extent cx="5698405" cy="577169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9979" cy="5803673"/>
                    </a:xfrm>
                    <a:prstGeom prst="rect">
                      <a:avLst/>
                    </a:prstGeom>
                    <a:noFill/>
                    <a:ln>
                      <a:noFill/>
                    </a:ln>
                  </pic:spPr>
                </pic:pic>
              </a:graphicData>
            </a:graphic>
          </wp:inline>
        </w:drawing>
      </w:r>
    </w:p>
    <w:p w14:paraId="4C6C4100" w14:textId="1BD3470E" w:rsidR="006414AE" w:rsidRPr="00747131" w:rsidRDefault="006414AE" w:rsidP="006414AE">
      <w:pPr>
        <w:pStyle w:val="af9"/>
        <w:adjustRightInd w:val="0"/>
        <w:spacing w:after="0"/>
        <w:ind w:firstLineChars="0" w:firstLine="0"/>
        <w:jc w:val="center"/>
        <w:outlineLvl w:val="0"/>
        <w:rPr>
          <w:rFonts w:ascii="宋体" w:hAnsi="宋体"/>
          <w:sz w:val="24"/>
        </w:rPr>
      </w:pPr>
      <w:r w:rsidRPr="00747131">
        <w:rPr>
          <w:rFonts w:ascii="宋体" w:hAnsi="宋体"/>
          <w:sz w:val="24"/>
        </w:rPr>
        <w:t>图4A</w:t>
      </w:r>
    </w:p>
    <w:p w14:paraId="70068D51" w14:textId="77777777" w:rsidR="006414AE" w:rsidRPr="00747131" w:rsidRDefault="006414AE" w:rsidP="006414AE">
      <w:pPr>
        <w:pStyle w:val="af0"/>
        <w:tabs>
          <w:tab w:val="left" w:pos="8190"/>
        </w:tabs>
        <w:spacing w:before="0" w:line="240" w:lineRule="auto"/>
        <w:ind w:firstLine="0"/>
        <w:jc w:val="center"/>
        <w:rPr>
          <w:rFonts w:ascii="宋体" w:eastAsia="宋体" w:hAnsi="宋体"/>
          <w:b/>
          <w:w w:val="100"/>
          <w:sz w:val="24"/>
          <w:szCs w:val="24"/>
        </w:rPr>
      </w:pPr>
    </w:p>
    <w:p w14:paraId="466840FB" w14:textId="68DCEBDB" w:rsidR="006414AE" w:rsidRPr="00747131" w:rsidRDefault="00B476D2" w:rsidP="006414AE">
      <w:pPr>
        <w:pStyle w:val="af9"/>
        <w:adjustRightInd w:val="0"/>
        <w:spacing w:after="0"/>
        <w:ind w:firstLineChars="0" w:firstLine="0"/>
        <w:jc w:val="center"/>
        <w:outlineLvl w:val="0"/>
        <w:rPr>
          <w:rFonts w:ascii="宋体" w:hAnsi="宋体"/>
          <w:sz w:val="24"/>
        </w:rPr>
      </w:pPr>
      <w:r w:rsidRPr="00747131">
        <w:rPr>
          <w:noProof/>
        </w:rPr>
        <w:lastRenderedPageBreak/>
        <w:drawing>
          <wp:inline distT="0" distB="0" distL="0" distR="0" wp14:anchorId="0A4B9880" wp14:editId="6B90B79C">
            <wp:extent cx="6100877" cy="606729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10421" cy="6076783"/>
                    </a:xfrm>
                    <a:prstGeom prst="rect">
                      <a:avLst/>
                    </a:prstGeom>
                    <a:noFill/>
                    <a:ln>
                      <a:noFill/>
                    </a:ln>
                  </pic:spPr>
                </pic:pic>
              </a:graphicData>
            </a:graphic>
          </wp:inline>
        </w:drawing>
      </w:r>
    </w:p>
    <w:p w14:paraId="2891AE08" w14:textId="5045A445" w:rsidR="006414AE" w:rsidRPr="00747131" w:rsidRDefault="006414AE" w:rsidP="006414AE">
      <w:pPr>
        <w:pStyle w:val="af9"/>
        <w:adjustRightInd w:val="0"/>
        <w:spacing w:after="0"/>
        <w:ind w:firstLineChars="0" w:firstLine="0"/>
        <w:jc w:val="center"/>
        <w:outlineLvl w:val="0"/>
        <w:rPr>
          <w:rFonts w:ascii="宋体" w:hAnsi="宋体"/>
          <w:sz w:val="24"/>
        </w:rPr>
      </w:pPr>
      <w:r w:rsidRPr="00747131">
        <w:rPr>
          <w:rFonts w:ascii="宋体" w:hAnsi="宋体"/>
          <w:sz w:val="24"/>
        </w:rPr>
        <w:t>图4</w:t>
      </w:r>
      <w:r w:rsidR="00DE5098" w:rsidRPr="00747131">
        <w:rPr>
          <w:rFonts w:ascii="宋体" w:hAnsi="宋体"/>
          <w:sz w:val="24"/>
        </w:rPr>
        <w:t>B</w:t>
      </w:r>
    </w:p>
    <w:p w14:paraId="77CE425E" w14:textId="3BB5AF52" w:rsidR="006414AE" w:rsidRPr="00747131" w:rsidRDefault="00B476D2" w:rsidP="006414AE">
      <w:pPr>
        <w:pStyle w:val="af9"/>
        <w:adjustRightInd w:val="0"/>
        <w:spacing w:after="0"/>
        <w:ind w:firstLineChars="0" w:firstLine="0"/>
        <w:jc w:val="center"/>
        <w:outlineLvl w:val="0"/>
        <w:rPr>
          <w:rFonts w:ascii="宋体" w:hAnsi="宋体"/>
          <w:sz w:val="24"/>
        </w:rPr>
      </w:pPr>
      <w:r w:rsidRPr="00747131">
        <w:rPr>
          <w:noProof/>
        </w:rPr>
        <w:lastRenderedPageBreak/>
        <w:drawing>
          <wp:inline distT="0" distB="0" distL="0" distR="0" wp14:anchorId="2582AFA4" wp14:editId="17DC4A78">
            <wp:extent cx="5164531" cy="5040943"/>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70110" cy="5046388"/>
                    </a:xfrm>
                    <a:prstGeom prst="rect">
                      <a:avLst/>
                    </a:prstGeom>
                    <a:noFill/>
                    <a:ln>
                      <a:noFill/>
                    </a:ln>
                  </pic:spPr>
                </pic:pic>
              </a:graphicData>
            </a:graphic>
          </wp:inline>
        </w:drawing>
      </w:r>
    </w:p>
    <w:p w14:paraId="3ED50BB5" w14:textId="2EF11BCD" w:rsidR="006414AE" w:rsidRPr="00747131" w:rsidRDefault="006414AE" w:rsidP="006414AE">
      <w:pPr>
        <w:pStyle w:val="af9"/>
        <w:adjustRightInd w:val="0"/>
        <w:spacing w:after="0"/>
        <w:ind w:firstLineChars="0" w:firstLine="0"/>
        <w:jc w:val="center"/>
        <w:outlineLvl w:val="0"/>
        <w:rPr>
          <w:rFonts w:ascii="宋体" w:hAnsi="宋体"/>
          <w:sz w:val="24"/>
        </w:rPr>
      </w:pPr>
      <w:r w:rsidRPr="00747131">
        <w:rPr>
          <w:rFonts w:ascii="宋体" w:hAnsi="宋体"/>
          <w:sz w:val="24"/>
        </w:rPr>
        <w:t>图4</w:t>
      </w:r>
      <w:r w:rsidR="00DE5098" w:rsidRPr="00747131">
        <w:rPr>
          <w:rFonts w:ascii="宋体" w:hAnsi="宋体"/>
          <w:sz w:val="24"/>
        </w:rPr>
        <w:t>C</w:t>
      </w:r>
    </w:p>
    <w:p w14:paraId="0E2EE677" w14:textId="77777777" w:rsidR="006414AE" w:rsidRPr="00747131" w:rsidRDefault="006414AE" w:rsidP="006414AE">
      <w:pPr>
        <w:pStyle w:val="af0"/>
        <w:tabs>
          <w:tab w:val="left" w:pos="8190"/>
        </w:tabs>
        <w:spacing w:before="0" w:line="240" w:lineRule="auto"/>
        <w:ind w:firstLine="0"/>
        <w:jc w:val="center"/>
        <w:rPr>
          <w:rFonts w:ascii="宋体" w:eastAsia="宋体" w:hAnsi="宋体"/>
          <w:b/>
          <w:w w:val="100"/>
          <w:sz w:val="24"/>
          <w:szCs w:val="24"/>
        </w:rPr>
      </w:pPr>
    </w:p>
    <w:p w14:paraId="384C1030" w14:textId="155C4984" w:rsidR="006414AE" w:rsidRPr="00747131" w:rsidRDefault="00B476D2" w:rsidP="006414AE">
      <w:pPr>
        <w:pStyle w:val="af9"/>
        <w:adjustRightInd w:val="0"/>
        <w:spacing w:after="0"/>
        <w:ind w:firstLineChars="0" w:firstLine="0"/>
        <w:jc w:val="center"/>
        <w:outlineLvl w:val="0"/>
        <w:rPr>
          <w:rFonts w:ascii="宋体" w:hAnsi="宋体"/>
          <w:sz w:val="24"/>
        </w:rPr>
      </w:pPr>
      <w:r w:rsidRPr="00747131">
        <w:rPr>
          <w:noProof/>
        </w:rPr>
        <w:lastRenderedPageBreak/>
        <w:drawing>
          <wp:inline distT="0" distB="0" distL="0" distR="0" wp14:anchorId="29161BE9" wp14:editId="7BFBA579">
            <wp:extent cx="5212697" cy="4959705"/>
            <wp:effectExtent l="0" t="0" r="762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15386" cy="4962264"/>
                    </a:xfrm>
                    <a:prstGeom prst="rect">
                      <a:avLst/>
                    </a:prstGeom>
                    <a:noFill/>
                    <a:ln>
                      <a:noFill/>
                    </a:ln>
                  </pic:spPr>
                </pic:pic>
              </a:graphicData>
            </a:graphic>
          </wp:inline>
        </w:drawing>
      </w:r>
    </w:p>
    <w:p w14:paraId="5915DAAD" w14:textId="71C21826" w:rsidR="006414AE" w:rsidRPr="00747131" w:rsidRDefault="006414AE" w:rsidP="006414AE">
      <w:pPr>
        <w:pStyle w:val="af9"/>
        <w:adjustRightInd w:val="0"/>
        <w:spacing w:after="0"/>
        <w:ind w:firstLineChars="0" w:firstLine="0"/>
        <w:jc w:val="center"/>
        <w:outlineLvl w:val="0"/>
        <w:rPr>
          <w:rFonts w:ascii="宋体" w:hAnsi="宋体"/>
          <w:sz w:val="24"/>
        </w:rPr>
      </w:pPr>
      <w:r w:rsidRPr="00747131">
        <w:rPr>
          <w:rFonts w:ascii="宋体" w:hAnsi="宋体"/>
          <w:sz w:val="24"/>
        </w:rPr>
        <w:t>图4</w:t>
      </w:r>
      <w:r w:rsidR="00DE5098" w:rsidRPr="00747131">
        <w:rPr>
          <w:rFonts w:ascii="宋体" w:hAnsi="宋体"/>
          <w:sz w:val="24"/>
        </w:rPr>
        <w:t>D</w:t>
      </w:r>
    </w:p>
    <w:p w14:paraId="36730580" w14:textId="764028B4" w:rsidR="006414AE" w:rsidRPr="00747131" w:rsidRDefault="00B476D2" w:rsidP="006414AE">
      <w:pPr>
        <w:pStyle w:val="af9"/>
        <w:adjustRightInd w:val="0"/>
        <w:spacing w:after="0"/>
        <w:ind w:firstLineChars="0" w:firstLine="0"/>
        <w:jc w:val="center"/>
        <w:outlineLvl w:val="0"/>
        <w:rPr>
          <w:rFonts w:ascii="宋体" w:hAnsi="宋体"/>
          <w:sz w:val="24"/>
        </w:rPr>
      </w:pPr>
      <w:r w:rsidRPr="00747131">
        <w:rPr>
          <w:noProof/>
        </w:rPr>
        <w:lastRenderedPageBreak/>
        <w:drawing>
          <wp:inline distT="0" distB="0" distL="0" distR="0" wp14:anchorId="4AD4FF3B" wp14:editId="6A0990A0">
            <wp:extent cx="5652135" cy="514096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52135" cy="5140960"/>
                    </a:xfrm>
                    <a:prstGeom prst="rect">
                      <a:avLst/>
                    </a:prstGeom>
                    <a:noFill/>
                    <a:ln>
                      <a:noFill/>
                    </a:ln>
                  </pic:spPr>
                </pic:pic>
              </a:graphicData>
            </a:graphic>
          </wp:inline>
        </w:drawing>
      </w:r>
    </w:p>
    <w:p w14:paraId="75A6D37E" w14:textId="38614E84" w:rsidR="006414AE" w:rsidRPr="00747131" w:rsidRDefault="006414AE" w:rsidP="006414AE">
      <w:pPr>
        <w:pStyle w:val="af9"/>
        <w:adjustRightInd w:val="0"/>
        <w:spacing w:after="0"/>
        <w:ind w:firstLineChars="0" w:firstLine="0"/>
        <w:jc w:val="center"/>
        <w:outlineLvl w:val="0"/>
        <w:rPr>
          <w:rFonts w:ascii="宋体" w:hAnsi="宋体"/>
          <w:sz w:val="24"/>
        </w:rPr>
      </w:pPr>
      <w:r w:rsidRPr="00747131">
        <w:rPr>
          <w:rFonts w:ascii="宋体" w:hAnsi="宋体"/>
          <w:sz w:val="24"/>
        </w:rPr>
        <w:t>图4</w:t>
      </w:r>
      <w:r w:rsidR="00DE5098" w:rsidRPr="00747131">
        <w:rPr>
          <w:rFonts w:ascii="宋体" w:hAnsi="宋体"/>
          <w:sz w:val="24"/>
        </w:rPr>
        <w:t>E</w:t>
      </w:r>
    </w:p>
    <w:p w14:paraId="3FEE359E" w14:textId="62CA64B0" w:rsidR="006414AE" w:rsidRPr="00747131" w:rsidRDefault="00B476D2" w:rsidP="006414AE">
      <w:pPr>
        <w:pStyle w:val="af9"/>
        <w:adjustRightInd w:val="0"/>
        <w:spacing w:after="0"/>
        <w:ind w:firstLineChars="0" w:firstLine="0"/>
        <w:jc w:val="center"/>
        <w:outlineLvl w:val="0"/>
        <w:rPr>
          <w:rFonts w:ascii="宋体" w:hAnsi="宋体"/>
          <w:sz w:val="24"/>
        </w:rPr>
      </w:pPr>
      <w:r w:rsidRPr="00747131">
        <w:rPr>
          <w:noProof/>
        </w:rPr>
        <w:lastRenderedPageBreak/>
        <w:drawing>
          <wp:inline distT="0" distB="0" distL="0" distR="0" wp14:anchorId="4270DF45" wp14:editId="4235D94B">
            <wp:extent cx="5652135" cy="5457825"/>
            <wp:effectExtent l="0" t="0" r="571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52135" cy="5457825"/>
                    </a:xfrm>
                    <a:prstGeom prst="rect">
                      <a:avLst/>
                    </a:prstGeom>
                    <a:noFill/>
                    <a:ln>
                      <a:noFill/>
                    </a:ln>
                  </pic:spPr>
                </pic:pic>
              </a:graphicData>
            </a:graphic>
          </wp:inline>
        </w:drawing>
      </w:r>
    </w:p>
    <w:p w14:paraId="308BD713" w14:textId="1786BF59" w:rsidR="006414AE" w:rsidRPr="00747131" w:rsidRDefault="006414AE" w:rsidP="006414AE">
      <w:pPr>
        <w:pStyle w:val="af9"/>
        <w:adjustRightInd w:val="0"/>
        <w:spacing w:after="0"/>
        <w:ind w:firstLineChars="0" w:firstLine="0"/>
        <w:jc w:val="center"/>
        <w:outlineLvl w:val="0"/>
        <w:rPr>
          <w:rFonts w:ascii="宋体" w:hAnsi="宋体"/>
          <w:sz w:val="24"/>
        </w:rPr>
      </w:pPr>
      <w:r w:rsidRPr="00747131">
        <w:rPr>
          <w:rFonts w:ascii="宋体" w:hAnsi="宋体"/>
          <w:sz w:val="24"/>
        </w:rPr>
        <w:t>图4</w:t>
      </w:r>
      <w:r w:rsidR="00DE5098" w:rsidRPr="00747131">
        <w:rPr>
          <w:rFonts w:ascii="宋体" w:hAnsi="宋体"/>
          <w:sz w:val="24"/>
        </w:rPr>
        <w:t>F</w:t>
      </w:r>
    </w:p>
    <w:p w14:paraId="7FC6C439" w14:textId="77777777" w:rsidR="006414AE" w:rsidRPr="00747131" w:rsidRDefault="006414AE" w:rsidP="006414AE">
      <w:pPr>
        <w:pStyle w:val="af0"/>
        <w:tabs>
          <w:tab w:val="left" w:pos="8190"/>
        </w:tabs>
        <w:spacing w:before="0" w:line="240" w:lineRule="auto"/>
        <w:ind w:firstLine="0"/>
        <w:jc w:val="center"/>
        <w:rPr>
          <w:rFonts w:ascii="宋体" w:eastAsia="宋体" w:hAnsi="宋体"/>
          <w:b/>
          <w:w w:val="100"/>
          <w:sz w:val="24"/>
          <w:szCs w:val="24"/>
        </w:rPr>
      </w:pPr>
    </w:p>
    <w:p w14:paraId="0762B420" w14:textId="3F6DB0D1" w:rsidR="006414AE" w:rsidRPr="00747131" w:rsidRDefault="00B476D2" w:rsidP="006414AE">
      <w:pPr>
        <w:pStyle w:val="af9"/>
        <w:adjustRightInd w:val="0"/>
        <w:spacing w:after="0"/>
        <w:ind w:firstLineChars="0" w:firstLine="0"/>
        <w:jc w:val="center"/>
        <w:outlineLvl w:val="0"/>
        <w:rPr>
          <w:rFonts w:ascii="宋体" w:hAnsi="宋体"/>
          <w:sz w:val="24"/>
        </w:rPr>
      </w:pPr>
      <w:r w:rsidRPr="00747131">
        <w:rPr>
          <w:noProof/>
        </w:rPr>
        <w:lastRenderedPageBreak/>
        <w:drawing>
          <wp:inline distT="0" distB="0" distL="0" distR="0" wp14:anchorId="410EB67F" wp14:editId="2C2BAF9B">
            <wp:extent cx="5652135" cy="5252720"/>
            <wp:effectExtent l="0" t="0" r="571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52135" cy="5252720"/>
                    </a:xfrm>
                    <a:prstGeom prst="rect">
                      <a:avLst/>
                    </a:prstGeom>
                    <a:noFill/>
                    <a:ln>
                      <a:noFill/>
                    </a:ln>
                  </pic:spPr>
                </pic:pic>
              </a:graphicData>
            </a:graphic>
          </wp:inline>
        </w:drawing>
      </w:r>
    </w:p>
    <w:p w14:paraId="70A4D503" w14:textId="47A05D88" w:rsidR="006414AE" w:rsidRPr="00747131" w:rsidRDefault="006414AE" w:rsidP="006414AE">
      <w:pPr>
        <w:pStyle w:val="af9"/>
        <w:adjustRightInd w:val="0"/>
        <w:spacing w:after="0"/>
        <w:ind w:firstLineChars="0" w:firstLine="0"/>
        <w:jc w:val="center"/>
        <w:outlineLvl w:val="0"/>
        <w:rPr>
          <w:rFonts w:ascii="宋体" w:hAnsi="宋体"/>
          <w:sz w:val="24"/>
        </w:rPr>
      </w:pPr>
      <w:r w:rsidRPr="00747131">
        <w:rPr>
          <w:rFonts w:ascii="宋体" w:hAnsi="宋体"/>
          <w:sz w:val="24"/>
        </w:rPr>
        <w:t>图4</w:t>
      </w:r>
      <w:r w:rsidR="00DE5098" w:rsidRPr="00747131">
        <w:rPr>
          <w:rFonts w:ascii="宋体" w:hAnsi="宋体"/>
          <w:sz w:val="24"/>
        </w:rPr>
        <w:t>G</w:t>
      </w:r>
    </w:p>
    <w:p w14:paraId="7E8CC66D" w14:textId="77777777" w:rsidR="006414AE" w:rsidRPr="00747131" w:rsidRDefault="006414AE" w:rsidP="006414AE">
      <w:pPr>
        <w:pStyle w:val="af0"/>
        <w:tabs>
          <w:tab w:val="left" w:pos="8190"/>
        </w:tabs>
        <w:spacing w:before="0" w:line="240" w:lineRule="auto"/>
        <w:ind w:firstLine="0"/>
        <w:jc w:val="center"/>
        <w:rPr>
          <w:rFonts w:ascii="宋体" w:eastAsia="宋体" w:hAnsi="宋体"/>
          <w:b/>
          <w:w w:val="100"/>
          <w:sz w:val="24"/>
          <w:szCs w:val="24"/>
        </w:rPr>
      </w:pPr>
    </w:p>
    <w:p w14:paraId="79A54AFD" w14:textId="4DEEDC3C" w:rsidR="006414AE" w:rsidRPr="00747131" w:rsidRDefault="00B476D2" w:rsidP="006414AE">
      <w:pPr>
        <w:pStyle w:val="af9"/>
        <w:adjustRightInd w:val="0"/>
        <w:spacing w:after="0"/>
        <w:ind w:firstLineChars="0" w:firstLine="0"/>
        <w:jc w:val="center"/>
        <w:outlineLvl w:val="0"/>
        <w:rPr>
          <w:rFonts w:ascii="宋体" w:hAnsi="宋体"/>
          <w:sz w:val="24"/>
        </w:rPr>
      </w:pPr>
      <w:r w:rsidRPr="00747131">
        <w:rPr>
          <w:noProof/>
        </w:rPr>
        <w:lastRenderedPageBreak/>
        <w:drawing>
          <wp:inline distT="0" distB="0" distL="0" distR="0" wp14:anchorId="23E35418" wp14:editId="3B6A7D51">
            <wp:extent cx="2906887" cy="5493716"/>
            <wp:effectExtent l="0" t="0" r="825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08048" cy="5495911"/>
                    </a:xfrm>
                    <a:prstGeom prst="rect">
                      <a:avLst/>
                    </a:prstGeom>
                    <a:noFill/>
                    <a:ln>
                      <a:noFill/>
                    </a:ln>
                  </pic:spPr>
                </pic:pic>
              </a:graphicData>
            </a:graphic>
          </wp:inline>
        </w:drawing>
      </w:r>
    </w:p>
    <w:p w14:paraId="553AD4CE" w14:textId="390A9913" w:rsidR="006414AE" w:rsidRPr="00747131" w:rsidRDefault="006414AE" w:rsidP="006414AE">
      <w:pPr>
        <w:pStyle w:val="af9"/>
        <w:adjustRightInd w:val="0"/>
        <w:spacing w:after="0"/>
        <w:ind w:firstLineChars="0" w:firstLine="0"/>
        <w:jc w:val="center"/>
        <w:outlineLvl w:val="0"/>
        <w:rPr>
          <w:rFonts w:ascii="宋体" w:hAnsi="宋体"/>
          <w:sz w:val="24"/>
        </w:rPr>
      </w:pPr>
      <w:r w:rsidRPr="00747131">
        <w:rPr>
          <w:rFonts w:ascii="宋体" w:hAnsi="宋体"/>
          <w:sz w:val="24"/>
        </w:rPr>
        <w:t>图4</w:t>
      </w:r>
      <w:r w:rsidR="00DE5098" w:rsidRPr="00747131">
        <w:rPr>
          <w:rFonts w:ascii="宋体" w:hAnsi="宋体"/>
          <w:sz w:val="24"/>
        </w:rPr>
        <w:t>H</w:t>
      </w:r>
    </w:p>
    <w:p w14:paraId="669F2F76" w14:textId="245A909E" w:rsidR="004D51AE" w:rsidRPr="00747131" w:rsidRDefault="004D51AE" w:rsidP="006414AE">
      <w:pPr>
        <w:pStyle w:val="af9"/>
        <w:adjustRightInd w:val="0"/>
        <w:spacing w:after="0"/>
        <w:ind w:firstLineChars="0" w:firstLine="0"/>
        <w:jc w:val="center"/>
        <w:outlineLvl w:val="0"/>
        <w:rPr>
          <w:rFonts w:ascii="宋体" w:hAnsi="宋体"/>
          <w:sz w:val="24"/>
        </w:rPr>
      </w:pPr>
    </w:p>
    <w:p w14:paraId="416ABF43" w14:textId="77777777" w:rsidR="004D51AE" w:rsidRPr="00747131" w:rsidRDefault="004D51AE" w:rsidP="006414AE">
      <w:pPr>
        <w:pStyle w:val="af9"/>
        <w:adjustRightInd w:val="0"/>
        <w:spacing w:after="0"/>
        <w:ind w:firstLineChars="0" w:firstLine="0"/>
        <w:jc w:val="center"/>
        <w:outlineLvl w:val="0"/>
        <w:rPr>
          <w:rFonts w:ascii="宋体" w:hAnsi="宋体"/>
          <w:sz w:val="24"/>
        </w:rPr>
      </w:pPr>
    </w:p>
    <w:p w14:paraId="25BF29B6" w14:textId="18C721E0" w:rsidR="006414AE" w:rsidRPr="00747131" w:rsidRDefault="00B476D2" w:rsidP="006414AE">
      <w:pPr>
        <w:pStyle w:val="af9"/>
        <w:adjustRightInd w:val="0"/>
        <w:spacing w:after="0"/>
        <w:ind w:firstLineChars="0" w:firstLine="0"/>
        <w:jc w:val="center"/>
        <w:outlineLvl w:val="0"/>
        <w:rPr>
          <w:rFonts w:ascii="宋体" w:hAnsi="宋体"/>
          <w:sz w:val="24"/>
        </w:rPr>
      </w:pPr>
      <w:r w:rsidRPr="00747131">
        <w:rPr>
          <w:noProof/>
        </w:rPr>
        <w:drawing>
          <wp:inline distT="0" distB="0" distL="0" distR="0" wp14:anchorId="0F201848" wp14:editId="7B1D95D9">
            <wp:extent cx="5888736" cy="1979452"/>
            <wp:effectExtent l="0" t="0" r="0"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96489" cy="1982058"/>
                    </a:xfrm>
                    <a:prstGeom prst="rect">
                      <a:avLst/>
                    </a:prstGeom>
                    <a:noFill/>
                    <a:ln>
                      <a:noFill/>
                    </a:ln>
                  </pic:spPr>
                </pic:pic>
              </a:graphicData>
            </a:graphic>
          </wp:inline>
        </w:drawing>
      </w:r>
    </w:p>
    <w:p w14:paraId="31B0027C" w14:textId="60A2BCBC" w:rsidR="006414AE" w:rsidRPr="00747131" w:rsidRDefault="006414AE" w:rsidP="006414AE">
      <w:pPr>
        <w:pStyle w:val="af9"/>
        <w:adjustRightInd w:val="0"/>
        <w:spacing w:after="0"/>
        <w:ind w:firstLineChars="0" w:firstLine="0"/>
        <w:jc w:val="center"/>
        <w:outlineLvl w:val="0"/>
        <w:rPr>
          <w:rFonts w:ascii="宋体" w:hAnsi="宋体"/>
          <w:sz w:val="24"/>
        </w:rPr>
      </w:pPr>
      <w:r w:rsidRPr="00747131">
        <w:rPr>
          <w:rFonts w:ascii="宋体" w:hAnsi="宋体"/>
          <w:sz w:val="24"/>
        </w:rPr>
        <w:t>图5</w:t>
      </w:r>
    </w:p>
    <w:p w14:paraId="485C20F1" w14:textId="687BF9AD" w:rsidR="006414AE" w:rsidRPr="00747131" w:rsidRDefault="00B476D2" w:rsidP="006414AE">
      <w:pPr>
        <w:pStyle w:val="af9"/>
        <w:adjustRightInd w:val="0"/>
        <w:spacing w:after="0"/>
        <w:ind w:firstLineChars="0" w:firstLine="0"/>
        <w:jc w:val="center"/>
        <w:outlineLvl w:val="0"/>
        <w:rPr>
          <w:rFonts w:ascii="宋体" w:hAnsi="宋体"/>
          <w:sz w:val="24"/>
        </w:rPr>
      </w:pPr>
      <w:r w:rsidRPr="00747131">
        <w:rPr>
          <w:noProof/>
        </w:rPr>
        <w:lastRenderedPageBreak/>
        <w:drawing>
          <wp:inline distT="0" distB="0" distL="0" distR="0" wp14:anchorId="6DCB79E4" wp14:editId="05494F83">
            <wp:extent cx="4630420" cy="665670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30420" cy="6656705"/>
                    </a:xfrm>
                    <a:prstGeom prst="rect">
                      <a:avLst/>
                    </a:prstGeom>
                    <a:noFill/>
                    <a:ln>
                      <a:noFill/>
                    </a:ln>
                  </pic:spPr>
                </pic:pic>
              </a:graphicData>
            </a:graphic>
          </wp:inline>
        </w:drawing>
      </w:r>
    </w:p>
    <w:p w14:paraId="1168ABD9" w14:textId="5D31A38D" w:rsidR="006414AE" w:rsidRPr="005C03D8" w:rsidRDefault="006414AE" w:rsidP="006414AE">
      <w:pPr>
        <w:pStyle w:val="af9"/>
        <w:adjustRightInd w:val="0"/>
        <w:spacing w:after="0"/>
        <w:ind w:firstLineChars="0" w:firstLine="0"/>
        <w:jc w:val="center"/>
        <w:outlineLvl w:val="0"/>
        <w:rPr>
          <w:rFonts w:ascii="宋体" w:hAnsi="宋体"/>
          <w:sz w:val="24"/>
        </w:rPr>
      </w:pPr>
      <w:r w:rsidRPr="00747131">
        <w:rPr>
          <w:rFonts w:ascii="宋体" w:hAnsi="宋体"/>
          <w:sz w:val="24"/>
        </w:rPr>
        <w:t>图6</w:t>
      </w:r>
    </w:p>
    <w:p w14:paraId="779565B1" w14:textId="77777777" w:rsidR="006414AE" w:rsidRPr="005C03D8" w:rsidRDefault="006414AE" w:rsidP="006414AE">
      <w:pPr>
        <w:pStyle w:val="af0"/>
        <w:tabs>
          <w:tab w:val="left" w:pos="8190"/>
        </w:tabs>
        <w:spacing w:before="0" w:line="240" w:lineRule="auto"/>
        <w:ind w:firstLine="0"/>
        <w:jc w:val="center"/>
        <w:rPr>
          <w:rFonts w:ascii="宋体" w:eastAsia="宋体" w:hAnsi="宋体"/>
          <w:b/>
          <w:w w:val="100"/>
          <w:sz w:val="24"/>
          <w:szCs w:val="24"/>
        </w:rPr>
      </w:pPr>
    </w:p>
    <w:p w14:paraId="5E9B5ED4" w14:textId="77777777" w:rsidR="006414AE" w:rsidRPr="005C03D8" w:rsidRDefault="006414AE" w:rsidP="00D64058">
      <w:pPr>
        <w:pStyle w:val="af0"/>
        <w:tabs>
          <w:tab w:val="left" w:pos="8190"/>
        </w:tabs>
        <w:spacing w:before="0" w:line="240" w:lineRule="auto"/>
        <w:ind w:firstLine="0"/>
        <w:jc w:val="center"/>
        <w:rPr>
          <w:rFonts w:ascii="宋体" w:eastAsia="宋体" w:hAnsi="宋体"/>
          <w:b/>
          <w:w w:val="100"/>
          <w:sz w:val="24"/>
          <w:szCs w:val="24"/>
        </w:rPr>
      </w:pPr>
    </w:p>
    <w:sectPr w:rsidR="006414AE" w:rsidRPr="005C03D8" w:rsidSect="007E38C2">
      <w:headerReference w:type="first" r:id="rId34"/>
      <w:pgSz w:w="11906" w:h="16838"/>
      <w:pgMar w:top="1531" w:right="1304" w:bottom="1134" w:left="1701" w:header="1134" w:footer="1134" w:gutter="0"/>
      <w:pgNumType w:start="1"/>
      <w:cols w:space="425"/>
      <w:titlePg/>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LJC" w:date="2025-09-28T10:57:00Z" w:initials="TLJC">
    <w:p w14:paraId="76959447" w14:textId="300C6071" w:rsidR="000B2A2F" w:rsidRDefault="000B2A2F">
      <w:pPr>
        <w:pStyle w:val="af2"/>
      </w:pPr>
      <w:r>
        <w:rPr>
          <w:rStyle w:val="af1"/>
        </w:rPr>
        <w:annotationRef/>
      </w:r>
      <w:r>
        <w:rPr>
          <w:rFonts w:hint="eastAsia"/>
        </w:rPr>
        <w:t>权</w:t>
      </w:r>
      <w:r>
        <w:rPr>
          <w:rFonts w:hint="eastAsia"/>
        </w:rPr>
        <w:t>1</w:t>
      </w:r>
      <w:r>
        <w:rPr>
          <w:rFonts w:hint="eastAsia"/>
        </w:rPr>
        <w:t>：通过稠密检索，基于指令向量与查询的相似度，确定指令向量对应工具与查询的相似度。实现从语义维度确定工具与查询的相似度。</w:t>
      </w:r>
    </w:p>
    <w:p w14:paraId="251E004C" w14:textId="30DF2ED2" w:rsidR="000B2A2F" w:rsidRDefault="000B2A2F">
      <w:pPr>
        <w:pStyle w:val="af2"/>
      </w:pPr>
      <w:r>
        <w:rPr>
          <w:rFonts w:hint="eastAsia"/>
        </w:rPr>
        <w:t>通过稀疏检索，基于倒排索引的指令与查询的相似度，确定与查询有关的工具，进而确定工具与查询的相似度。实现从关键词维度确定工具与查询的相似度。</w:t>
      </w:r>
    </w:p>
    <w:p w14:paraId="7D13EFEC" w14:textId="0ED105DD" w:rsidR="000B2A2F" w:rsidRDefault="000B2A2F">
      <w:pPr>
        <w:pStyle w:val="af2"/>
      </w:pPr>
      <w:r>
        <w:rPr>
          <w:rFonts w:hint="eastAsia"/>
        </w:rPr>
        <w:t>将语义维度和关键词维度确定的相似度进行融合，得到融合后分数最高的部分工具，该部分工具即为与查询高度相关的工具，从部分工具中确定出与查询最匹配的工具，可以</w:t>
      </w:r>
      <w:r w:rsidR="00773DDC">
        <w:rPr>
          <w:rFonts w:hint="eastAsia"/>
        </w:rPr>
        <w:t>实现查询对应的操作，减少终端设备执行的操作与查询不匹配的发生概率。</w:t>
      </w:r>
    </w:p>
    <w:p w14:paraId="03DA98B9" w14:textId="748AA8AF" w:rsidR="009F050A" w:rsidRDefault="009F050A">
      <w:pPr>
        <w:pStyle w:val="af2"/>
      </w:pPr>
      <w:r>
        <w:rPr>
          <w:rFonts w:hint="eastAsia"/>
        </w:rPr>
        <w:t>在</w:t>
      </w:r>
      <w:r>
        <w:rPr>
          <w:rFonts w:hint="eastAsia"/>
        </w:rPr>
        <w:t>L</w:t>
      </w:r>
      <w:r>
        <w:t>LM</w:t>
      </w:r>
      <w:r>
        <w:rPr>
          <w:rFonts w:hint="eastAsia"/>
        </w:rPr>
        <w:t>确定与查询最匹配的工具场景中，仅需将部分工具的描述信息输入</w:t>
      </w:r>
      <w:r>
        <w:rPr>
          <w:rFonts w:hint="eastAsia"/>
        </w:rPr>
        <w:t>L</w:t>
      </w:r>
      <w:r>
        <w:t>LM</w:t>
      </w:r>
      <w:r>
        <w:rPr>
          <w:rFonts w:hint="eastAsia"/>
        </w:rPr>
        <w:t>即可，无需将多个工具的全部描述信息输入</w:t>
      </w:r>
      <w:r>
        <w:rPr>
          <w:rFonts w:hint="eastAsia"/>
        </w:rPr>
        <w:t>L</w:t>
      </w:r>
      <w:r>
        <w:t>LM</w:t>
      </w:r>
      <w:r>
        <w:rPr>
          <w:rFonts w:hint="eastAsia"/>
        </w:rPr>
        <w:t>，减少</w:t>
      </w:r>
      <w:r>
        <w:rPr>
          <w:rFonts w:hint="eastAsia"/>
        </w:rPr>
        <w:t>L</w:t>
      </w:r>
      <w:r>
        <w:t>LM</w:t>
      </w:r>
      <w:r>
        <w:rPr>
          <w:rFonts w:hint="eastAsia"/>
        </w:rPr>
        <w:t>上下文超载导致</w:t>
      </w:r>
      <w:r>
        <w:rPr>
          <w:rFonts w:hint="eastAsia"/>
        </w:rPr>
        <w:t>L</w:t>
      </w:r>
      <w:r>
        <w:t>LM</w:t>
      </w:r>
      <w:r>
        <w:rPr>
          <w:rFonts w:hint="eastAsia"/>
        </w:rPr>
        <w:t>确定的工具与查询不匹配的发生概率。</w:t>
      </w:r>
    </w:p>
    <w:p w14:paraId="73E3B38B" w14:textId="28497519" w:rsidR="000B2A2F" w:rsidRDefault="000B2A2F">
      <w:pPr>
        <w:pStyle w:val="af2"/>
      </w:pPr>
    </w:p>
  </w:comment>
  <w:comment w:id="2" w:author="TLJC" w:date="2025-09-28T17:23:00Z" w:initials="TLJC">
    <w:p w14:paraId="2C8319B7" w14:textId="29855B89" w:rsidR="000F0797" w:rsidRDefault="000F0797">
      <w:pPr>
        <w:pStyle w:val="af2"/>
      </w:pPr>
      <w:r>
        <w:rPr>
          <w:rStyle w:val="af1"/>
        </w:rPr>
        <w:annotationRef/>
      </w:r>
      <w:r>
        <w:rPr>
          <w:rFonts w:hint="eastAsia"/>
        </w:rPr>
        <w:t>权</w:t>
      </w:r>
      <w:r>
        <w:rPr>
          <w:rFonts w:hint="eastAsia"/>
        </w:rPr>
        <w:t>2</w:t>
      </w:r>
      <w:r>
        <w:t>-</w:t>
      </w:r>
      <w:r w:rsidR="00B75180">
        <w:t>7</w:t>
      </w:r>
      <w:r>
        <w:rPr>
          <w:rFonts w:hint="eastAsia"/>
        </w:rPr>
        <w:t>，第一数组（即语义分数数组）的确定</w:t>
      </w:r>
    </w:p>
  </w:comment>
  <w:comment w:id="3" w:author="TLJC" w:date="2025-09-29T22:02:00Z" w:initials="TLJC">
    <w:p w14:paraId="33515A4B" w14:textId="2CC67E60" w:rsidR="00B75180" w:rsidRDefault="00B75180">
      <w:pPr>
        <w:pStyle w:val="af2"/>
      </w:pPr>
      <w:r>
        <w:rPr>
          <w:rStyle w:val="af1"/>
        </w:rPr>
        <w:annotationRef/>
      </w:r>
      <w:r>
        <w:rPr>
          <w:rFonts w:ascii="Times New Roman" w:eastAsia="宋体" w:hAnsi="Times New Roman" w:cs="Times New Roman" w:hint="eastAsia"/>
          <w:sz w:val="24"/>
          <w:szCs w:val="24"/>
        </w:rPr>
        <w:t>第一索引（如</w:t>
      </w:r>
      <w:r>
        <w:t>FAISS</w:t>
      </w:r>
      <w:r>
        <w:rPr>
          <w:rFonts w:hint="eastAsia"/>
        </w:rPr>
        <w:t>索引</w:t>
      </w:r>
      <w:r>
        <w:rPr>
          <w:rFonts w:ascii="Times New Roman" w:eastAsia="宋体" w:hAnsi="Times New Roman" w:cs="Times New Roman" w:hint="eastAsia"/>
          <w:sz w:val="24"/>
          <w:szCs w:val="24"/>
        </w:rPr>
        <w:t>）的构建</w:t>
      </w:r>
    </w:p>
  </w:comment>
  <w:comment w:id="4" w:author="TLJC" w:date="2025-09-28T16:48:00Z" w:initials="TLJC">
    <w:p w14:paraId="26E9BA8A" w14:textId="7639A700" w:rsidR="00091B51" w:rsidRDefault="00091B51" w:rsidP="00091B51">
      <w:pPr>
        <w:pStyle w:val="af2"/>
      </w:pPr>
      <w:r>
        <w:rPr>
          <w:rStyle w:val="af1"/>
        </w:rPr>
        <w:annotationRef/>
      </w:r>
      <w:r>
        <w:rPr>
          <w:rFonts w:hint="eastAsia"/>
        </w:rPr>
        <w:t>限定</w:t>
      </w:r>
      <w:r>
        <w:rPr>
          <w:rFonts w:hint="eastAsia"/>
        </w:rPr>
        <w:t>F</w:t>
      </w:r>
      <w:r>
        <w:t>AISS</w:t>
      </w:r>
      <w:r>
        <w:rPr>
          <w:rFonts w:hint="eastAsia"/>
        </w:rPr>
        <w:t>索引</w:t>
      </w:r>
    </w:p>
  </w:comment>
  <w:comment w:id="5" w:author="TLJC" w:date="2025-09-28T15:33:00Z" w:initials="TLJC">
    <w:p w14:paraId="1D965877" w14:textId="77777777" w:rsidR="00081574" w:rsidRDefault="00081574">
      <w:pPr>
        <w:pStyle w:val="af2"/>
        <w:rPr>
          <w:rFonts w:ascii="Times New Roman" w:eastAsia="宋体" w:hAnsi="Times New Roman" w:cs="Times New Roman"/>
          <w:sz w:val="24"/>
          <w:szCs w:val="24"/>
        </w:rPr>
      </w:pPr>
      <w:r>
        <w:rPr>
          <w:rStyle w:val="af1"/>
        </w:rPr>
        <w:annotationRef/>
      </w:r>
      <w:r>
        <w:rPr>
          <w:rFonts w:ascii="Times New Roman" w:hAnsi="Times New Roman" w:cs="Times New Roman" w:hint="eastAsia"/>
          <w:sz w:val="24"/>
          <w:szCs w:val="24"/>
        </w:rPr>
        <w:t>稀疏检索算法：例如</w:t>
      </w:r>
      <w:r>
        <w:rPr>
          <w:rFonts w:ascii="Times New Roman" w:eastAsia="宋体" w:hAnsi="Times New Roman" w:cs="Times New Roman" w:hint="eastAsia"/>
          <w:sz w:val="24"/>
          <w:szCs w:val="24"/>
        </w:rPr>
        <w:t>B</w:t>
      </w:r>
      <w:r>
        <w:rPr>
          <w:rFonts w:ascii="Times New Roman" w:eastAsia="宋体" w:hAnsi="Times New Roman" w:cs="Times New Roman"/>
          <w:sz w:val="24"/>
          <w:szCs w:val="24"/>
        </w:rPr>
        <w:t>M25</w:t>
      </w:r>
      <w:r>
        <w:rPr>
          <w:rFonts w:ascii="Times New Roman" w:eastAsia="宋体" w:hAnsi="Times New Roman" w:cs="Times New Roman" w:hint="eastAsia"/>
          <w:sz w:val="24"/>
          <w:szCs w:val="24"/>
        </w:rPr>
        <w:t>算法</w:t>
      </w:r>
    </w:p>
    <w:p w14:paraId="3CEE2DDA" w14:textId="24911E1D" w:rsidR="000F0797" w:rsidRDefault="000F0797">
      <w:pPr>
        <w:pStyle w:val="af2"/>
      </w:pPr>
      <w:r>
        <w:rPr>
          <w:rFonts w:ascii="Times New Roman" w:eastAsia="宋体" w:hAnsi="Times New Roman" w:cs="Times New Roman" w:hint="eastAsia"/>
          <w:sz w:val="24"/>
          <w:szCs w:val="24"/>
        </w:rPr>
        <w:t>第二数组（</w:t>
      </w:r>
      <w:r>
        <w:rPr>
          <w:rFonts w:ascii="Times New Roman" w:eastAsia="宋体" w:hAnsi="Times New Roman" w:cs="Times New Roman" w:hint="eastAsia"/>
          <w:sz w:val="24"/>
          <w:szCs w:val="24"/>
        </w:rPr>
        <w:t>B</w:t>
      </w:r>
      <w:r>
        <w:rPr>
          <w:rFonts w:ascii="Times New Roman" w:eastAsia="宋体" w:hAnsi="Times New Roman" w:cs="Times New Roman"/>
          <w:sz w:val="24"/>
          <w:szCs w:val="24"/>
        </w:rPr>
        <w:t>M25</w:t>
      </w:r>
      <w:r>
        <w:rPr>
          <w:rFonts w:ascii="Times New Roman" w:eastAsia="宋体" w:hAnsi="Times New Roman" w:cs="Times New Roman" w:hint="eastAsia"/>
          <w:sz w:val="24"/>
          <w:szCs w:val="24"/>
        </w:rPr>
        <w:t>分数数组）的确定</w:t>
      </w:r>
    </w:p>
  </w:comment>
  <w:comment w:id="6" w:author="TLJC" w:date="2025-09-29T22:01:00Z" w:initials="TLJC">
    <w:p w14:paraId="3C8694D9" w14:textId="1396CF60" w:rsidR="00B75180" w:rsidRDefault="00B75180">
      <w:pPr>
        <w:pStyle w:val="af2"/>
      </w:pPr>
      <w:r>
        <w:rPr>
          <w:rStyle w:val="af1"/>
        </w:rPr>
        <w:annotationRef/>
      </w:r>
      <w:r>
        <w:rPr>
          <w:rFonts w:ascii="Times New Roman" w:eastAsia="宋体" w:hAnsi="Times New Roman" w:cs="Times New Roman" w:hint="eastAsia"/>
          <w:sz w:val="24"/>
          <w:szCs w:val="24"/>
        </w:rPr>
        <w:t>第二索引（如</w:t>
      </w:r>
      <w:r>
        <w:rPr>
          <w:rFonts w:hint="eastAsia"/>
        </w:rPr>
        <w:t>B</w:t>
      </w:r>
      <w:r>
        <w:t>M25</w:t>
      </w:r>
      <w:r>
        <w:rPr>
          <w:rFonts w:hint="eastAsia"/>
        </w:rPr>
        <w:t>索引</w:t>
      </w:r>
      <w:r>
        <w:rPr>
          <w:rFonts w:ascii="Times New Roman" w:eastAsia="宋体" w:hAnsi="Times New Roman" w:cs="Times New Roman" w:hint="eastAsia"/>
          <w:sz w:val="24"/>
          <w:szCs w:val="24"/>
        </w:rPr>
        <w:t>）的构建</w:t>
      </w:r>
    </w:p>
  </w:comment>
  <w:comment w:id="8" w:author="TLJC" w:date="2025-09-28T16:48:00Z" w:initials="TLJC">
    <w:p w14:paraId="2FCB01B7" w14:textId="71E244FB" w:rsidR="00091B51" w:rsidRDefault="00091B51" w:rsidP="00091B51">
      <w:pPr>
        <w:pStyle w:val="af2"/>
      </w:pPr>
      <w:r>
        <w:rPr>
          <w:rStyle w:val="af1"/>
        </w:rPr>
        <w:annotationRef/>
      </w:r>
      <w:r>
        <w:rPr>
          <w:rFonts w:hint="eastAsia"/>
        </w:rPr>
        <w:t>限定</w:t>
      </w:r>
      <w:r>
        <w:rPr>
          <w:rFonts w:hint="eastAsia"/>
        </w:rPr>
        <w:t>B</w:t>
      </w:r>
      <w:r>
        <w:t>M25</w:t>
      </w:r>
      <w:r>
        <w:rPr>
          <w:rFonts w:hint="eastAsia"/>
        </w:rPr>
        <w:t>索引</w:t>
      </w:r>
    </w:p>
  </w:comment>
  <w:comment w:id="9" w:author="TLJC" w:date="2025-09-28T17:25:00Z" w:initials="TLJC">
    <w:p w14:paraId="7E788F08" w14:textId="796CFC51" w:rsidR="000F0797" w:rsidRDefault="000F0797">
      <w:pPr>
        <w:pStyle w:val="af2"/>
      </w:pPr>
      <w:r>
        <w:rPr>
          <w:rStyle w:val="af1"/>
        </w:rPr>
        <w:annotationRef/>
      </w:r>
      <w:r>
        <w:rPr>
          <w:rFonts w:hint="eastAsia"/>
        </w:rPr>
        <w:t>融合</w:t>
      </w:r>
    </w:p>
  </w:comment>
  <w:comment w:id="10" w:author="TLJC" w:date="2025-09-28T17:26:00Z" w:initials="TLJC">
    <w:p w14:paraId="55161E67" w14:textId="0B2FB918" w:rsidR="000F0797" w:rsidRDefault="000F0797">
      <w:pPr>
        <w:pStyle w:val="af2"/>
      </w:pPr>
      <w:r>
        <w:rPr>
          <w:rStyle w:val="af1"/>
        </w:rPr>
        <w:annotationRef/>
      </w:r>
      <w:r>
        <w:rPr>
          <w:rFonts w:hint="eastAsia"/>
        </w:rPr>
        <w:t>排序，已从少量工具中确定查询最匹配的工具</w:t>
      </w:r>
    </w:p>
  </w:comment>
  <w:comment w:id="11" w:author="TLJC" w:date="2025-09-29T22:03:00Z" w:initials="TLJC">
    <w:p w14:paraId="1D384B15" w14:textId="491027BD" w:rsidR="00B75180" w:rsidRDefault="00B75180">
      <w:pPr>
        <w:pStyle w:val="af2"/>
      </w:pPr>
      <w:r>
        <w:rPr>
          <w:rStyle w:val="af1"/>
        </w:rPr>
        <w:annotationRef/>
      </w:r>
      <w:r>
        <w:rPr>
          <w:rFonts w:hint="eastAsia"/>
        </w:rPr>
        <w:t>此部分内容与权利要求一致，待定稿后补全</w:t>
      </w:r>
    </w:p>
  </w:comment>
  <w:comment w:id="14" w:author="TLJC" w:date="2025-09-29T22:04:00Z" w:initials="TLJC">
    <w:p w14:paraId="7AFEB16D" w14:textId="77777777" w:rsidR="00B75180" w:rsidRDefault="00B75180">
      <w:pPr>
        <w:pStyle w:val="af2"/>
      </w:pPr>
      <w:r>
        <w:rPr>
          <w:rStyle w:val="af1"/>
        </w:rPr>
        <w:annotationRef/>
      </w:r>
      <w:r>
        <w:t>T</w:t>
      </w:r>
      <w:r>
        <w:rPr>
          <w:rFonts w:hint="eastAsia"/>
        </w:rPr>
        <w:t>o</w:t>
      </w:r>
      <w:r>
        <w:rPr>
          <w:rFonts w:hint="eastAsia"/>
        </w:rPr>
        <w:t>发明人：</w:t>
      </w:r>
    </w:p>
    <w:p w14:paraId="30F5D58A" w14:textId="07BD7D3C" w:rsidR="00B75180" w:rsidRDefault="00B75180">
      <w:pPr>
        <w:pStyle w:val="af2"/>
      </w:pPr>
      <w:r>
        <w:rPr>
          <w:rFonts w:hint="eastAsia"/>
        </w:rPr>
        <w:t>请仔细审阅该部分内容，确认描述是否准确，谢谢</w:t>
      </w:r>
    </w:p>
  </w:comment>
  <w:comment w:id="15" w:author="TLJC" w:date="2025-09-29T22:05:00Z" w:initials="TLJC">
    <w:p w14:paraId="1D088EE2" w14:textId="2EE3D895" w:rsidR="00B75180" w:rsidRDefault="00B75180">
      <w:pPr>
        <w:pStyle w:val="af2"/>
      </w:pPr>
      <w:r>
        <w:rPr>
          <w:rStyle w:val="af1"/>
        </w:rPr>
        <w:annotationRef/>
      </w:r>
      <w:r>
        <w:rPr>
          <w:rFonts w:hint="eastAsia"/>
        </w:rPr>
        <w:t>该部分为基于网上查询内容进行描述的，请确认描述是否准确，谢谢</w:t>
      </w:r>
    </w:p>
  </w:comment>
  <w:comment w:id="16" w:author="TLJC" w:date="2025-09-29T22:05:00Z" w:initials="TLJC">
    <w:p w14:paraId="2C8E6BF6" w14:textId="58A1E8D7" w:rsidR="00B75180" w:rsidRDefault="00B75180">
      <w:pPr>
        <w:pStyle w:val="af2"/>
      </w:pPr>
      <w:r>
        <w:rPr>
          <w:rStyle w:val="af1"/>
        </w:rPr>
        <w:annotationRef/>
      </w:r>
      <w:r>
        <w:rPr>
          <w:rFonts w:hint="eastAsia"/>
        </w:rPr>
        <w:t>此为模板内容，可以不用细看</w:t>
      </w:r>
    </w:p>
  </w:comment>
  <w:comment w:id="17" w:author="TLJC" w:date="2025-09-29T22:06:00Z" w:initials="TLJC">
    <w:p w14:paraId="0A6BDD41" w14:textId="481B65BD" w:rsidR="00B75180" w:rsidRDefault="00B75180">
      <w:pPr>
        <w:pStyle w:val="af2"/>
      </w:pPr>
      <w:r>
        <w:rPr>
          <w:rStyle w:val="af1"/>
        </w:rPr>
        <w:annotationRef/>
      </w:r>
      <w:r>
        <w:rPr>
          <w:rFonts w:hint="eastAsia"/>
        </w:rPr>
        <w:t>技术问题分析</w:t>
      </w:r>
    </w:p>
  </w:comment>
  <w:comment w:id="20" w:author="TLJC" w:date="2025-09-29T22:06:00Z" w:initials="TLJC">
    <w:p w14:paraId="4C5C19AD" w14:textId="51EB9439" w:rsidR="002D6FA4" w:rsidRDefault="002D6FA4">
      <w:pPr>
        <w:pStyle w:val="af2"/>
      </w:pPr>
      <w:r>
        <w:rPr>
          <w:rStyle w:val="af1"/>
        </w:rPr>
        <w:annotationRef/>
      </w:r>
      <w:r>
        <w:rPr>
          <w:rFonts w:hint="eastAsia"/>
        </w:rPr>
        <w:t>引出本方案构思</w:t>
      </w:r>
    </w:p>
  </w:comment>
  <w:comment w:id="21" w:author="TLJC" w:date="2025-09-29T22:07:00Z" w:initials="TLJC">
    <w:p w14:paraId="6E0BB60C" w14:textId="176D2783" w:rsidR="00747131" w:rsidRDefault="00747131">
      <w:pPr>
        <w:pStyle w:val="af2"/>
      </w:pPr>
      <w:r>
        <w:rPr>
          <w:rStyle w:val="af1"/>
        </w:rPr>
        <w:annotationRef/>
      </w:r>
      <w:r>
        <w:rPr>
          <w:rFonts w:hint="eastAsia"/>
        </w:rPr>
        <w:t>对应交底书图</w:t>
      </w:r>
      <w:r>
        <w:rPr>
          <w:rFonts w:hint="eastAsia"/>
        </w:rPr>
        <w:t>1</w:t>
      </w:r>
    </w:p>
  </w:comment>
  <w:comment w:id="22" w:author="TLJC" w:date="2025-09-22T16:28:00Z" w:initials="TLJC">
    <w:p w14:paraId="2A003AD4" w14:textId="77777777" w:rsidR="00866875" w:rsidRDefault="00866875" w:rsidP="00866875">
      <w:pPr>
        <w:pStyle w:val="af2"/>
      </w:pPr>
      <w:r>
        <w:rPr>
          <w:rStyle w:val="af1"/>
        </w:rPr>
        <w:annotationRef/>
      </w:r>
      <w:r>
        <w:t>T</w:t>
      </w:r>
      <w:r>
        <w:rPr>
          <w:rFonts w:hint="eastAsia"/>
        </w:rPr>
        <w:t>o</w:t>
      </w:r>
      <w:r>
        <w:rPr>
          <w:rFonts w:hint="eastAsia"/>
        </w:rPr>
        <w:t>发明人：</w:t>
      </w:r>
    </w:p>
    <w:p w14:paraId="65DD9DF9" w14:textId="77777777" w:rsidR="00866875" w:rsidRDefault="00866875" w:rsidP="00866875">
      <w:pPr>
        <w:pStyle w:val="af2"/>
      </w:pPr>
      <w:r>
        <w:rPr>
          <w:rFonts w:hint="eastAsia"/>
        </w:rPr>
        <w:t>请确认描述是否准确，谢谢</w:t>
      </w:r>
    </w:p>
  </w:comment>
  <w:comment w:id="23" w:author="TLJC" w:date="2025-09-29T19:17:00Z" w:initials="TLJC">
    <w:p w14:paraId="2929465E" w14:textId="77777777" w:rsidR="005F5110" w:rsidRDefault="005F5110">
      <w:pPr>
        <w:pStyle w:val="af2"/>
      </w:pPr>
      <w:r>
        <w:rPr>
          <w:rStyle w:val="af1"/>
        </w:rPr>
        <w:annotationRef/>
      </w:r>
      <w:r>
        <w:t>T</w:t>
      </w:r>
      <w:r>
        <w:rPr>
          <w:rFonts w:hint="eastAsia"/>
        </w:rPr>
        <w:t>o</w:t>
      </w:r>
      <w:r>
        <w:rPr>
          <w:rFonts w:hint="eastAsia"/>
        </w:rPr>
        <w:t>发明人：</w:t>
      </w:r>
    </w:p>
    <w:p w14:paraId="3D03C930" w14:textId="44FEC146" w:rsidR="005F5110" w:rsidRDefault="005F5110">
      <w:pPr>
        <w:pStyle w:val="af2"/>
      </w:pPr>
      <w:r>
        <w:rPr>
          <w:rFonts w:hint="eastAsia"/>
        </w:rPr>
        <w:t>请确认描述是否准确，谢谢</w:t>
      </w:r>
    </w:p>
  </w:comment>
  <w:comment w:id="24" w:author="TLJC" w:date="2025-09-29T22:08:00Z" w:initials="TLJC">
    <w:p w14:paraId="230CB071" w14:textId="0240669D" w:rsidR="00747131" w:rsidRDefault="00747131">
      <w:pPr>
        <w:pStyle w:val="af2"/>
      </w:pPr>
      <w:r>
        <w:rPr>
          <w:rStyle w:val="af1"/>
        </w:rPr>
        <w:annotationRef/>
      </w:r>
      <w:r>
        <w:rPr>
          <w:rFonts w:hint="eastAsia"/>
        </w:rPr>
        <w:t>对应于交底书中“</w:t>
      </w:r>
      <w:r w:rsidRPr="00747131">
        <w:rPr>
          <w:rFonts w:ascii="Times New Roman" w:hAnsi="Times New Roman" w:cs="Times New Roman" w:hint="eastAsia"/>
          <w:sz w:val="24"/>
          <w:szCs w:val="24"/>
          <w:highlight w:val="yellow"/>
        </w:rPr>
        <w:t>帮我在淘宝的购物车里添加一件优衣库</w:t>
      </w:r>
      <w:r w:rsidRPr="00747131">
        <w:rPr>
          <w:rFonts w:ascii="Times New Roman" w:hAnsi="Times New Roman" w:cs="Times New Roman" w:hint="eastAsia"/>
          <w:sz w:val="24"/>
          <w:szCs w:val="24"/>
          <w:highlight w:val="yellow"/>
        </w:rPr>
        <w:t>t</w:t>
      </w:r>
      <w:r w:rsidRPr="00747131">
        <w:rPr>
          <w:rFonts w:ascii="Times New Roman" w:hAnsi="Times New Roman" w:cs="Times New Roman" w:hint="eastAsia"/>
          <w:sz w:val="24"/>
          <w:szCs w:val="24"/>
          <w:highlight w:val="yellow"/>
        </w:rPr>
        <w:t>恤地址选为华为南</w:t>
      </w:r>
      <w:r w:rsidRPr="00747131">
        <w:rPr>
          <w:rFonts w:ascii="Times New Roman" w:hAnsi="Times New Roman" w:cs="Times New Roman" w:hint="eastAsia"/>
          <w:sz w:val="24"/>
          <w:szCs w:val="24"/>
          <w:highlight w:val="yellow"/>
        </w:rPr>
        <w:t>研所</w:t>
      </w:r>
      <w:r>
        <w:rPr>
          <w:rFonts w:hint="eastAsia"/>
        </w:rPr>
        <w:t>”的界面场景</w:t>
      </w:r>
    </w:p>
  </w:comment>
  <w:comment w:id="25" w:author="TLJC" w:date="2025-09-23T16:29:00Z" w:initials="TLJC">
    <w:p w14:paraId="4007852D" w14:textId="77777777" w:rsidR="00A93D00" w:rsidRDefault="00A93D00">
      <w:pPr>
        <w:pStyle w:val="af2"/>
      </w:pPr>
      <w:r>
        <w:rPr>
          <w:rStyle w:val="af1"/>
        </w:rPr>
        <w:annotationRef/>
      </w:r>
      <w:r>
        <w:t>T</w:t>
      </w:r>
      <w:r>
        <w:rPr>
          <w:rFonts w:hint="eastAsia"/>
        </w:rPr>
        <w:t>o</w:t>
      </w:r>
      <w:r>
        <w:rPr>
          <w:rFonts w:hint="eastAsia"/>
        </w:rPr>
        <w:t>发明人：</w:t>
      </w:r>
    </w:p>
    <w:p w14:paraId="0D5F9E79" w14:textId="2FAA2BBE" w:rsidR="00A93D00" w:rsidRDefault="00A93D00">
      <w:pPr>
        <w:pStyle w:val="af2"/>
      </w:pPr>
      <w:r>
        <w:rPr>
          <w:rFonts w:hint="eastAsia"/>
        </w:rPr>
        <w:t>请确认描述是否准确，谢谢</w:t>
      </w:r>
    </w:p>
  </w:comment>
  <w:comment w:id="26" w:author="TLJC" w:date="2025-09-29T22:10:00Z" w:initials="TLJC">
    <w:p w14:paraId="5B6E6E8D" w14:textId="27D585EC" w:rsidR="00747131" w:rsidRDefault="00747131">
      <w:pPr>
        <w:pStyle w:val="af2"/>
      </w:pPr>
      <w:r>
        <w:rPr>
          <w:rStyle w:val="af1"/>
        </w:rPr>
        <w:annotationRef/>
      </w:r>
      <w:r>
        <w:rPr>
          <w:rFonts w:hint="eastAsia"/>
        </w:rPr>
        <w:t>对应交底书图</w:t>
      </w:r>
      <w:r>
        <w:rPr>
          <w:rFonts w:hint="eastAsia"/>
        </w:rPr>
        <w:t>2</w:t>
      </w:r>
      <w:r>
        <w:rPr>
          <w:rFonts w:hint="eastAsia"/>
        </w:rPr>
        <w:t>中离线阶段流程图</w:t>
      </w:r>
    </w:p>
  </w:comment>
  <w:comment w:id="27" w:author="TLJC" w:date="2025-09-29T13:58:00Z" w:initials="TLJC">
    <w:p w14:paraId="3D4F7B59" w14:textId="77777777" w:rsidR="0053637F" w:rsidRDefault="0053637F" w:rsidP="0053637F">
      <w:pPr>
        <w:pStyle w:val="af2"/>
      </w:pPr>
      <w:r>
        <w:rPr>
          <w:rStyle w:val="af1"/>
        </w:rPr>
        <w:annotationRef/>
      </w:r>
      <w:r>
        <w:t>T</w:t>
      </w:r>
      <w:r>
        <w:rPr>
          <w:rFonts w:hint="eastAsia"/>
        </w:rPr>
        <w:t>o</w:t>
      </w:r>
      <w:r>
        <w:rPr>
          <w:rFonts w:hint="eastAsia"/>
        </w:rPr>
        <w:t>发明人：</w:t>
      </w:r>
    </w:p>
    <w:p w14:paraId="25B58DCA" w14:textId="2D3BDB47" w:rsidR="0053637F" w:rsidRDefault="0053637F" w:rsidP="0053637F">
      <w:pPr>
        <w:pStyle w:val="af2"/>
      </w:pPr>
      <w:r>
        <w:rPr>
          <w:rFonts w:hint="eastAsia"/>
        </w:rPr>
        <w:t>请确认描述是否准确，谢谢</w:t>
      </w:r>
    </w:p>
  </w:comment>
  <w:comment w:id="28" w:author="TLJC" w:date="2025-09-28T17:36:00Z" w:initials="TLJC">
    <w:p w14:paraId="4C0BC4D6" w14:textId="77777777" w:rsidR="00CB7ABF" w:rsidRPr="00227DFA" w:rsidRDefault="00CB7ABF" w:rsidP="00CB7ABF">
      <w:pPr>
        <w:pStyle w:val="af2"/>
        <w:rPr>
          <w:highlight w:val="yellow"/>
        </w:rPr>
      </w:pPr>
      <w:r>
        <w:rPr>
          <w:rStyle w:val="af1"/>
        </w:rPr>
        <w:annotationRef/>
      </w:r>
      <w:r w:rsidRPr="00227DFA">
        <w:rPr>
          <w:highlight w:val="yellow"/>
        </w:rPr>
        <w:t>T</w:t>
      </w:r>
      <w:r w:rsidRPr="00227DFA">
        <w:rPr>
          <w:rFonts w:hint="eastAsia"/>
          <w:highlight w:val="yellow"/>
        </w:rPr>
        <w:t>o</w:t>
      </w:r>
      <w:r w:rsidRPr="00227DFA">
        <w:rPr>
          <w:rFonts w:hint="eastAsia"/>
          <w:highlight w:val="yellow"/>
        </w:rPr>
        <w:t>发明人：</w:t>
      </w:r>
    </w:p>
    <w:p w14:paraId="2DAEAECD" w14:textId="15E6EBA7" w:rsidR="00CB7ABF" w:rsidRDefault="007613A1" w:rsidP="00CB7ABF">
      <w:pPr>
        <w:pStyle w:val="af2"/>
      </w:pPr>
      <w:r>
        <w:rPr>
          <w:rFonts w:hint="eastAsia"/>
          <w:highlight w:val="yellow"/>
        </w:rPr>
        <w:t>训练数据是否只包含指令，若是，那么工具文档包含的时该工具对应的至少一个指令，这些指令是否就是关键词。</w:t>
      </w:r>
      <w:r w:rsidR="00CB7ABF">
        <w:rPr>
          <w:rFonts w:hint="eastAsia"/>
        </w:rPr>
        <w:t>为何还需要对</w:t>
      </w:r>
      <w:r>
        <w:rPr>
          <w:rFonts w:hint="eastAsia"/>
          <w:highlight w:val="yellow"/>
        </w:rPr>
        <w:t>工具文档</w:t>
      </w:r>
      <w:r w:rsidR="00CB7ABF">
        <w:rPr>
          <w:rFonts w:hint="eastAsia"/>
        </w:rPr>
        <w:t>进行分词呢？</w:t>
      </w:r>
    </w:p>
    <w:p w14:paraId="6E0CC9CD" w14:textId="5EBC45D4" w:rsidR="00CB7ABF" w:rsidRDefault="00CB7ABF" w:rsidP="00CB7ABF">
      <w:pPr>
        <w:pStyle w:val="af2"/>
      </w:pPr>
    </w:p>
  </w:comment>
  <w:comment w:id="29" w:author="TLJC" w:date="2025-09-26T14:53:00Z" w:initials="TLJC">
    <w:p w14:paraId="78722932" w14:textId="1F4D5BFC" w:rsidR="00A17690" w:rsidRDefault="00A17690">
      <w:pPr>
        <w:pStyle w:val="af2"/>
      </w:pPr>
      <w:r>
        <w:rPr>
          <w:rStyle w:val="af1"/>
        </w:rPr>
        <w:annotationRef/>
      </w:r>
      <w:r>
        <w:rPr>
          <w:rFonts w:hint="eastAsia"/>
        </w:rPr>
        <w:t>对应交底书中“</w:t>
      </w:r>
      <w:r>
        <w:rPr>
          <w:rStyle w:val="ng-star-inserted1"/>
          <w:rFonts w:ascii="Arial" w:hAnsi="Arial" w:cs="Arial"/>
          <w:color w:val="1A1C1E"/>
          <w:szCs w:val="21"/>
        </w:rPr>
        <w:t>关键词通路（稀疏检索）的替代方案</w:t>
      </w:r>
      <w:r>
        <w:rPr>
          <w:rFonts w:hint="eastAsia"/>
        </w:rPr>
        <w:t>”</w:t>
      </w:r>
    </w:p>
  </w:comment>
  <w:comment w:id="30" w:author="TLJC" w:date="2025-09-25T14:52:00Z" w:initials="TLJC">
    <w:p w14:paraId="1CE97F0B" w14:textId="77777777" w:rsidR="00155FCE" w:rsidRDefault="00155FCE">
      <w:pPr>
        <w:pStyle w:val="af2"/>
      </w:pPr>
      <w:r>
        <w:rPr>
          <w:rStyle w:val="af1"/>
        </w:rPr>
        <w:annotationRef/>
      </w:r>
      <w:r>
        <w:t>T</w:t>
      </w:r>
      <w:r>
        <w:rPr>
          <w:rFonts w:hint="eastAsia"/>
        </w:rPr>
        <w:t>o</w:t>
      </w:r>
      <w:r>
        <w:rPr>
          <w:rFonts w:hint="eastAsia"/>
        </w:rPr>
        <w:t>发明人：</w:t>
      </w:r>
    </w:p>
    <w:p w14:paraId="38EE8BD2" w14:textId="3F1CB579" w:rsidR="00155FCE" w:rsidRDefault="00155FCE">
      <w:pPr>
        <w:pStyle w:val="af2"/>
      </w:pPr>
      <w:r>
        <w:rPr>
          <w:rFonts w:hint="eastAsia"/>
        </w:rPr>
        <w:t>请确认对离线的解释是否准确，谢谢</w:t>
      </w:r>
    </w:p>
  </w:comment>
  <w:comment w:id="31" w:author="TLJC" w:date="2025-09-29T22:11:00Z" w:initials="TLJC">
    <w:p w14:paraId="7AA92DAC" w14:textId="44A8B3F2" w:rsidR="00747131" w:rsidRDefault="00747131">
      <w:pPr>
        <w:pStyle w:val="af2"/>
      </w:pPr>
      <w:r>
        <w:rPr>
          <w:rStyle w:val="af1"/>
        </w:rPr>
        <w:annotationRef/>
      </w:r>
      <w:r>
        <w:rPr>
          <w:rFonts w:hint="eastAsia"/>
        </w:rPr>
        <w:t>对应交底书图</w:t>
      </w:r>
      <w:r>
        <w:rPr>
          <w:rFonts w:hint="eastAsia"/>
        </w:rPr>
        <w:t>2</w:t>
      </w:r>
      <w:r>
        <w:rPr>
          <w:rFonts w:hint="eastAsia"/>
        </w:rPr>
        <w:t>中在线阶段流程图</w:t>
      </w:r>
    </w:p>
  </w:comment>
  <w:comment w:id="32" w:author="TLJC" w:date="2025-09-25T16:08:00Z" w:initials="TLJC">
    <w:p w14:paraId="61BD8108" w14:textId="0F7E994D" w:rsidR="00AC6B2E" w:rsidRDefault="00AC6B2E">
      <w:pPr>
        <w:pStyle w:val="af2"/>
      </w:pPr>
      <w:r>
        <w:rPr>
          <w:rStyle w:val="af1"/>
        </w:rPr>
        <w:annotationRef/>
      </w:r>
      <w:r>
        <w:rPr>
          <w:rFonts w:hint="eastAsia"/>
        </w:rPr>
        <w:t>通过计算余弦相似度确定</w:t>
      </w:r>
      <w:r>
        <w:rPr>
          <w:rFonts w:hint="eastAsia"/>
        </w:rPr>
        <w:t>K</w:t>
      </w:r>
      <w:r>
        <w:rPr>
          <w:rFonts w:hint="eastAsia"/>
        </w:rPr>
        <w:t>个指令</w:t>
      </w:r>
    </w:p>
  </w:comment>
  <w:comment w:id="33" w:author="TLJC" w:date="2025-09-25T16:08:00Z" w:initials="TLJC">
    <w:p w14:paraId="6692DDFB" w14:textId="39ADAD92" w:rsidR="00AC6B2E" w:rsidRDefault="00AC6B2E">
      <w:pPr>
        <w:pStyle w:val="af2"/>
      </w:pPr>
      <w:r>
        <w:rPr>
          <w:rStyle w:val="af1"/>
        </w:rPr>
        <w:annotationRef/>
      </w:r>
      <w:r>
        <w:rPr>
          <w:rFonts w:hint="eastAsia"/>
        </w:rPr>
        <w:t>通过计算内积确定</w:t>
      </w:r>
      <w:r>
        <w:rPr>
          <w:rFonts w:hint="eastAsia"/>
        </w:rPr>
        <w:t>K</w:t>
      </w:r>
      <w:r>
        <w:rPr>
          <w:rFonts w:hint="eastAsia"/>
        </w:rPr>
        <w:t>个指令</w:t>
      </w:r>
    </w:p>
  </w:comment>
  <w:comment w:id="34" w:author="TLJC" w:date="2025-09-26T14:52:00Z" w:initials="TLJC">
    <w:p w14:paraId="77BD4F90" w14:textId="4325B4CF" w:rsidR="00A17690" w:rsidRDefault="00A17690">
      <w:pPr>
        <w:pStyle w:val="af2"/>
      </w:pPr>
      <w:r>
        <w:rPr>
          <w:rStyle w:val="af1"/>
        </w:rPr>
        <w:annotationRef/>
      </w:r>
      <w:r>
        <w:rPr>
          <w:rFonts w:hint="eastAsia"/>
        </w:rPr>
        <w:t>对应交底书中“</w:t>
      </w:r>
      <w:r>
        <w:rPr>
          <w:rStyle w:val="ng-star-inserted1"/>
          <w:rFonts w:ascii="Arial" w:hAnsi="Arial" w:cs="Arial"/>
          <w:color w:val="1A1C1E"/>
          <w:szCs w:val="21"/>
        </w:rPr>
        <w:t xml:space="preserve">2. </w:t>
      </w:r>
      <w:r>
        <w:rPr>
          <w:rStyle w:val="ng-star-inserted1"/>
          <w:rFonts w:ascii="Arial" w:hAnsi="Arial" w:cs="Arial"/>
          <w:color w:val="1A1C1E"/>
          <w:szCs w:val="21"/>
        </w:rPr>
        <w:t>语义通路（稠密检索）的简化替代方案</w:t>
      </w:r>
      <w:r>
        <w:rPr>
          <w:rFonts w:hint="eastAsia"/>
        </w:rPr>
        <w:t>”</w:t>
      </w:r>
    </w:p>
  </w:comment>
  <w:comment w:id="35" w:author="TLJC" w:date="2025-09-29T13:41:00Z" w:initials="TLJC">
    <w:p w14:paraId="2383451C" w14:textId="77777777" w:rsidR="00E04144" w:rsidRDefault="00E04144">
      <w:pPr>
        <w:pStyle w:val="af2"/>
      </w:pPr>
      <w:r>
        <w:rPr>
          <w:rStyle w:val="af1"/>
        </w:rPr>
        <w:annotationRef/>
      </w:r>
      <w:r w:rsidRPr="00E04144">
        <w:rPr>
          <w:highlight w:val="yellow"/>
        </w:rPr>
        <w:t>T</w:t>
      </w:r>
      <w:r w:rsidRPr="00E04144">
        <w:rPr>
          <w:rFonts w:hint="eastAsia"/>
          <w:highlight w:val="yellow"/>
        </w:rPr>
        <w:t>o</w:t>
      </w:r>
      <w:r w:rsidRPr="00E04144">
        <w:rPr>
          <w:rFonts w:hint="eastAsia"/>
          <w:highlight w:val="yellow"/>
        </w:rPr>
        <w:t>发明人：</w:t>
      </w:r>
    </w:p>
    <w:p w14:paraId="59D35349" w14:textId="77777777" w:rsidR="00E04144" w:rsidRDefault="00E04144">
      <w:pPr>
        <w:pStyle w:val="af2"/>
      </w:pPr>
      <w:r>
        <w:rPr>
          <w:rFonts w:hint="eastAsia"/>
        </w:rPr>
        <w:t>至少一个查询关键词中各查询关键词各自对应有一个</w:t>
      </w:r>
      <w:r>
        <w:rPr>
          <w:rFonts w:hint="eastAsia"/>
        </w:rPr>
        <w:t>B</w:t>
      </w:r>
      <w:r>
        <w:t>M25</w:t>
      </w:r>
      <w:r>
        <w:rPr>
          <w:rFonts w:hint="eastAsia"/>
        </w:rPr>
        <w:t>分数数组，还是至少一个查询关键词共同对应一个</w:t>
      </w:r>
      <w:r>
        <w:rPr>
          <w:rFonts w:hint="eastAsia"/>
        </w:rPr>
        <w:t>B</w:t>
      </w:r>
      <w:r>
        <w:t>M25</w:t>
      </w:r>
      <w:r>
        <w:rPr>
          <w:rFonts w:hint="eastAsia"/>
        </w:rPr>
        <w:t>分数数组呢？</w:t>
      </w:r>
    </w:p>
    <w:p w14:paraId="7BE24BE1" w14:textId="1B8FDF33" w:rsidR="00E04144" w:rsidRDefault="00E04144">
      <w:pPr>
        <w:pStyle w:val="af2"/>
      </w:pPr>
      <w:r>
        <w:rPr>
          <w:rFonts w:hint="eastAsia"/>
        </w:rPr>
        <w:t>如果是各查询关键词各自对应有一个</w:t>
      </w:r>
      <w:r>
        <w:rPr>
          <w:rFonts w:hint="eastAsia"/>
        </w:rPr>
        <w:t>B</w:t>
      </w:r>
      <w:r>
        <w:t>M25</w:t>
      </w:r>
      <w:r>
        <w:rPr>
          <w:rFonts w:hint="eastAsia"/>
        </w:rPr>
        <w:t>分数数组，那么最终是输出各查询关键词各自对应的工具吗？用户查询之中执行的工具包括多个工具吗？</w:t>
      </w:r>
    </w:p>
  </w:comment>
  <w:comment w:id="36" w:author="TLJC" w:date="2025-09-26T15:18:00Z" w:initials="TLJC">
    <w:p w14:paraId="07B80337" w14:textId="1D4F2774" w:rsidR="00E63667" w:rsidRDefault="00E63667" w:rsidP="00E63667">
      <w:pPr>
        <w:pStyle w:val="af2"/>
      </w:pPr>
      <w:r>
        <w:rPr>
          <w:rStyle w:val="af1"/>
        </w:rPr>
        <w:annotationRef/>
      </w:r>
      <w:r>
        <w:rPr>
          <w:rFonts w:hint="eastAsia"/>
        </w:rPr>
        <w:t>对应交底书中“</w:t>
      </w:r>
      <w:r>
        <w:rPr>
          <w:rStyle w:val="ng-star-inserted1"/>
          <w:rFonts w:ascii="Arial" w:hAnsi="Arial" w:cs="Arial"/>
          <w:color w:val="1A1C1E"/>
          <w:szCs w:val="21"/>
        </w:rPr>
        <w:t xml:space="preserve">3. </w:t>
      </w:r>
      <w:r>
        <w:rPr>
          <w:rStyle w:val="ng-star-inserted1"/>
          <w:rFonts w:ascii="Arial" w:hAnsi="Arial" w:cs="Arial"/>
          <w:color w:val="1A1C1E"/>
          <w:szCs w:val="21"/>
        </w:rPr>
        <w:t>分数融合与排序阶段的替代方案</w:t>
      </w:r>
      <w:r>
        <w:rPr>
          <w:rFonts w:hint="eastAsia"/>
        </w:rPr>
        <w:t>”</w:t>
      </w:r>
    </w:p>
  </w:comment>
  <w:comment w:id="37" w:author="TLJC" w:date="2025-09-26T15:41:00Z" w:initials="TLJC">
    <w:p w14:paraId="75833964" w14:textId="65ED9AB6" w:rsidR="0003671C" w:rsidRDefault="0003671C">
      <w:pPr>
        <w:pStyle w:val="af2"/>
      </w:pPr>
      <w:r>
        <w:rPr>
          <w:rStyle w:val="af1"/>
        </w:rPr>
        <w:annotationRef/>
      </w:r>
      <w:r>
        <w:rPr>
          <w:rFonts w:hint="eastAsia"/>
        </w:rPr>
        <w:t>对应交底书“</w:t>
      </w:r>
      <w:r>
        <w:rPr>
          <w:rStyle w:val="ng-star-inserted1"/>
          <w:rFonts w:ascii="Arial" w:hAnsi="Arial" w:cs="Arial"/>
          <w:b/>
          <w:bCs/>
          <w:color w:val="1A1C1E"/>
        </w:rPr>
        <w:t>替代方案</w:t>
      </w:r>
      <w:r>
        <w:rPr>
          <w:rStyle w:val="ng-star-inserted1"/>
          <w:rFonts w:ascii="Arial" w:hAnsi="Arial" w:cs="Arial"/>
          <w:b/>
          <w:bCs/>
          <w:color w:val="1A1C1E"/>
        </w:rPr>
        <w:t>一：无参数的融合算法</w:t>
      </w:r>
      <w:r>
        <w:rPr>
          <w:rStyle w:val="ng-star-inserted1"/>
          <w:rFonts w:ascii="Arial" w:hAnsi="Arial" w:cs="Arial"/>
          <w:b/>
          <w:bCs/>
          <w:color w:val="1A1C1E"/>
        </w:rPr>
        <w:t xml:space="preserve"> (Reciprocal Rank Fusion, RRF)</w:t>
      </w:r>
      <w:r>
        <w:rPr>
          <w:rFonts w:hint="eastAsia"/>
        </w:rPr>
        <w:t>”</w:t>
      </w:r>
    </w:p>
  </w:comment>
  <w:comment w:id="38" w:author="TLJC" w:date="2025-09-26T15:42:00Z" w:initials="TLJC">
    <w:p w14:paraId="08442DE7" w14:textId="37CA5109" w:rsidR="0003671C" w:rsidRDefault="0003671C">
      <w:pPr>
        <w:pStyle w:val="af2"/>
      </w:pPr>
      <w:r>
        <w:rPr>
          <w:rStyle w:val="af1"/>
        </w:rPr>
        <w:annotationRef/>
      </w:r>
      <w:r>
        <w:rPr>
          <w:rFonts w:hint="eastAsia"/>
        </w:rPr>
        <w:t>对应交底书“</w:t>
      </w:r>
      <w:r>
        <w:rPr>
          <w:rStyle w:val="ng-star-inserted1"/>
          <w:rFonts w:ascii="Arial" w:hAnsi="Arial" w:cs="Arial"/>
          <w:b/>
          <w:bCs/>
          <w:color w:val="1A1C1E"/>
        </w:rPr>
        <w:t>替代方案二：基于机器学习的融合模型</w:t>
      </w:r>
      <w:r>
        <w:rPr>
          <w:rStyle w:val="ng-star-inserted1"/>
          <w:rFonts w:ascii="Arial" w:hAnsi="Arial" w:cs="Arial"/>
          <w:b/>
          <w:bCs/>
          <w:color w:val="1A1C1E"/>
        </w:rPr>
        <w:t xml:space="preserve"> (Learning-to-Rank, LTR)</w:t>
      </w:r>
      <w:r>
        <w:rPr>
          <w:rStyle w:val="af1"/>
        </w:rPr>
        <w:annotationRef/>
      </w:r>
      <w:r>
        <w:rPr>
          <w:rFonts w:hint="eastAsia"/>
        </w:rPr>
        <w:t>”</w:t>
      </w:r>
    </w:p>
  </w:comment>
  <w:comment w:id="39" w:author="TLJC" w:date="2025-09-26T15:32:00Z" w:initials="TLJC">
    <w:p w14:paraId="395FFE7E" w14:textId="77777777" w:rsidR="00E63667" w:rsidRDefault="00E63667" w:rsidP="00E63667">
      <w:pPr>
        <w:pStyle w:val="af2"/>
      </w:pPr>
      <w:r>
        <w:rPr>
          <w:rStyle w:val="af1"/>
        </w:rPr>
        <w:annotationRef/>
      </w:r>
      <w:r>
        <w:t>T</w:t>
      </w:r>
      <w:r>
        <w:rPr>
          <w:rFonts w:hint="eastAsia"/>
        </w:rPr>
        <w:t>o</w:t>
      </w:r>
      <w:r>
        <w:rPr>
          <w:rFonts w:hint="eastAsia"/>
        </w:rPr>
        <w:t>发明人：</w:t>
      </w:r>
    </w:p>
    <w:p w14:paraId="32B2F361" w14:textId="77777777" w:rsidR="00E63667" w:rsidRDefault="00E63667" w:rsidP="00E63667">
      <w:pPr>
        <w:pStyle w:val="af2"/>
      </w:pPr>
      <w:r w:rsidRPr="00681DB4">
        <w:rPr>
          <w:rFonts w:ascii="Times New Roman" w:hAnsi="Times New Roman" w:cs="Times New Roman"/>
          <w:sz w:val="24"/>
          <w:szCs w:val="24"/>
        </w:rPr>
        <w:t>LTR</w:t>
      </w:r>
      <w:r>
        <w:rPr>
          <w:rFonts w:ascii="Times New Roman" w:hAnsi="Times New Roman" w:cs="Times New Roman" w:hint="eastAsia"/>
          <w:sz w:val="24"/>
          <w:szCs w:val="24"/>
        </w:rPr>
        <w:t>模型融合排序</w:t>
      </w:r>
      <w:r>
        <w:rPr>
          <w:rFonts w:hint="eastAsia"/>
        </w:rPr>
        <w:t>是否需要输入用户查询（</w:t>
      </w:r>
      <w:r>
        <w:rPr>
          <w:rFonts w:hint="eastAsia"/>
        </w:rPr>
        <w:t>query</w:t>
      </w:r>
      <w:r>
        <w:rPr>
          <w:rFonts w:hint="eastAsia"/>
        </w:rPr>
        <w:t>）？</w:t>
      </w:r>
      <w:r>
        <w:rPr>
          <w:rFonts w:ascii="Times New Roman" w:hAnsi="Times New Roman" w:cs="Times New Roman" w:hint="eastAsia"/>
          <w:sz w:val="24"/>
          <w:szCs w:val="24"/>
        </w:rPr>
        <w:t>R</w:t>
      </w:r>
      <w:r>
        <w:rPr>
          <w:rFonts w:ascii="Times New Roman" w:hAnsi="Times New Roman" w:cs="Times New Roman"/>
          <w:sz w:val="24"/>
          <w:szCs w:val="24"/>
        </w:rPr>
        <w:t>RF</w:t>
      </w:r>
      <w:r>
        <w:rPr>
          <w:rFonts w:ascii="Times New Roman" w:hAnsi="Times New Roman" w:cs="Times New Roman" w:hint="eastAsia"/>
          <w:sz w:val="24"/>
          <w:szCs w:val="24"/>
        </w:rPr>
        <w:t>模型是否需要输入用户查询呢？</w:t>
      </w:r>
    </w:p>
  </w:comment>
  <w:comment w:id="40" w:author="TLJC" w:date="2025-09-29T21:03:00Z" w:initials="TLJC">
    <w:p w14:paraId="74CAEE97" w14:textId="3BB12537" w:rsidR="006414AE" w:rsidRDefault="006414AE">
      <w:pPr>
        <w:pStyle w:val="af2"/>
      </w:pPr>
      <w:r>
        <w:rPr>
          <w:rStyle w:val="af1"/>
        </w:rPr>
        <w:annotationRef/>
      </w:r>
      <w:r>
        <w:rPr>
          <w:rFonts w:hint="eastAsia"/>
        </w:rPr>
        <w:t>后续为权要实施例，与权要对应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3E3B38B" w15:done="0"/>
  <w15:commentEx w15:paraId="2C8319B7" w15:done="0"/>
  <w15:commentEx w15:paraId="33515A4B" w15:done="0"/>
  <w15:commentEx w15:paraId="26E9BA8A" w15:done="0"/>
  <w15:commentEx w15:paraId="3CEE2DDA" w15:done="0"/>
  <w15:commentEx w15:paraId="3C8694D9" w15:done="0"/>
  <w15:commentEx w15:paraId="2FCB01B7" w15:done="0"/>
  <w15:commentEx w15:paraId="7E788F08" w15:done="0"/>
  <w15:commentEx w15:paraId="55161E67" w15:done="0"/>
  <w15:commentEx w15:paraId="1D384B15" w15:done="0"/>
  <w15:commentEx w15:paraId="30F5D58A" w15:done="0"/>
  <w15:commentEx w15:paraId="1D088EE2" w15:done="0"/>
  <w15:commentEx w15:paraId="2C8E6BF6" w15:done="0"/>
  <w15:commentEx w15:paraId="0A6BDD41" w15:done="0"/>
  <w15:commentEx w15:paraId="4C5C19AD" w15:done="0"/>
  <w15:commentEx w15:paraId="6E0BB60C" w15:done="0"/>
  <w15:commentEx w15:paraId="65DD9DF9" w15:done="0"/>
  <w15:commentEx w15:paraId="3D03C930" w15:done="0"/>
  <w15:commentEx w15:paraId="230CB071" w15:done="0"/>
  <w15:commentEx w15:paraId="0D5F9E79" w15:done="0"/>
  <w15:commentEx w15:paraId="5B6E6E8D" w15:done="0"/>
  <w15:commentEx w15:paraId="25B58DCA" w15:done="0"/>
  <w15:commentEx w15:paraId="6E0CC9CD" w15:done="0"/>
  <w15:commentEx w15:paraId="78722932" w15:done="0"/>
  <w15:commentEx w15:paraId="38EE8BD2" w15:done="0"/>
  <w15:commentEx w15:paraId="7AA92DAC" w15:done="0"/>
  <w15:commentEx w15:paraId="61BD8108" w15:done="0"/>
  <w15:commentEx w15:paraId="6692DDFB" w15:done="0"/>
  <w15:commentEx w15:paraId="77BD4F90" w15:done="0"/>
  <w15:commentEx w15:paraId="7BE24BE1" w15:done="0"/>
  <w15:commentEx w15:paraId="07B80337" w15:done="0"/>
  <w15:commentEx w15:paraId="75833964" w15:done="0"/>
  <w15:commentEx w15:paraId="08442DE7" w15:done="0"/>
  <w15:commentEx w15:paraId="32B2F361" w15:done="0"/>
  <w15:commentEx w15:paraId="74CAEE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839313" w16cex:dateUtc="2025-09-28T02:57:00Z"/>
  <w16cex:commentExtensible w16cex:durableId="2C83ED9E" w16cex:dateUtc="2025-09-28T09:23:00Z"/>
  <w16cex:commentExtensible w16cex:durableId="2C85806C" w16cex:dateUtc="2025-09-29T14:02:00Z"/>
  <w16cex:commentExtensible w16cex:durableId="2C84EC83" w16cex:dateUtc="2025-09-28T08:48:00Z"/>
  <w16cex:commentExtensible w16cex:durableId="2C83D3E2" w16cex:dateUtc="2025-09-28T07:33:00Z"/>
  <w16cex:commentExtensible w16cex:durableId="2C85802D" w16cex:dateUtc="2025-09-29T14:01:00Z"/>
  <w16cex:commentExtensible w16cex:durableId="2C83EE24" w16cex:dateUtc="2025-09-28T09:25:00Z"/>
  <w16cex:commentExtensible w16cex:durableId="2C83EE48" w16cex:dateUtc="2025-09-28T09:26:00Z"/>
  <w16cex:commentExtensible w16cex:durableId="2C8580B8" w16cex:dateUtc="2025-09-29T14:03:00Z"/>
  <w16cex:commentExtensible w16cex:durableId="2C8580DE" w16cex:dateUtc="2025-09-29T14:04:00Z"/>
  <w16cex:commentExtensible w16cex:durableId="2C85810F" w16cex:dateUtc="2025-09-29T14:05:00Z"/>
  <w16cex:commentExtensible w16cex:durableId="2C858142" w16cex:dateUtc="2025-09-29T14:05:00Z"/>
  <w16cex:commentExtensible w16cex:durableId="2C85815A" w16cex:dateUtc="2025-09-29T14:06:00Z"/>
  <w16cex:commentExtensible w16cex:durableId="2C858170" w16cex:dateUtc="2025-09-29T14:06:00Z"/>
  <w16cex:commentExtensible w16cex:durableId="2C8581BE" w16cex:dateUtc="2025-09-29T14:07:00Z"/>
  <w16cex:commentExtensible w16cex:durableId="2C853D68" w16cex:dateUtc="2025-09-22T08:28:00Z"/>
  <w16cex:commentExtensible w16cex:durableId="2C8559E1" w16cex:dateUtc="2025-09-29T11:17:00Z"/>
  <w16cex:commentExtensible w16cex:durableId="2C8581F6" w16cex:dateUtc="2025-09-29T14:08:00Z"/>
  <w16cex:commentExtensible w16cex:durableId="2C7D497B" w16cex:dateUtc="2025-09-23T08:29:00Z"/>
  <w16cex:commentExtensible w16cex:durableId="2C85826F" w16cex:dateUtc="2025-09-29T14:10:00Z"/>
  <w16cex:commentExtensible w16cex:durableId="2C850EF4" w16cex:dateUtc="2025-09-29T05:58:00Z"/>
  <w16cex:commentExtensible w16cex:durableId="2C83F08B" w16cex:dateUtc="2025-09-28T09:36:00Z"/>
  <w16cex:commentExtensible w16cex:durableId="2C812751" w16cex:dateUtc="2025-09-26T06:53:00Z"/>
  <w16cex:commentExtensible w16cex:durableId="2C7FD5A9" w16cex:dateUtc="2025-09-25T06:52:00Z"/>
  <w16cex:commentExtensible w16cex:durableId="2C858291" w16cex:dateUtc="2025-09-29T14:11:00Z"/>
  <w16cex:commentExtensible w16cex:durableId="2C7FE778" w16cex:dateUtc="2025-09-25T08:08:00Z"/>
  <w16cex:commentExtensible w16cex:durableId="2C7FE792" w16cex:dateUtc="2025-09-25T08:08:00Z"/>
  <w16cex:commentExtensible w16cex:durableId="2C812723" w16cex:dateUtc="2025-09-26T06:52:00Z"/>
  <w16cex:commentExtensible w16cex:durableId="2C850B17" w16cex:dateUtc="2025-09-29T05:41:00Z"/>
  <w16cex:commentExtensible w16cex:durableId="2C812D56" w16cex:dateUtc="2025-09-26T07:18:00Z"/>
  <w16cex:commentExtensible w16cex:durableId="2C8132B5" w16cex:dateUtc="2025-09-26T07:41:00Z"/>
  <w16cex:commentExtensible w16cex:durableId="2C8132D3" w16cex:dateUtc="2025-09-26T07:42:00Z"/>
  <w16cex:commentExtensible w16cex:durableId="2C81309D" w16cex:dateUtc="2025-09-26T07:32:00Z"/>
  <w16cex:commentExtensible w16cex:durableId="2C8572BE" w16cex:dateUtc="2025-09-29T13: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3E3B38B" w16cid:durableId="2C839313"/>
  <w16cid:commentId w16cid:paraId="2C8319B7" w16cid:durableId="2C83ED9E"/>
  <w16cid:commentId w16cid:paraId="33515A4B" w16cid:durableId="2C85806C"/>
  <w16cid:commentId w16cid:paraId="26E9BA8A" w16cid:durableId="2C84EC83"/>
  <w16cid:commentId w16cid:paraId="3CEE2DDA" w16cid:durableId="2C83D3E2"/>
  <w16cid:commentId w16cid:paraId="3C8694D9" w16cid:durableId="2C85802D"/>
  <w16cid:commentId w16cid:paraId="2FCB01B7" w16cid:durableId="2C857018"/>
  <w16cid:commentId w16cid:paraId="7E788F08" w16cid:durableId="2C83EE24"/>
  <w16cid:commentId w16cid:paraId="55161E67" w16cid:durableId="2C83EE48"/>
  <w16cid:commentId w16cid:paraId="1D384B15" w16cid:durableId="2C8580B8"/>
  <w16cid:commentId w16cid:paraId="30F5D58A" w16cid:durableId="2C8580DE"/>
  <w16cid:commentId w16cid:paraId="1D088EE2" w16cid:durableId="2C85810F"/>
  <w16cid:commentId w16cid:paraId="2C8E6BF6" w16cid:durableId="2C858142"/>
  <w16cid:commentId w16cid:paraId="0A6BDD41" w16cid:durableId="2C85815A"/>
  <w16cid:commentId w16cid:paraId="4C5C19AD" w16cid:durableId="2C858170"/>
  <w16cid:commentId w16cid:paraId="6E0BB60C" w16cid:durableId="2C8581BE"/>
  <w16cid:commentId w16cid:paraId="65DD9DF9" w16cid:durableId="2C853D68"/>
  <w16cid:commentId w16cid:paraId="3D03C930" w16cid:durableId="2C8559E1"/>
  <w16cid:commentId w16cid:paraId="230CB071" w16cid:durableId="2C8581F6"/>
  <w16cid:commentId w16cid:paraId="0D5F9E79" w16cid:durableId="2C7D497B"/>
  <w16cid:commentId w16cid:paraId="5B6E6E8D" w16cid:durableId="2C85826F"/>
  <w16cid:commentId w16cid:paraId="25B58DCA" w16cid:durableId="2C850EF4"/>
  <w16cid:commentId w16cid:paraId="6E0CC9CD" w16cid:durableId="2C83F08B"/>
  <w16cid:commentId w16cid:paraId="78722932" w16cid:durableId="2C812751"/>
  <w16cid:commentId w16cid:paraId="38EE8BD2" w16cid:durableId="2C7FD5A9"/>
  <w16cid:commentId w16cid:paraId="7AA92DAC" w16cid:durableId="2C858291"/>
  <w16cid:commentId w16cid:paraId="61BD8108" w16cid:durableId="2C7FE778"/>
  <w16cid:commentId w16cid:paraId="6692DDFB" w16cid:durableId="2C7FE792"/>
  <w16cid:commentId w16cid:paraId="77BD4F90" w16cid:durableId="2C812723"/>
  <w16cid:commentId w16cid:paraId="7BE24BE1" w16cid:durableId="2C850B17"/>
  <w16cid:commentId w16cid:paraId="07B80337" w16cid:durableId="2C812D56"/>
  <w16cid:commentId w16cid:paraId="75833964" w16cid:durableId="2C8132B5"/>
  <w16cid:commentId w16cid:paraId="08442DE7" w16cid:durableId="2C8132D3"/>
  <w16cid:commentId w16cid:paraId="32B2F361" w16cid:durableId="2C81309D"/>
  <w16cid:commentId w16cid:paraId="74CAEE97" w16cid:durableId="2C8572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93F7A4" w14:textId="77777777" w:rsidR="00FF2AB3" w:rsidRDefault="00FF2AB3" w:rsidP="00C265B4">
      <w:r>
        <w:separator/>
      </w:r>
    </w:p>
  </w:endnote>
  <w:endnote w:type="continuationSeparator" w:id="0">
    <w:p w14:paraId="749C14D5" w14:textId="77777777" w:rsidR="00FF2AB3" w:rsidRDefault="00FF2AB3" w:rsidP="00C265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E701B" w14:textId="4CCC701B" w:rsidR="00F6458E" w:rsidRPr="00257AF2" w:rsidRDefault="00F6458E" w:rsidP="00E9416F">
    <w:pPr>
      <w:pStyle w:val="a5"/>
      <w:spacing w:beforeLines="50" w:before="120"/>
      <w:rPr>
        <w:rFonts w:ascii="Times New Roman" w:hAnsi="Times New Roman" w:cs="Times New Roman"/>
        <w:i/>
      </w:rPr>
    </w:pPr>
    <w:r>
      <w:ptab w:relativeTo="margin" w:alignment="center" w:leader="none"/>
    </w:r>
    <w:r w:rsidRPr="0087195F">
      <w:rPr>
        <w:rFonts w:ascii="Arial" w:hAnsi="Arial" w:cs="Arial"/>
      </w:rPr>
      <w:fldChar w:fldCharType="begin"/>
    </w:r>
    <w:r w:rsidRPr="0087195F">
      <w:rPr>
        <w:rFonts w:ascii="Arial" w:hAnsi="Arial" w:cs="Arial"/>
      </w:rPr>
      <w:instrText xml:space="preserve"> PAGE   \* MERGEFORMAT </w:instrText>
    </w:r>
    <w:r w:rsidRPr="0087195F">
      <w:rPr>
        <w:rFonts w:ascii="Arial" w:hAnsi="Arial" w:cs="Arial"/>
      </w:rPr>
      <w:fldChar w:fldCharType="separate"/>
    </w:r>
    <w:r w:rsidR="00AA13DE" w:rsidRPr="00AA13DE">
      <w:rPr>
        <w:rFonts w:ascii="Arial" w:hAnsi="Arial" w:cs="Arial"/>
        <w:noProof/>
        <w:lang w:val="zh-CN"/>
      </w:rPr>
      <w:t>4</w:t>
    </w:r>
    <w:r w:rsidRPr="0087195F">
      <w:rPr>
        <w:rFonts w:ascii="Arial" w:hAnsi="Arial" w:cs="Arial"/>
      </w:rPr>
      <w:fldChar w:fldCharType="end"/>
    </w:r>
    <w: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3B42E" w14:textId="21B0B708" w:rsidR="00F6458E" w:rsidRPr="003F07F7" w:rsidRDefault="00F6458E" w:rsidP="00E9416F">
    <w:pPr>
      <w:pStyle w:val="a5"/>
      <w:spacing w:beforeLines="50" w:before="120"/>
      <w:rPr>
        <w:rFonts w:ascii="Times New Roman" w:hAnsi="Times New Roman" w:cs="Times New Roman"/>
        <w:i/>
      </w:rPr>
    </w:pPr>
    <w:r>
      <w:ptab w:relativeTo="margin" w:alignment="center" w:leader="none"/>
    </w:r>
    <w:r w:rsidRPr="003F07F7">
      <w:rPr>
        <w:rFonts w:ascii="Arial" w:hAnsi="Arial" w:cs="Arial"/>
      </w:rPr>
      <w:fldChar w:fldCharType="begin"/>
    </w:r>
    <w:r w:rsidRPr="003F07F7">
      <w:rPr>
        <w:rFonts w:ascii="Arial" w:hAnsi="Arial" w:cs="Arial"/>
      </w:rPr>
      <w:instrText xml:space="preserve"> PAGE   \* MERGEFORMAT </w:instrText>
    </w:r>
    <w:r w:rsidRPr="003F07F7">
      <w:rPr>
        <w:rFonts w:ascii="Arial" w:hAnsi="Arial" w:cs="Arial"/>
      </w:rPr>
      <w:fldChar w:fldCharType="separate"/>
    </w:r>
    <w:r w:rsidR="00AA13DE" w:rsidRPr="00AA13DE">
      <w:rPr>
        <w:rFonts w:ascii="Arial" w:hAnsi="Arial" w:cs="Arial"/>
        <w:noProof/>
        <w:lang w:val="zh-CN"/>
      </w:rPr>
      <w:t>1</w:t>
    </w:r>
    <w:r w:rsidRPr="003F07F7">
      <w:rPr>
        <w:rFonts w:ascii="Arial" w:hAnsi="Arial" w:cs="Arial"/>
      </w:rPr>
      <w:fldChar w:fldCharType="end"/>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89F9C6" w14:textId="77777777" w:rsidR="00FF2AB3" w:rsidRDefault="00FF2AB3" w:rsidP="00C265B4">
      <w:r>
        <w:separator/>
      </w:r>
    </w:p>
  </w:footnote>
  <w:footnote w:type="continuationSeparator" w:id="0">
    <w:p w14:paraId="3F4D6030" w14:textId="77777777" w:rsidR="00FF2AB3" w:rsidRDefault="00FF2AB3" w:rsidP="00C265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7A746" w14:textId="745AE014" w:rsidR="00F6458E" w:rsidRPr="00F876EC" w:rsidRDefault="00800C18" w:rsidP="00800C18">
    <w:pPr>
      <w:pStyle w:val="a3"/>
      <w:rPr>
        <w:rFonts w:ascii="宋体" w:eastAsia="宋体" w:hAnsi="宋体"/>
        <w:sz w:val="24"/>
        <w:szCs w:val="24"/>
      </w:rPr>
    </w:pPr>
    <w:r w:rsidRPr="00F876EC">
      <w:rPr>
        <w:rFonts w:ascii="宋体" w:eastAsia="宋体" w:hAnsi="宋体" w:hint="eastAsia"/>
        <w:b/>
        <w:w w:val="110"/>
        <w:sz w:val="24"/>
        <w:szCs w:val="24"/>
      </w:rPr>
      <w:t>说</w:t>
    </w:r>
    <w:r w:rsidR="00A045C7" w:rsidRPr="00F876EC">
      <w:rPr>
        <w:rFonts w:ascii="宋体" w:eastAsia="宋体" w:hAnsi="宋体" w:hint="eastAsia"/>
        <w:b/>
        <w:w w:val="110"/>
        <w:sz w:val="24"/>
        <w:szCs w:val="24"/>
      </w:rPr>
      <w:t xml:space="preserve">   </w:t>
    </w:r>
    <w:r w:rsidRPr="00F876EC">
      <w:rPr>
        <w:rFonts w:ascii="宋体" w:eastAsia="宋体" w:hAnsi="宋体" w:hint="eastAsia"/>
        <w:b/>
        <w:w w:val="110"/>
        <w:sz w:val="24"/>
        <w:szCs w:val="24"/>
      </w:rPr>
      <w:t>明</w:t>
    </w:r>
    <w:r w:rsidR="00A045C7" w:rsidRPr="00F876EC">
      <w:rPr>
        <w:rFonts w:ascii="宋体" w:eastAsia="宋体" w:hAnsi="宋体" w:hint="eastAsia"/>
        <w:b/>
        <w:w w:val="110"/>
        <w:sz w:val="24"/>
        <w:szCs w:val="24"/>
      </w:rPr>
      <w:t xml:space="preserve">   </w:t>
    </w:r>
    <w:r w:rsidRPr="00F876EC">
      <w:rPr>
        <w:rFonts w:ascii="宋体" w:eastAsia="宋体" w:hAnsi="宋体" w:hint="eastAsia"/>
        <w:b/>
        <w:w w:val="110"/>
        <w:sz w:val="24"/>
        <w:szCs w:val="24"/>
      </w:rPr>
      <w:t>书</w:t>
    </w:r>
    <w:r w:rsidR="00A045C7" w:rsidRPr="00F876EC">
      <w:rPr>
        <w:rFonts w:ascii="宋体" w:eastAsia="宋体" w:hAnsi="宋体" w:hint="eastAsia"/>
        <w:b/>
        <w:w w:val="110"/>
        <w:sz w:val="24"/>
        <w:szCs w:val="24"/>
      </w:rPr>
      <w:t xml:space="preserve">   </w:t>
    </w:r>
    <w:r w:rsidRPr="00F876EC">
      <w:rPr>
        <w:rFonts w:ascii="宋体" w:eastAsia="宋体" w:hAnsi="宋体" w:hint="eastAsia"/>
        <w:b/>
        <w:w w:val="110"/>
        <w:sz w:val="24"/>
        <w:szCs w:val="24"/>
      </w:rPr>
      <w:t>摘</w:t>
    </w:r>
    <w:r w:rsidR="00A045C7" w:rsidRPr="00F876EC">
      <w:rPr>
        <w:rFonts w:ascii="宋体" w:eastAsia="宋体" w:hAnsi="宋体" w:hint="eastAsia"/>
        <w:b/>
        <w:w w:val="110"/>
        <w:sz w:val="24"/>
        <w:szCs w:val="24"/>
      </w:rPr>
      <w:t xml:space="preserve">   </w:t>
    </w:r>
    <w:r w:rsidRPr="00F876EC">
      <w:rPr>
        <w:rFonts w:ascii="宋体" w:eastAsia="宋体" w:hAnsi="宋体" w:hint="eastAsia"/>
        <w:b/>
        <w:w w:val="110"/>
        <w:sz w:val="24"/>
        <w:szCs w:val="24"/>
      </w:rPr>
      <w:t>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BEB62" w14:textId="36B4B440" w:rsidR="00F6458E" w:rsidRPr="00F22AEF" w:rsidRDefault="000B2AD3" w:rsidP="000B2AD3">
    <w:pPr>
      <w:pStyle w:val="a3"/>
      <w:rPr>
        <w:rFonts w:ascii="宋体" w:eastAsia="宋体" w:hAnsi="宋体"/>
        <w:sz w:val="24"/>
        <w:szCs w:val="24"/>
      </w:rPr>
    </w:pPr>
    <w:r w:rsidRPr="00F22AEF">
      <w:rPr>
        <w:rFonts w:ascii="宋体" w:eastAsia="宋体" w:hAnsi="宋体" w:hint="eastAsia"/>
        <w:b/>
        <w:w w:val="110"/>
        <w:sz w:val="24"/>
        <w:szCs w:val="24"/>
      </w:rPr>
      <w:t>摘</w:t>
    </w:r>
    <w:r w:rsidR="00854D9B" w:rsidRPr="00F22AEF">
      <w:rPr>
        <w:rFonts w:ascii="宋体" w:eastAsia="宋体" w:hAnsi="宋体" w:hint="eastAsia"/>
        <w:b/>
        <w:w w:val="110"/>
        <w:sz w:val="24"/>
        <w:szCs w:val="24"/>
      </w:rPr>
      <w:t xml:space="preserve">   </w:t>
    </w:r>
    <w:r w:rsidRPr="00F22AEF">
      <w:rPr>
        <w:rFonts w:ascii="宋体" w:eastAsia="宋体" w:hAnsi="宋体" w:hint="eastAsia"/>
        <w:b/>
        <w:w w:val="110"/>
        <w:sz w:val="24"/>
        <w:szCs w:val="24"/>
      </w:rPr>
      <w:t>要</w:t>
    </w:r>
    <w:r w:rsidR="00854D9B" w:rsidRPr="00F22AEF">
      <w:rPr>
        <w:rFonts w:ascii="宋体" w:eastAsia="宋体" w:hAnsi="宋体" w:hint="eastAsia"/>
        <w:b/>
        <w:w w:val="110"/>
        <w:sz w:val="24"/>
        <w:szCs w:val="24"/>
      </w:rPr>
      <w:t xml:space="preserve">   </w:t>
    </w:r>
    <w:r w:rsidRPr="00F22AEF">
      <w:rPr>
        <w:rFonts w:ascii="宋体" w:eastAsia="宋体" w:hAnsi="宋体" w:hint="eastAsia"/>
        <w:b/>
        <w:w w:val="110"/>
        <w:sz w:val="24"/>
        <w:szCs w:val="24"/>
      </w:rPr>
      <w:t>附</w:t>
    </w:r>
    <w:r w:rsidR="00854D9B" w:rsidRPr="00F22AEF">
      <w:rPr>
        <w:rFonts w:ascii="宋体" w:eastAsia="宋体" w:hAnsi="宋体" w:hint="eastAsia"/>
        <w:b/>
        <w:w w:val="110"/>
        <w:sz w:val="24"/>
        <w:szCs w:val="24"/>
      </w:rPr>
      <w:t xml:space="preserve">   </w:t>
    </w:r>
    <w:r w:rsidRPr="00F22AEF">
      <w:rPr>
        <w:rFonts w:ascii="宋体" w:eastAsia="宋体" w:hAnsi="宋体" w:hint="eastAsia"/>
        <w:b/>
        <w:w w:val="110"/>
        <w:sz w:val="24"/>
        <w:szCs w:val="24"/>
      </w:rPr>
      <w:t>图</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FCFE4" w14:textId="77777777" w:rsidR="00F6458E" w:rsidRPr="003F07F7" w:rsidRDefault="00F6458E" w:rsidP="003F07F7">
    <w:pP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AC2BB" w14:textId="5E6F86BD" w:rsidR="00F6458E" w:rsidRPr="00F22AEF" w:rsidRDefault="000B2AD3" w:rsidP="00F01B33">
    <w:pPr>
      <w:pStyle w:val="a3"/>
      <w:rPr>
        <w:rFonts w:ascii="宋体" w:eastAsia="宋体" w:hAnsi="宋体"/>
        <w:sz w:val="24"/>
        <w:szCs w:val="24"/>
      </w:rPr>
    </w:pPr>
    <w:r w:rsidRPr="00F22AEF">
      <w:rPr>
        <w:rFonts w:ascii="宋体" w:eastAsia="宋体" w:hAnsi="宋体" w:hint="eastAsia"/>
        <w:b/>
        <w:w w:val="110"/>
        <w:sz w:val="24"/>
        <w:szCs w:val="24"/>
      </w:rPr>
      <w:t>权</w:t>
    </w:r>
    <w:r w:rsidR="00774DA7" w:rsidRPr="00F22AEF">
      <w:rPr>
        <w:rFonts w:ascii="宋体" w:eastAsia="宋体" w:hAnsi="宋体" w:hint="eastAsia"/>
        <w:b/>
        <w:w w:val="110"/>
        <w:sz w:val="24"/>
        <w:szCs w:val="24"/>
      </w:rPr>
      <w:t xml:space="preserve">   </w:t>
    </w:r>
    <w:r w:rsidRPr="00F22AEF">
      <w:rPr>
        <w:rFonts w:ascii="宋体" w:eastAsia="宋体" w:hAnsi="宋体" w:hint="eastAsia"/>
        <w:b/>
        <w:w w:val="110"/>
        <w:sz w:val="24"/>
        <w:szCs w:val="24"/>
      </w:rPr>
      <w:t>利</w:t>
    </w:r>
    <w:r w:rsidR="00774DA7" w:rsidRPr="00F22AEF">
      <w:rPr>
        <w:rFonts w:ascii="宋体" w:eastAsia="宋体" w:hAnsi="宋体" w:hint="eastAsia"/>
        <w:b/>
        <w:w w:val="110"/>
        <w:sz w:val="24"/>
        <w:szCs w:val="24"/>
      </w:rPr>
      <w:t xml:space="preserve">   </w:t>
    </w:r>
    <w:r w:rsidRPr="00F22AEF">
      <w:rPr>
        <w:rFonts w:ascii="宋体" w:eastAsia="宋体" w:hAnsi="宋体" w:hint="eastAsia"/>
        <w:b/>
        <w:w w:val="110"/>
        <w:sz w:val="24"/>
        <w:szCs w:val="24"/>
      </w:rPr>
      <w:t>要</w:t>
    </w:r>
    <w:r w:rsidR="00774DA7" w:rsidRPr="00F22AEF">
      <w:rPr>
        <w:rFonts w:ascii="宋体" w:eastAsia="宋体" w:hAnsi="宋体" w:hint="eastAsia"/>
        <w:b/>
        <w:w w:val="110"/>
        <w:sz w:val="24"/>
        <w:szCs w:val="24"/>
      </w:rPr>
      <w:t xml:space="preserve">   </w:t>
    </w:r>
    <w:r w:rsidRPr="00F22AEF">
      <w:rPr>
        <w:rFonts w:ascii="宋体" w:eastAsia="宋体" w:hAnsi="宋体" w:hint="eastAsia"/>
        <w:b/>
        <w:w w:val="110"/>
        <w:sz w:val="24"/>
        <w:szCs w:val="24"/>
      </w:rPr>
      <w:t>求</w:t>
    </w:r>
    <w:r w:rsidR="00774DA7" w:rsidRPr="00F22AEF">
      <w:rPr>
        <w:rFonts w:ascii="宋体" w:eastAsia="宋体" w:hAnsi="宋体" w:hint="eastAsia"/>
        <w:b/>
        <w:w w:val="110"/>
        <w:sz w:val="24"/>
        <w:szCs w:val="24"/>
      </w:rPr>
      <w:t xml:space="preserve">   </w:t>
    </w:r>
    <w:r w:rsidRPr="00F22AEF">
      <w:rPr>
        <w:rFonts w:ascii="宋体" w:eastAsia="宋体" w:hAnsi="宋体" w:hint="eastAsia"/>
        <w:b/>
        <w:w w:val="110"/>
        <w:sz w:val="24"/>
        <w:szCs w:val="24"/>
      </w:rPr>
      <w:t>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8C324" w14:textId="77777777" w:rsidR="00F6458E" w:rsidRPr="003F07F7" w:rsidRDefault="00F6458E" w:rsidP="003F07F7">
    <w:pP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1DBA2" w14:textId="4B058DB8" w:rsidR="00F6458E" w:rsidRPr="00F22AEF" w:rsidRDefault="00FC38DB" w:rsidP="00FC38DB">
    <w:pPr>
      <w:pStyle w:val="a3"/>
      <w:rPr>
        <w:rFonts w:ascii="宋体" w:eastAsia="宋体" w:hAnsi="宋体"/>
        <w:sz w:val="24"/>
        <w:szCs w:val="24"/>
      </w:rPr>
    </w:pPr>
    <w:r w:rsidRPr="00F22AEF">
      <w:rPr>
        <w:rFonts w:ascii="宋体" w:eastAsia="宋体" w:hAnsi="宋体" w:hint="eastAsia"/>
        <w:b/>
        <w:w w:val="110"/>
        <w:sz w:val="24"/>
        <w:szCs w:val="24"/>
      </w:rPr>
      <w:t>说</w:t>
    </w:r>
    <w:r w:rsidR="00774DA7" w:rsidRPr="00F22AEF">
      <w:rPr>
        <w:rFonts w:ascii="宋体" w:eastAsia="宋体" w:hAnsi="宋体" w:hint="eastAsia"/>
        <w:b/>
        <w:w w:val="110"/>
        <w:sz w:val="24"/>
        <w:szCs w:val="24"/>
      </w:rPr>
      <w:t xml:space="preserve">   </w:t>
    </w:r>
    <w:r w:rsidRPr="00F22AEF">
      <w:rPr>
        <w:rFonts w:ascii="宋体" w:eastAsia="宋体" w:hAnsi="宋体" w:hint="eastAsia"/>
        <w:b/>
        <w:w w:val="110"/>
        <w:sz w:val="24"/>
        <w:szCs w:val="24"/>
      </w:rPr>
      <w:t>明</w:t>
    </w:r>
    <w:r w:rsidR="00774DA7" w:rsidRPr="00F22AEF">
      <w:rPr>
        <w:rFonts w:ascii="宋体" w:eastAsia="宋体" w:hAnsi="宋体" w:hint="eastAsia"/>
        <w:b/>
        <w:w w:val="110"/>
        <w:sz w:val="24"/>
        <w:szCs w:val="24"/>
      </w:rPr>
      <w:t xml:space="preserve">   </w:t>
    </w:r>
    <w:r w:rsidRPr="00F22AEF">
      <w:rPr>
        <w:rFonts w:ascii="宋体" w:eastAsia="宋体" w:hAnsi="宋体" w:hint="eastAsia"/>
        <w:b/>
        <w:w w:val="110"/>
        <w:sz w:val="24"/>
        <w:szCs w:val="24"/>
      </w:rPr>
      <w:t>书</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EF60B" w14:textId="1E36871C" w:rsidR="00F6458E" w:rsidRPr="00F22AEF" w:rsidRDefault="007E38C2" w:rsidP="007E38C2">
    <w:pPr>
      <w:pStyle w:val="a3"/>
      <w:rPr>
        <w:rFonts w:ascii="宋体" w:eastAsia="宋体" w:hAnsi="宋体"/>
        <w:sz w:val="24"/>
        <w:szCs w:val="24"/>
      </w:rPr>
    </w:pPr>
    <w:r w:rsidRPr="00F22AEF">
      <w:rPr>
        <w:rFonts w:ascii="宋体" w:eastAsia="宋体" w:hAnsi="宋体" w:hint="eastAsia"/>
        <w:b/>
        <w:w w:val="110"/>
        <w:sz w:val="24"/>
        <w:szCs w:val="24"/>
      </w:rPr>
      <w:t>说</w:t>
    </w:r>
    <w:r w:rsidR="00774DA7" w:rsidRPr="00F22AEF">
      <w:rPr>
        <w:rFonts w:ascii="宋体" w:eastAsia="宋体" w:hAnsi="宋体" w:hint="eastAsia"/>
        <w:b/>
        <w:w w:val="110"/>
        <w:sz w:val="24"/>
        <w:szCs w:val="24"/>
      </w:rPr>
      <w:t xml:space="preserve">   </w:t>
    </w:r>
    <w:r w:rsidRPr="00F22AEF">
      <w:rPr>
        <w:rFonts w:ascii="宋体" w:eastAsia="宋体" w:hAnsi="宋体" w:hint="eastAsia"/>
        <w:b/>
        <w:w w:val="110"/>
        <w:sz w:val="24"/>
        <w:szCs w:val="24"/>
      </w:rPr>
      <w:t>明</w:t>
    </w:r>
    <w:r w:rsidR="00774DA7" w:rsidRPr="00F22AEF">
      <w:rPr>
        <w:rFonts w:ascii="宋体" w:eastAsia="宋体" w:hAnsi="宋体" w:hint="eastAsia"/>
        <w:b/>
        <w:w w:val="110"/>
        <w:sz w:val="24"/>
        <w:szCs w:val="24"/>
      </w:rPr>
      <w:t xml:space="preserve">   </w:t>
    </w:r>
    <w:r w:rsidRPr="00F22AEF">
      <w:rPr>
        <w:rFonts w:ascii="宋体" w:eastAsia="宋体" w:hAnsi="宋体" w:hint="eastAsia"/>
        <w:b/>
        <w:w w:val="110"/>
        <w:sz w:val="24"/>
        <w:szCs w:val="24"/>
      </w:rPr>
      <w:t>书</w:t>
    </w:r>
    <w:r w:rsidR="00774DA7" w:rsidRPr="00F22AEF">
      <w:rPr>
        <w:rFonts w:ascii="宋体" w:eastAsia="宋体" w:hAnsi="宋体" w:hint="eastAsia"/>
        <w:b/>
        <w:w w:val="110"/>
        <w:sz w:val="24"/>
        <w:szCs w:val="24"/>
      </w:rPr>
      <w:t xml:space="preserve">   </w:t>
    </w:r>
    <w:r w:rsidRPr="00F22AEF">
      <w:rPr>
        <w:rFonts w:ascii="宋体" w:eastAsia="宋体" w:hAnsi="宋体" w:hint="eastAsia"/>
        <w:b/>
        <w:w w:val="110"/>
        <w:sz w:val="24"/>
        <w:szCs w:val="24"/>
      </w:rPr>
      <w:t>附</w:t>
    </w:r>
    <w:r w:rsidR="00774DA7" w:rsidRPr="00F22AEF">
      <w:rPr>
        <w:rFonts w:ascii="宋体" w:eastAsia="宋体" w:hAnsi="宋体" w:hint="eastAsia"/>
        <w:b/>
        <w:w w:val="110"/>
        <w:sz w:val="24"/>
        <w:szCs w:val="24"/>
      </w:rPr>
      <w:t xml:space="preserve">   </w:t>
    </w:r>
    <w:r w:rsidRPr="00F22AEF">
      <w:rPr>
        <w:rFonts w:ascii="宋体" w:eastAsia="宋体" w:hAnsi="宋体" w:hint="eastAsia"/>
        <w:b/>
        <w:w w:val="110"/>
        <w:sz w:val="24"/>
        <w:szCs w:val="24"/>
      </w:rPr>
      <w:t>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720696"/>
    <w:multiLevelType w:val="hybridMultilevel"/>
    <w:tmpl w:val="70BA2512"/>
    <w:lvl w:ilvl="0" w:tplc="88C6A4EC">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LJC">
    <w15:presenceInfo w15:providerId="None" w15:userId="TLJ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bordersDoNotSurroundHeader/>
  <w:bordersDoNotSurroundFooter/>
  <w:proofState w:spelling="clean" w:grammar="clean"/>
  <w:trackRevisions/>
  <w:doNotTrackFormatting/>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o:colormru v:ext="edit" colors="#d5efff,#eff9f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5B4"/>
    <w:rsid w:val="0000059E"/>
    <w:rsid w:val="00001732"/>
    <w:rsid w:val="000046F4"/>
    <w:rsid w:val="000049F3"/>
    <w:rsid w:val="00005425"/>
    <w:rsid w:val="00005DB4"/>
    <w:rsid w:val="00005EC6"/>
    <w:rsid w:val="0000741F"/>
    <w:rsid w:val="00007D77"/>
    <w:rsid w:val="00010163"/>
    <w:rsid w:val="000111D4"/>
    <w:rsid w:val="00011534"/>
    <w:rsid w:val="00014B68"/>
    <w:rsid w:val="00016D40"/>
    <w:rsid w:val="00017235"/>
    <w:rsid w:val="00021074"/>
    <w:rsid w:val="000211D7"/>
    <w:rsid w:val="00022050"/>
    <w:rsid w:val="00022CA2"/>
    <w:rsid w:val="00022E24"/>
    <w:rsid w:val="00023CB3"/>
    <w:rsid w:val="00023FF7"/>
    <w:rsid w:val="00024653"/>
    <w:rsid w:val="00026F74"/>
    <w:rsid w:val="00027963"/>
    <w:rsid w:val="00030599"/>
    <w:rsid w:val="00031898"/>
    <w:rsid w:val="00031CAF"/>
    <w:rsid w:val="000325A2"/>
    <w:rsid w:val="000336C6"/>
    <w:rsid w:val="0003431A"/>
    <w:rsid w:val="000343CE"/>
    <w:rsid w:val="00035B2F"/>
    <w:rsid w:val="0003671C"/>
    <w:rsid w:val="00042949"/>
    <w:rsid w:val="0004299F"/>
    <w:rsid w:val="00043E5E"/>
    <w:rsid w:val="00044FC9"/>
    <w:rsid w:val="000458E2"/>
    <w:rsid w:val="000462BD"/>
    <w:rsid w:val="000462D3"/>
    <w:rsid w:val="00056E43"/>
    <w:rsid w:val="00060DED"/>
    <w:rsid w:val="00060EB4"/>
    <w:rsid w:val="00063994"/>
    <w:rsid w:val="00072E1C"/>
    <w:rsid w:val="00073E70"/>
    <w:rsid w:val="00075DC6"/>
    <w:rsid w:val="00076142"/>
    <w:rsid w:val="000779DB"/>
    <w:rsid w:val="00081574"/>
    <w:rsid w:val="00081591"/>
    <w:rsid w:val="00082410"/>
    <w:rsid w:val="000837C1"/>
    <w:rsid w:val="00087349"/>
    <w:rsid w:val="00091B51"/>
    <w:rsid w:val="00093B51"/>
    <w:rsid w:val="000947B8"/>
    <w:rsid w:val="000A5B5D"/>
    <w:rsid w:val="000A5F05"/>
    <w:rsid w:val="000A7677"/>
    <w:rsid w:val="000B03AF"/>
    <w:rsid w:val="000B068F"/>
    <w:rsid w:val="000B22EC"/>
    <w:rsid w:val="000B2A2F"/>
    <w:rsid w:val="000B2AD3"/>
    <w:rsid w:val="000B2BB3"/>
    <w:rsid w:val="000B2C29"/>
    <w:rsid w:val="000B482E"/>
    <w:rsid w:val="000B4CF3"/>
    <w:rsid w:val="000C1E78"/>
    <w:rsid w:val="000C459D"/>
    <w:rsid w:val="000D0636"/>
    <w:rsid w:val="000D071B"/>
    <w:rsid w:val="000D5EA4"/>
    <w:rsid w:val="000D6E8C"/>
    <w:rsid w:val="000D7FF3"/>
    <w:rsid w:val="000F0797"/>
    <w:rsid w:val="000F6931"/>
    <w:rsid w:val="0010153B"/>
    <w:rsid w:val="00104083"/>
    <w:rsid w:val="00105976"/>
    <w:rsid w:val="00105FBF"/>
    <w:rsid w:val="001068E1"/>
    <w:rsid w:val="001108AA"/>
    <w:rsid w:val="00112B59"/>
    <w:rsid w:val="00117511"/>
    <w:rsid w:val="00120B30"/>
    <w:rsid w:val="001243ED"/>
    <w:rsid w:val="00124E52"/>
    <w:rsid w:val="0013208D"/>
    <w:rsid w:val="001339C0"/>
    <w:rsid w:val="001343C9"/>
    <w:rsid w:val="00137126"/>
    <w:rsid w:val="0014373F"/>
    <w:rsid w:val="00147115"/>
    <w:rsid w:val="001530B3"/>
    <w:rsid w:val="00153659"/>
    <w:rsid w:val="0015371B"/>
    <w:rsid w:val="00155FCE"/>
    <w:rsid w:val="00160E69"/>
    <w:rsid w:val="0016228B"/>
    <w:rsid w:val="00163722"/>
    <w:rsid w:val="00164F79"/>
    <w:rsid w:val="001651F7"/>
    <w:rsid w:val="00166091"/>
    <w:rsid w:val="00166907"/>
    <w:rsid w:val="00167008"/>
    <w:rsid w:val="0017010D"/>
    <w:rsid w:val="001702C2"/>
    <w:rsid w:val="0017117A"/>
    <w:rsid w:val="00171510"/>
    <w:rsid w:val="00173CD0"/>
    <w:rsid w:val="001741DA"/>
    <w:rsid w:val="00174DBB"/>
    <w:rsid w:val="001764C9"/>
    <w:rsid w:val="00176E8F"/>
    <w:rsid w:val="00177134"/>
    <w:rsid w:val="00180432"/>
    <w:rsid w:val="0018059E"/>
    <w:rsid w:val="001822AF"/>
    <w:rsid w:val="00182470"/>
    <w:rsid w:val="00183306"/>
    <w:rsid w:val="00185090"/>
    <w:rsid w:val="0019198C"/>
    <w:rsid w:val="00192EFB"/>
    <w:rsid w:val="001951FD"/>
    <w:rsid w:val="00195692"/>
    <w:rsid w:val="001963D3"/>
    <w:rsid w:val="00197EC9"/>
    <w:rsid w:val="001A0ED0"/>
    <w:rsid w:val="001A1DC5"/>
    <w:rsid w:val="001A25CA"/>
    <w:rsid w:val="001A29E5"/>
    <w:rsid w:val="001A6A60"/>
    <w:rsid w:val="001B57AE"/>
    <w:rsid w:val="001B5E8F"/>
    <w:rsid w:val="001B6C57"/>
    <w:rsid w:val="001C3E70"/>
    <w:rsid w:val="001C4B18"/>
    <w:rsid w:val="001C4F6E"/>
    <w:rsid w:val="001C67B3"/>
    <w:rsid w:val="001C7B50"/>
    <w:rsid w:val="001C7E56"/>
    <w:rsid w:val="001D1D39"/>
    <w:rsid w:val="001D2F83"/>
    <w:rsid w:val="001E1CA4"/>
    <w:rsid w:val="001E2768"/>
    <w:rsid w:val="001E2CF0"/>
    <w:rsid w:val="001E2CF6"/>
    <w:rsid w:val="001E30DA"/>
    <w:rsid w:val="001E561D"/>
    <w:rsid w:val="001F3CF4"/>
    <w:rsid w:val="001F4191"/>
    <w:rsid w:val="001F47EE"/>
    <w:rsid w:val="001F4C29"/>
    <w:rsid w:val="001F521A"/>
    <w:rsid w:val="001F5633"/>
    <w:rsid w:val="001F77DD"/>
    <w:rsid w:val="001F7AC1"/>
    <w:rsid w:val="0020065C"/>
    <w:rsid w:val="00201652"/>
    <w:rsid w:val="002020BD"/>
    <w:rsid w:val="0020281F"/>
    <w:rsid w:val="002033B7"/>
    <w:rsid w:val="0020464A"/>
    <w:rsid w:val="002052B2"/>
    <w:rsid w:val="002057F4"/>
    <w:rsid w:val="00212243"/>
    <w:rsid w:val="00212751"/>
    <w:rsid w:val="002133B8"/>
    <w:rsid w:val="00214D9C"/>
    <w:rsid w:val="00220381"/>
    <w:rsid w:val="002233B7"/>
    <w:rsid w:val="0022384D"/>
    <w:rsid w:val="002242A2"/>
    <w:rsid w:val="0022571B"/>
    <w:rsid w:val="00235862"/>
    <w:rsid w:val="00235BB8"/>
    <w:rsid w:val="00245799"/>
    <w:rsid w:val="00253B13"/>
    <w:rsid w:val="00253E0D"/>
    <w:rsid w:val="002558BD"/>
    <w:rsid w:val="002574ED"/>
    <w:rsid w:val="00257AF2"/>
    <w:rsid w:val="0026222C"/>
    <w:rsid w:val="00262352"/>
    <w:rsid w:val="00263CC6"/>
    <w:rsid w:val="00264993"/>
    <w:rsid w:val="0027312C"/>
    <w:rsid w:val="00273DA6"/>
    <w:rsid w:val="00275BAD"/>
    <w:rsid w:val="002778F3"/>
    <w:rsid w:val="00284150"/>
    <w:rsid w:val="00286BE5"/>
    <w:rsid w:val="00286EC4"/>
    <w:rsid w:val="002907E8"/>
    <w:rsid w:val="00293ABA"/>
    <w:rsid w:val="002942BD"/>
    <w:rsid w:val="00294D4C"/>
    <w:rsid w:val="002A0374"/>
    <w:rsid w:val="002A0494"/>
    <w:rsid w:val="002A2506"/>
    <w:rsid w:val="002A3873"/>
    <w:rsid w:val="002A505A"/>
    <w:rsid w:val="002A5B2C"/>
    <w:rsid w:val="002B0AD8"/>
    <w:rsid w:val="002B4C50"/>
    <w:rsid w:val="002B4E33"/>
    <w:rsid w:val="002B5130"/>
    <w:rsid w:val="002C65DC"/>
    <w:rsid w:val="002D0D19"/>
    <w:rsid w:val="002D3034"/>
    <w:rsid w:val="002D30F9"/>
    <w:rsid w:val="002D6FA4"/>
    <w:rsid w:val="002E3A74"/>
    <w:rsid w:val="002E5169"/>
    <w:rsid w:val="002E7F52"/>
    <w:rsid w:val="002F13AF"/>
    <w:rsid w:val="00301BEB"/>
    <w:rsid w:val="00312760"/>
    <w:rsid w:val="00320268"/>
    <w:rsid w:val="00320CE2"/>
    <w:rsid w:val="00324667"/>
    <w:rsid w:val="003247E2"/>
    <w:rsid w:val="00325852"/>
    <w:rsid w:val="00327A35"/>
    <w:rsid w:val="00331AB3"/>
    <w:rsid w:val="0033273B"/>
    <w:rsid w:val="00333762"/>
    <w:rsid w:val="00335D25"/>
    <w:rsid w:val="00336880"/>
    <w:rsid w:val="00336ACF"/>
    <w:rsid w:val="00337C63"/>
    <w:rsid w:val="00340491"/>
    <w:rsid w:val="0034153A"/>
    <w:rsid w:val="00341EB7"/>
    <w:rsid w:val="00344209"/>
    <w:rsid w:val="00353F26"/>
    <w:rsid w:val="003542B4"/>
    <w:rsid w:val="0035645E"/>
    <w:rsid w:val="00356C5C"/>
    <w:rsid w:val="00357FC1"/>
    <w:rsid w:val="00362B8C"/>
    <w:rsid w:val="003671A5"/>
    <w:rsid w:val="003678BA"/>
    <w:rsid w:val="00370CBC"/>
    <w:rsid w:val="00373187"/>
    <w:rsid w:val="00374E0E"/>
    <w:rsid w:val="003765BA"/>
    <w:rsid w:val="00376FCE"/>
    <w:rsid w:val="00384387"/>
    <w:rsid w:val="0038551E"/>
    <w:rsid w:val="003855E8"/>
    <w:rsid w:val="003866A9"/>
    <w:rsid w:val="00391827"/>
    <w:rsid w:val="00396A23"/>
    <w:rsid w:val="003A0301"/>
    <w:rsid w:val="003A0820"/>
    <w:rsid w:val="003A44B8"/>
    <w:rsid w:val="003A4F85"/>
    <w:rsid w:val="003B141D"/>
    <w:rsid w:val="003C2E09"/>
    <w:rsid w:val="003C422A"/>
    <w:rsid w:val="003C5C99"/>
    <w:rsid w:val="003C5E0D"/>
    <w:rsid w:val="003D0D99"/>
    <w:rsid w:val="003D122D"/>
    <w:rsid w:val="003D173F"/>
    <w:rsid w:val="003D2F78"/>
    <w:rsid w:val="003D39CD"/>
    <w:rsid w:val="003D5CD3"/>
    <w:rsid w:val="003D5D63"/>
    <w:rsid w:val="003D7C8F"/>
    <w:rsid w:val="003E262D"/>
    <w:rsid w:val="003E50A8"/>
    <w:rsid w:val="003E5E2B"/>
    <w:rsid w:val="003E717C"/>
    <w:rsid w:val="003F07F7"/>
    <w:rsid w:val="003F1028"/>
    <w:rsid w:val="003F2C21"/>
    <w:rsid w:val="003F3490"/>
    <w:rsid w:val="003F3F7E"/>
    <w:rsid w:val="003F6545"/>
    <w:rsid w:val="00402507"/>
    <w:rsid w:val="00406B9F"/>
    <w:rsid w:val="0040759B"/>
    <w:rsid w:val="004102E6"/>
    <w:rsid w:val="004114D8"/>
    <w:rsid w:val="00414FE6"/>
    <w:rsid w:val="004150B0"/>
    <w:rsid w:val="00415F7A"/>
    <w:rsid w:val="00416E25"/>
    <w:rsid w:val="00417225"/>
    <w:rsid w:val="00417279"/>
    <w:rsid w:val="004173C4"/>
    <w:rsid w:val="00417ED7"/>
    <w:rsid w:val="0042306D"/>
    <w:rsid w:val="00424BA1"/>
    <w:rsid w:val="004253A1"/>
    <w:rsid w:val="00425E9A"/>
    <w:rsid w:val="0043258C"/>
    <w:rsid w:val="00432A77"/>
    <w:rsid w:val="00432F14"/>
    <w:rsid w:val="00436962"/>
    <w:rsid w:val="00437516"/>
    <w:rsid w:val="00441A5A"/>
    <w:rsid w:val="0044202F"/>
    <w:rsid w:val="0044224D"/>
    <w:rsid w:val="00445ECB"/>
    <w:rsid w:val="0044711D"/>
    <w:rsid w:val="00447931"/>
    <w:rsid w:val="00447F16"/>
    <w:rsid w:val="00452F95"/>
    <w:rsid w:val="004565A3"/>
    <w:rsid w:val="0047046D"/>
    <w:rsid w:val="00472582"/>
    <w:rsid w:val="004827AB"/>
    <w:rsid w:val="0048331E"/>
    <w:rsid w:val="004844EC"/>
    <w:rsid w:val="004845FD"/>
    <w:rsid w:val="00485242"/>
    <w:rsid w:val="00485BB8"/>
    <w:rsid w:val="004914CD"/>
    <w:rsid w:val="00493859"/>
    <w:rsid w:val="00494D6F"/>
    <w:rsid w:val="00495BFE"/>
    <w:rsid w:val="004A274D"/>
    <w:rsid w:val="004A4EE7"/>
    <w:rsid w:val="004A798B"/>
    <w:rsid w:val="004B1336"/>
    <w:rsid w:val="004B475C"/>
    <w:rsid w:val="004C6F6A"/>
    <w:rsid w:val="004D2959"/>
    <w:rsid w:val="004D3CCF"/>
    <w:rsid w:val="004D51AE"/>
    <w:rsid w:val="004D6641"/>
    <w:rsid w:val="004D6731"/>
    <w:rsid w:val="004D7CE3"/>
    <w:rsid w:val="004E2593"/>
    <w:rsid w:val="004E449E"/>
    <w:rsid w:val="004E4803"/>
    <w:rsid w:val="004E5384"/>
    <w:rsid w:val="004E6C34"/>
    <w:rsid w:val="004F0D7F"/>
    <w:rsid w:val="004F2238"/>
    <w:rsid w:val="004F536A"/>
    <w:rsid w:val="004F6B7E"/>
    <w:rsid w:val="004F6F98"/>
    <w:rsid w:val="00500819"/>
    <w:rsid w:val="00505B82"/>
    <w:rsid w:val="005066D5"/>
    <w:rsid w:val="00506DAD"/>
    <w:rsid w:val="00520374"/>
    <w:rsid w:val="0052063C"/>
    <w:rsid w:val="00521A87"/>
    <w:rsid w:val="00521B47"/>
    <w:rsid w:val="005220B0"/>
    <w:rsid w:val="00524B77"/>
    <w:rsid w:val="00525DF5"/>
    <w:rsid w:val="00530DFA"/>
    <w:rsid w:val="005325AC"/>
    <w:rsid w:val="00532D52"/>
    <w:rsid w:val="00532E26"/>
    <w:rsid w:val="0053637F"/>
    <w:rsid w:val="0054236F"/>
    <w:rsid w:val="0054238E"/>
    <w:rsid w:val="00542C9B"/>
    <w:rsid w:val="00543274"/>
    <w:rsid w:val="00543A5B"/>
    <w:rsid w:val="00544221"/>
    <w:rsid w:val="00545048"/>
    <w:rsid w:val="00546FA3"/>
    <w:rsid w:val="00547E01"/>
    <w:rsid w:val="00547E97"/>
    <w:rsid w:val="00553547"/>
    <w:rsid w:val="00556C5C"/>
    <w:rsid w:val="00561FAF"/>
    <w:rsid w:val="005624BC"/>
    <w:rsid w:val="005626A9"/>
    <w:rsid w:val="005632EF"/>
    <w:rsid w:val="0056523E"/>
    <w:rsid w:val="00565CC7"/>
    <w:rsid w:val="00565DE5"/>
    <w:rsid w:val="00571652"/>
    <w:rsid w:val="00571C95"/>
    <w:rsid w:val="00572469"/>
    <w:rsid w:val="00572A2C"/>
    <w:rsid w:val="00572D3F"/>
    <w:rsid w:val="0057306A"/>
    <w:rsid w:val="00573EF2"/>
    <w:rsid w:val="00577B3F"/>
    <w:rsid w:val="00584401"/>
    <w:rsid w:val="0058586F"/>
    <w:rsid w:val="00586667"/>
    <w:rsid w:val="005932A0"/>
    <w:rsid w:val="00593D60"/>
    <w:rsid w:val="005A0551"/>
    <w:rsid w:val="005A0AD1"/>
    <w:rsid w:val="005A2094"/>
    <w:rsid w:val="005A22FB"/>
    <w:rsid w:val="005A3390"/>
    <w:rsid w:val="005B3390"/>
    <w:rsid w:val="005B550B"/>
    <w:rsid w:val="005B5AD5"/>
    <w:rsid w:val="005B62D5"/>
    <w:rsid w:val="005B6E70"/>
    <w:rsid w:val="005B7C20"/>
    <w:rsid w:val="005C03D8"/>
    <w:rsid w:val="005C1228"/>
    <w:rsid w:val="005C1249"/>
    <w:rsid w:val="005C32C8"/>
    <w:rsid w:val="005C5331"/>
    <w:rsid w:val="005C5C43"/>
    <w:rsid w:val="005C6E68"/>
    <w:rsid w:val="005D234C"/>
    <w:rsid w:val="005D6757"/>
    <w:rsid w:val="005D748B"/>
    <w:rsid w:val="005E482F"/>
    <w:rsid w:val="005E5503"/>
    <w:rsid w:val="005F309C"/>
    <w:rsid w:val="005F5110"/>
    <w:rsid w:val="00607099"/>
    <w:rsid w:val="0061218A"/>
    <w:rsid w:val="0061582E"/>
    <w:rsid w:val="006168ED"/>
    <w:rsid w:val="006206CF"/>
    <w:rsid w:val="00621F29"/>
    <w:rsid w:val="00623CC4"/>
    <w:rsid w:val="006257B9"/>
    <w:rsid w:val="00627CBB"/>
    <w:rsid w:val="006318BE"/>
    <w:rsid w:val="00634606"/>
    <w:rsid w:val="00634F2D"/>
    <w:rsid w:val="006414AE"/>
    <w:rsid w:val="00647A41"/>
    <w:rsid w:val="00656510"/>
    <w:rsid w:val="0066009C"/>
    <w:rsid w:val="0066054D"/>
    <w:rsid w:val="006625CD"/>
    <w:rsid w:val="006636CA"/>
    <w:rsid w:val="00670C52"/>
    <w:rsid w:val="00671B58"/>
    <w:rsid w:val="00680217"/>
    <w:rsid w:val="00681010"/>
    <w:rsid w:val="00681DB4"/>
    <w:rsid w:val="00684570"/>
    <w:rsid w:val="00691087"/>
    <w:rsid w:val="00696CDE"/>
    <w:rsid w:val="006A0542"/>
    <w:rsid w:val="006A17E7"/>
    <w:rsid w:val="006A67C4"/>
    <w:rsid w:val="006B345F"/>
    <w:rsid w:val="006B5295"/>
    <w:rsid w:val="006B6982"/>
    <w:rsid w:val="006B7B84"/>
    <w:rsid w:val="006B7F8F"/>
    <w:rsid w:val="006C32FE"/>
    <w:rsid w:val="006C5D61"/>
    <w:rsid w:val="006C5E7D"/>
    <w:rsid w:val="006C5FC6"/>
    <w:rsid w:val="006D0545"/>
    <w:rsid w:val="006D12B6"/>
    <w:rsid w:val="006D68BE"/>
    <w:rsid w:val="006D7EC9"/>
    <w:rsid w:val="006E0150"/>
    <w:rsid w:val="006E1C0A"/>
    <w:rsid w:val="006E1C0F"/>
    <w:rsid w:val="006E35A4"/>
    <w:rsid w:val="006E38E1"/>
    <w:rsid w:val="006E59F3"/>
    <w:rsid w:val="006E6197"/>
    <w:rsid w:val="006F5274"/>
    <w:rsid w:val="006F5410"/>
    <w:rsid w:val="006F7200"/>
    <w:rsid w:val="007013D8"/>
    <w:rsid w:val="0070145A"/>
    <w:rsid w:val="007015FE"/>
    <w:rsid w:val="00703CCA"/>
    <w:rsid w:val="00705173"/>
    <w:rsid w:val="00706153"/>
    <w:rsid w:val="0070615F"/>
    <w:rsid w:val="007061AA"/>
    <w:rsid w:val="007076C6"/>
    <w:rsid w:val="0070776E"/>
    <w:rsid w:val="007079F8"/>
    <w:rsid w:val="00710300"/>
    <w:rsid w:val="00710B81"/>
    <w:rsid w:val="007147E2"/>
    <w:rsid w:val="00714816"/>
    <w:rsid w:val="00714CF4"/>
    <w:rsid w:val="007169B3"/>
    <w:rsid w:val="00721CEE"/>
    <w:rsid w:val="00723DBD"/>
    <w:rsid w:val="007241B2"/>
    <w:rsid w:val="0073299D"/>
    <w:rsid w:val="007333EE"/>
    <w:rsid w:val="0073367D"/>
    <w:rsid w:val="00736FF9"/>
    <w:rsid w:val="00740A88"/>
    <w:rsid w:val="0074124D"/>
    <w:rsid w:val="007421D1"/>
    <w:rsid w:val="00742FF3"/>
    <w:rsid w:val="007435A2"/>
    <w:rsid w:val="0074508D"/>
    <w:rsid w:val="00747131"/>
    <w:rsid w:val="00750E48"/>
    <w:rsid w:val="00752955"/>
    <w:rsid w:val="00753A70"/>
    <w:rsid w:val="007613A1"/>
    <w:rsid w:val="007646E5"/>
    <w:rsid w:val="00765189"/>
    <w:rsid w:val="00766036"/>
    <w:rsid w:val="00766183"/>
    <w:rsid w:val="00770E0A"/>
    <w:rsid w:val="007712F3"/>
    <w:rsid w:val="007735AD"/>
    <w:rsid w:val="00773DDC"/>
    <w:rsid w:val="00774DA7"/>
    <w:rsid w:val="00782AD8"/>
    <w:rsid w:val="00783F5B"/>
    <w:rsid w:val="00787BCF"/>
    <w:rsid w:val="00787D45"/>
    <w:rsid w:val="007915D4"/>
    <w:rsid w:val="007952E8"/>
    <w:rsid w:val="00795A18"/>
    <w:rsid w:val="00796A08"/>
    <w:rsid w:val="007A082D"/>
    <w:rsid w:val="007A0861"/>
    <w:rsid w:val="007A17ED"/>
    <w:rsid w:val="007A1B61"/>
    <w:rsid w:val="007A36D4"/>
    <w:rsid w:val="007A55DA"/>
    <w:rsid w:val="007B03F9"/>
    <w:rsid w:val="007D5D2F"/>
    <w:rsid w:val="007D606C"/>
    <w:rsid w:val="007E0E0F"/>
    <w:rsid w:val="007E16D8"/>
    <w:rsid w:val="007E1769"/>
    <w:rsid w:val="007E1817"/>
    <w:rsid w:val="007E1D4B"/>
    <w:rsid w:val="007E38C2"/>
    <w:rsid w:val="007E4C86"/>
    <w:rsid w:val="007E6D0F"/>
    <w:rsid w:val="007E7655"/>
    <w:rsid w:val="007F1462"/>
    <w:rsid w:val="007F2CBC"/>
    <w:rsid w:val="007F5150"/>
    <w:rsid w:val="007F66AC"/>
    <w:rsid w:val="007F6F9A"/>
    <w:rsid w:val="00800C18"/>
    <w:rsid w:val="0080363C"/>
    <w:rsid w:val="00804BF0"/>
    <w:rsid w:val="008119DA"/>
    <w:rsid w:val="00811E8D"/>
    <w:rsid w:val="00812B71"/>
    <w:rsid w:val="00813E11"/>
    <w:rsid w:val="00816D09"/>
    <w:rsid w:val="00820AF8"/>
    <w:rsid w:val="0082296C"/>
    <w:rsid w:val="0082349D"/>
    <w:rsid w:val="0082398F"/>
    <w:rsid w:val="00823A64"/>
    <w:rsid w:val="00825615"/>
    <w:rsid w:val="00831619"/>
    <w:rsid w:val="00832E8C"/>
    <w:rsid w:val="00834838"/>
    <w:rsid w:val="008363BF"/>
    <w:rsid w:val="00841CF6"/>
    <w:rsid w:val="0084452B"/>
    <w:rsid w:val="00845879"/>
    <w:rsid w:val="008526B5"/>
    <w:rsid w:val="00854643"/>
    <w:rsid w:val="008547A0"/>
    <w:rsid w:val="00854D9B"/>
    <w:rsid w:val="00856E5B"/>
    <w:rsid w:val="00862DA8"/>
    <w:rsid w:val="00863F64"/>
    <w:rsid w:val="00866875"/>
    <w:rsid w:val="008672D1"/>
    <w:rsid w:val="00867B76"/>
    <w:rsid w:val="0087195F"/>
    <w:rsid w:val="008767F3"/>
    <w:rsid w:val="008779C3"/>
    <w:rsid w:val="00882FC3"/>
    <w:rsid w:val="00886E83"/>
    <w:rsid w:val="00887F41"/>
    <w:rsid w:val="00891A45"/>
    <w:rsid w:val="00893CBD"/>
    <w:rsid w:val="00895C5B"/>
    <w:rsid w:val="008A0876"/>
    <w:rsid w:val="008A11C3"/>
    <w:rsid w:val="008A3D0A"/>
    <w:rsid w:val="008A70EF"/>
    <w:rsid w:val="008B2DED"/>
    <w:rsid w:val="008C1AC0"/>
    <w:rsid w:val="008C263B"/>
    <w:rsid w:val="008C277A"/>
    <w:rsid w:val="008C2E17"/>
    <w:rsid w:val="008C36B0"/>
    <w:rsid w:val="008D2A48"/>
    <w:rsid w:val="008D2E1F"/>
    <w:rsid w:val="008D705D"/>
    <w:rsid w:val="008E26E5"/>
    <w:rsid w:val="008E27CC"/>
    <w:rsid w:val="008E3247"/>
    <w:rsid w:val="008E53DF"/>
    <w:rsid w:val="008E6E38"/>
    <w:rsid w:val="008E6EA8"/>
    <w:rsid w:val="008F110F"/>
    <w:rsid w:val="008F51CC"/>
    <w:rsid w:val="00900A36"/>
    <w:rsid w:val="009016A9"/>
    <w:rsid w:val="00905375"/>
    <w:rsid w:val="0090570E"/>
    <w:rsid w:val="009114E1"/>
    <w:rsid w:val="00912F7E"/>
    <w:rsid w:val="0091668B"/>
    <w:rsid w:val="0091778B"/>
    <w:rsid w:val="00920761"/>
    <w:rsid w:val="00921732"/>
    <w:rsid w:val="00922075"/>
    <w:rsid w:val="009235EC"/>
    <w:rsid w:val="009256E5"/>
    <w:rsid w:val="0092795F"/>
    <w:rsid w:val="0093070B"/>
    <w:rsid w:val="00936684"/>
    <w:rsid w:val="0093721F"/>
    <w:rsid w:val="00937C28"/>
    <w:rsid w:val="00941546"/>
    <w:rsid w:val="00942A9A"/>
    <w:rsid w:val="00942AB2"/>
    <w:rsid w:val="009434F2"/>
    <w:rsid w:val="009464B8"/>
    <w:rsid w:val="0095073B"/>
    <w:rsid w:val="00952083"/>
    <w:rsid w:val="0095245B"/>
    <w:rsid w:val="00954C7D"/>
    <w:rsid w:val="00956B4F"/>
    <w:rsid w:val="00957820"/>
    <w:rsid w:val="00960678"/>
    <w:rsid w:val="00960697"/>
    <w:rsid w:val="00960C5F"/>
    <w:rsid w:val="00962556"/>
    <w:rsid w:val="009642CF"/>
    <w:rsid w:val="0096742A"/>
    <w:rsid w:val="009765B9"/>
    <w:rsid w:val="00981257"/>
    <w:rsid w:val="009816CA"/>
    <w:rsid w:val="00981BC0"/>
    <w:rsid w:val="00982027"/>
    <w:rsid w:val="0098330A"/>
    <w:rsid w:val="00983D75"/>
    <w:rsid w:val="0098576F"/>
    <w:rsid w:val="009909A9"/>
    <w:rsid w:val="0099357F"/>
    <w:rsid w:val="00994B24"/>
    <w:rsid w:val="009A32F9"/>
    <w:rsid w:val="009A4CD0"/>
    <w:rsid w:val="009B2B2D"/>
    <w:rsid w:val="009B3895"/>
    <w:rsid w:val="009B4946"/>
    <w:rsid w:val="009C02F3"/>
    <w:rsid w:val="009C07ED"/>
    <w:rsid w:val="009C0828"/>
    <w:rsid w:val="009C5239"/>
    <w:rsid w:val="009C7869"/>
    <w:rsid w:val="009D3A27"/>
    <w:rsid w:val="009E0D42"/>
    <w:rsid w:val="009E35AE"/>
    <w:rsid w:val="009E4869"/>
    <w:rsid w:val="009F050A"/>
    <w:rsid w:val="009F114F"/>
    <w:rsid w:val="009F308C"/>
    <w:rsid w:val="009F59D2"/>
    <w:rsid w:val="009F686E"/>
    <w:rsid w:val="009F6B59"/>
    <w:rsid w:val="00A0170C"/>
    <w:rsid w:val="00A045C7"/>
    <w:rsid w:val="00A049EE"/>
    <w:rsid w:val="00A04D9A"/>
    <w:rsid w:val="00A07EEA"/>
    <w:rsid w:val="00A10C54"/>
    <w:rsid w:val="00A17690"/>
    <w:rsid w:val="00A2072A"/>
    <w:rsid w:val="00A21D85"/>
    <w:rsid w:val="00A24E32"/>
    <w:rsid w:val="00A325E8"/>
    <w:rsid w:val="00A3416B"/>
    <w:rsid w:val="00A35CEF"/>
    <w:rsid w:val="00A37F0F"/>
    <w:rsid w:val="00A40225"/>
    <w:rsid w:val="00A41B03"/>
    <w:rsid w:val="00A43812"/>
    <w:rsid w:val="00A44FE0"/>
    <w:rsid w:val="00A46EA2"/>
    <w:rsid w:val="00A4777D"/>
    <w:rsid w:val="00A514E2"/>
    <w:rsid w:val="00A51F1D"/>
    <w:rsid w:val="00A5211C"/>
    <w:rsid w:val="00A53399"/>
    <w:rsid w:val="00A6470E"/>
    <w:rsid w:val="00A653A1"/>
    <w:rsid w:val="00A654B3"/>
    <w:rsid w:val="00A65DAF"/>
    <w:rsid w:val="00A663F9"/>
    <w:rsid w:val="00A678C2"/>
    <w:rsid w:val="00A710FD"/>
    <w:rsid w:val="00A72487"/>
    <w:rsid w:val="00A72A7D"/>
    <w:rsid w:val="00A73F31"/>
    <w:rsid w:val="00A76631"/>
    <w:rsid w:val="00A76FF2"/>
    <w:rsid w:val="00A845FC"/>
    <w:rsid w:val="00A860AE"/>
    <w:rsid w:val="00A871E6"/>
    <w:rsid w:val="00A93A77"/>
    <w:rsid w:val="00A93B8C"/>
    <w:rsid w:val="00A93D00"/>
    <w:rsid w:val="00A97ACC"/>
    <w:rsid w:val="00AA13DE"/>
    <w:rsid w:val="00AA16A8"/>
    <w:rsid w:val="00AB2E95"/>
    <w:rsid w:val="00AB3AC2"/>
    <w:rsid w:val="00AB4DED"/>
    <w:rsid w:val="00AB69AD"/>
    <w:rsid w:val="00AC04C1"/>
    <w:rsid w:val="00AC453B"/>
    <w:rsid w:val="00AC6B2E"/>
    <w:rsid w:val="00AD00BB"/>
    <w:rsid w:val="00AD163F"/>
    <w:rsid w:val="00AD1B3F"/>
    <w:rsid w:val="00AD2BA9"/>
    <w:rsid w:val="00AD36A6"/>
    <w:rsid w:val="00AD4550"/>
    <w:rsid w:val="00AD6200"/>
    <w:rsid w:val="00AD7D9F"/>
    <w:rsid w:val="00AD7EBC"/>
    <w:rsid w:val="00AE70C5"/>
    <w:rsid w:val="00AE7A49"/>
    <w:rsid w:val="00AF09E3"/>
    <w:rsid w:val="00AF2CCC"/>
    <w:rsid w:val="00B00E81"/>
    <w:rsid w:val="00B00FBC"/>
    <w:rsid w:val="00B02D82"/>
    <w:rsid w:val="00B0678F"/>
    <w:rsid w:val="00B16B69"/>
    <w:rsid w:val="00B177C9"/>
    <w:rsid w:val="00B25FA1"/>
    <w:rsid w:val="00B26D6F"/>
    <w:rsid w:val="00B2740A"/>
    <w:rsid w:val="00B3026A"/>
    <w:rsid w:val="00B3323E"/>
    <w:rsid w:val="00B401D2"/>
    <w:rsid w:val="00B40AAF"/>
    <w:rsid w:val="00B42527"/>
    <w:rsid w:val="00B4631D"/>
    <w:rsid w:val="00B476D0"/>
    <w:rsid w:val="00B476D2"/>
    <w:rsid w:val="00B51324"/>
    <w:rsid w:val="00B52FDF"/>
    <w:rsid w:val="00B54084"/>
    <w:rsid w:val="00B63E39"/>
    <w:rsid w:val="00B703A2"/>
    <w:rsid w:val="00B70591"/>
    <w:rsid w:val="00B70E81"/>
    <w:rsid w:val="00B70FD0"/>
    <w:rsid w:val="00B71754"/>
    <w:rsid w:val="00B73D67"/>
    <w:rsid w:val="00B75180"/>
    <w:rsid w:val="00B75E5A"/>
    <w:rsid w:val="00B80CCB"/>
    <w:rsid w:val="00B8120C"/>
    <w:rsid w:val="00B82C56"/>
    <w:rsid w:val="00B8451F"/>
    <w:rsid w:val="00B84DD7"/>
    <w:rsid w:val="00B85B92"/>
    <w:rsid w:val="00B914B0"/>
    <w:rsid w:val="00B94684"/>
    <w:rsid w:val="00BA06FD"/>
    <w:rsid w:val="00BA57BB"/>
    <w:rsid w:val="00BA7E24"/>
    <w:rsid w:val="00BB0B43"/>
    <w:rsid w:val="00BB46C2"/>
    <w:rsid w:val="00BB4AFE"/>
    <w:rsid w:val="00BB5146"/>
    <w:rsid w:val="00BB5D89"/>
    <w:rsid w:val="00BB5E62"/>
    <w:rsid w:val="00BB7C4F"/>
    <w:rsid w:val="00BC0956"/>
    <w:rsid w:val="00BC3048"/>
    <w:rsid w:val="00BD160E"/>
    <w:rsid w:val="00BE1405"/>
    <w:rsid w:val="00BE1912"/>
    <w:rsid w:val="00BE2B57"/>
    <w:rsid w:val="00BE6BAA"/>
    <w:rsid w:val="00BF48D7"/>
    <w:rsid w:val="00BF67E7"/>
    <w:rsid w:val="00BF7265"/>
    <w:rsid w:val="00BF7310"/>
    <w:rsid w:val="00C004A1"/>
    <w:rsid w:val="00C023FE"/>
    <w:rsid w:val="00C03402"/>
    <w:rsid w:val="00C04C6B"/>
    <w:rsid w:val="00C04EA0"/>
    <w:rsid w:val="00C05C18"/>
    <w:rsid w:val="00C12794"/>
    <w:rsid w:val="00C1294D"/>
    <w:rsid w:val="00C14910"/>
    <w:rsid w:val="00C1587C"/>
    <w:rsid w:val="00C17242"/>
    <w:rsid w:val="00C24370"/>
    <w:rsid w:val="00C245AE"/>
    <w:rsid w:val="00C24F84"/>
    <w:rsid w:val="00C265B4"/>
    <w:rsid w:val="00C26BEB"/>
    <w:rsid w:val="00C305E5"/>
    <w:rsid w:val="00C32FD5"/>
    <w:rsid w:val="00C33D38"/>
    <w:rsid w:val="00C3416D"/>
    <w:rsid w:val="00C34EC5"/>
    <w:rsid w:val="00C35E69"/>
    <w:rsid w:val="00C40FC2"/>
    <w:rsid w:val="00C42B5C"/>
    <w:rsid w:val="00C43ED5"/>
    <w:rsid w:val="00C47AF1"/>
    <w:rsid w:val="00C50FB4"/>
    <w:rsid w:val="00C51713"/>
    <w:rsid w:val="00C52A6A"/>
    <w:rsid w:val="00C54255"/>
    <w:rsid w:val="00C55208"/>
    <w:rsid w:val="00C5679D"/>
    <w:rsid w:val="00C57BD7"/>
    <w:rsid w:val="00C62B6C"/>
    <w:rsid w:val="00C62B77"/>
    <w:rsid w:val="00C62D12"/>
    <w:rsid w:val="00C67572"/>
    <w:rsid w:val="00C70014"/>
    <w:rsid w:val="00C71D72"/>
    <w:rsid w:val="00C72141"/>
    <w:rsid w:val="00C728D0"/>
    <w:rsid w:val="00C739AE"/>
    <w:rsid w:val="00C739E8"/>
    <w:rsid w:val="00C73F91"/>
    <w:rsid w:val="00C76685"/>
    <w:rsid w:val="00C76F64"/>
    <w:rsid w:val="00C77619"/>
    <w:rsid w:val="00C77954"/>
    <w:rsid w:val="00C82A29"/>
    <w:rsid w:val="00C868AC"/>
    <w:rsid w:val="00C92AD5"/>
    <w:rsid w:val="00CA0AC3"/>
    <w:rsid w:val="00CA30FD"/>
    <w:rsid w:val="00CA3665"/>
    <w:rsid w:val="00CA54A3"/>
    <w:rsid w:val="00CA5F4F"/>
    <w:rsid w:val="00CA6917"/>
    <w:rsid w:val="00CA7EBB"/>
    <w:rsid w:val="00CB0BCE"/>
    <w:rsid w:val="00CB1DFC"/>
    <w:rsid w:val="00CB2BBA"/>
    <w:rsid w:val="00CB30D7"/>
    <w:rsid w:val="00CB41A0"/>
    <w:rsid w:val="00CB4A14"/>
    <w:rsid w:val="00CB65FB"/>
    <w:rsid w:val="00CB699F"/>
    <w:rsid w:val="00CB7ABF"/>
    <w:rsid w:val="00CB7E0D"/>
    <w:rsid w:val="00CC1600"/>
    <w:rsid w:val="00CC43A1"/>
    <w:rsid w:val="00CC7931"/>
    <w:rsid w:val="00CC7E89"/>
    <w:rsid w:val="00CD10DB"/>
    <w:rsid w:val="00CD1B15"/>
    <w:rsid w:val="00CD2751"/>
    <w:rsid w:val="00CD2FA9"/>
    <w:rsid w:val="00CD5EEC"/>
    <w:rsid w:val="00CD666C"/>
    <w:rsid w:val="00CD690F"/>
    <w:rsid w:val="00CE29DF"/>
    <w:rsid w:val="00CE32C3"/>
    <w:rsid w:val="00CE43FC"/>
    <w:rsid w:val="00CF0022"/>
    <w:rsid w:val="00CF02FF"/>
    <w:rsid w:val="00CF645E"/>
    <w:rsid w:val="00CF7180"/>
    <w:rsid w:val="00D03322"/>
    <w:rsid w:val="00D03B97"/>
    <w:rsid w:val="00D04FDD"/>
    <w:rsid w:val="00D051E7"/>
    <w:rsid w:val="00D07352"/>
    <w:rsid w:val="00D111C4"/>
    <w:rsid w:val="00D12933"/>
    <w:rsid w:val="00D13451"/>
    <w:rsid w:val="00D15C24"/>
    <w:rsid w:val="00D22F2C"/>
    <w:rsid w:val="00D31FCE"/>
    <w:rsid w:val="00D32016"/>
    <w:rsid w:val="00D330EA"/>
    <w:rsid w:val="00D36507"/>
    <w:rsid w:val="00D36C9E"/>
    <w:rsid w:val="00D376E1"/>
    <w:rsid w:val="00D40274"/>
    <w:rsid w:val="00D41DA9"/>
    <w:rsid w:val="00D47E78"/>
    <w:rsid w:val="00D52ABE"/>
    <w:rsid w:val="00D54707"/>
    <w:rsid w:val="00D56447"/>
    <w:rsid w:val="00D57715"/>
    <w:rsid w:val="00D6148F"/>
    <w:rsid w:val="00D61C27"/>
    <w:rsid w:val="00D631E6"/>
    <w:rsid w:val="00D64058"/>
    <w:rsid w:val="00D64CFB"/>
    <w:rsid w:val="00D6587C"/>
    <w:rsid w:val="00D6640D"/>
    <w:rsid w:val="00D71551"/>
    <w:rsid w:val="00D7234A"/>
    <w:rsid w:val="00D723D8"/>
    <w:rsid w:val="00D76779"/>
    <w:rsid w:val="00D77833"/>
    <w:rsid w:val="00D77DDC"/>
    <w:rsid w:val="00D80B2D"/>
    <w:rsid w:val="00D834AA"/>
    <w:rsid w:val="00D86FC1"/>
    <w:rsid w:val="00DA2A8B"/>
    <w:rsid w:val="00DA398C"/>
    <w:rsid w:val="00DA3E00"/>
    <w:rsid w:val="00DA50C2"/>
    <w:rsid w:val="00DA51BF"/>
    <w:rsid w:val="00DB1241"/>
    <w:rsid w:val="00DB1581"/>
    <w:rsid w:val="00DB257F"/>
    <w:rsid w:val="00DB2AB0"/>
    <w:rsid w:val="00DB3F17"/>
    <w:rsid w:val="00DB49E6"/>
    <w:rsid w:val="00DB7518"/>
    <w:rsid w:val="00DC0699"/>
    <w:rsid w:val="00DC0746"/>
    <w:rsid w:val="00DC0930"/>
    <w:rsid w:val="00DC0CCA"/>
    <w:rsid w:val="00DC0F12"/>
    <w:rsid w:val="00DC18E3"/>
    <w:rsid w:val="00DC1B7A"/>
    <w:rsid w:val="00DC2A19"/>
    <w:rsid w:val="00DC5F47"/>
    <w:rsid w:val="00DD0EBE"/>
    <w:rsid w:val="00DD243A"/>
    <w:rsid w:val="00DD557F"/>
    <w:rsid w:val="00DE2AAC"/>
    <w:rsid w:val="00DE371F"/>
    <w:rsid w:val="00DE4BD6"/>
    <w:rsid w:val="00DE4DF6"/>
    <w:rsid w:val="00DE4E34"/>
    <w:rsid w:val="00DE5098"/>
    <w:rsid w:val="00DE5263"/>
    <w:rsid w:val="00DE6C6D"/>
    <w:rsid w:val="00DF1152"/>
    <w:rsid w:val="00DF3ECD"/>
    <w:rsid w:val="00DF6B19"/>
    <w:rsid w:val="00DF700A"/>
    <w:rsid w:val="00DF7E96"/>
    <w:rsid w:val="00E00230"/>
    <w:rsid w:val="00E00A34"/>
    <w:rsid w:val="00E00AA6"/>
    <w:rsid w:val="00E00C3D"/>
    <w:rsid w:val="00E03102"/>
    <w:rsid w:val="00E04144"/>
    <w:rsid w:val="00E056D0"/>
    <w:rsid w:val="00E118C1"/>
    <w:rsid w:val="00E14973"/>
    <w:rsid w:val="00E21685"/>
    <w:rsid w:val="00E21E67"/>
    <w:rsid w:val="00E22E53"/>
    <w:rsid w:val="00E30424"/>
    <w:rsid w:val="00E327AD"/>
    <w:rsid w:val="00E34EFA"/>
    <w:rsid w:val="00E3546C"/>
    <w:rsid w:val="00E365FC"/>
    <w:rsid w:val="00E37EB4"/>
    <w:rsid w:val="00E4158E"/>
    <w:rsid w:val="00E427A6"/>
    <w:rsid w:val="00E4376D"/>
    <w:rsid w:val="00E5491C"/>
    <w:rsid w:val="00E551BD"/>
    <w:rsid w:val="00E554B4"/>
    <w:rsid w:val="00E570B5"/>
    <w:rsid w:val="00E60B92"/>
    <w:rsid w:val="00E61F70"/>
    <w:rsid w:val="00E62E0D"/>
    <w:rsid w:val="00E63667"/>
    <w:rsid w:val="00E70F20"/>
    <w:rsid w:val="00E75433"/>
    <w:rsid w:val="00E766FE"/>
    <w:rsid w:val="00E77DF4"/>
    <w:rsid w:val="00E82494"/>
    <w:rsid w:val="00E8550F"/>
    <w:rsid w:val="00E85849"/>
    <w:rsid w:val="00E90BB3"/>
    <w:rsid w:val="00E90E47"/>
    <w:rsid w:val="00E914C5"/>
    <w:rsid w:val="00E9416F"/>
    <w:rsid w:val="00E94BE3"/>
    <w:rsid w:val="00E96DA3"/>
    <w:rsid w:val="00E97AFF"/>
    <w:rsid w:val="00EA1235"/>
    <w:rsid w:val="00EA1C19"/>
    <w:rsid w:val="00EA2635"/>
    <w:rsid w:val="00EA4553"/>
    <w:rsid w:val="00EA5906"/>
    <w:rsid w:val="00EA5EEB"/>
    <w:rsid w:val="00EA729A"/>
    <w:rsid w:val="00EB3E9F"/>
    <w:rsid w:val="00EC1454"/>
    <w:rsid w:val="00EC4E2B"/>
    <w:rsid w:val="00EC4F75"/>
    <w:rsid w:val="00EC5301"/>
    <w:rsid w:val="00ED117E"/>
    <w:rsid w:val="00ED1384"/>
    <w:rsid w:val="00ED4387"/>
    <w:rsid w:val="00ED471B"/>
    <w:rsid w:val="00ED544E"/>
    <w:rsid w:val="00EE3D19"/>
    <w:rsid w:val="00EE4032"/>
    <w:rsid w:val="00EE5466"/>
    <w:rsid w:val="00EE5D19"/>
    <w:rsid w:val="00EE64B8"/>
    <w:rsid w:val="00EE6597"/>
    <w:rsid w:val="00EF064F"/>
    <w:rsid w:val="00EF22F9"/>
    <w:rsid w:val="00EF515F"/>
    <w:rsid w:val="00EF719B"/>
    <w:rsid w:val="00F00060"/>
    <w:rsid w:val="00F00F7D"/>
    <w:rsid w:val="00F014BD"/>
    <w:rsid w:val="00F01B33"/>
    <w:rsid w:val="00F040EF"/>
    <w:rsid w:val="00F04657"/>
    <w:rsid w:val="00F05827"/>
    <w:rsid w:val="00F063CA"/>
    <w:rsid w:val="00F064C7"/>
    <w:rsid w:val="00F07FB4"/>
    <w:rsid w:val="00F10653"/>
    <w:rsid w:val="00F12107"/>
    <w:rsid w:val="00F15FBE"/>
    <w:rsid w:val="00F15FE7"/>
    <w:rsid w:val="00F16293"/>
    <w:rsid w:val="00F204ED"/>
    <w:rsid w:val="00F22396"/>
    <w:rsid w:val="00F22AEF"/>
    <w:rsid w:val="00F24408"/>
    <w:rsid w:val="00F255ED"/>
    <w:rsid w:val="00F267A5"/>
    <w:rsid w:val="00F26E97"/>
    <w:rsid w:val="00F30030"/>
    <w:rsid w:val="00F35532"/>
    <w:rsid w:val="00F3641F"/>
    <w:rsid w:val="00F416EE"/>
    <w:rsid w:val="00F41C21"/>
    <w:rsid w:val="00F42582"/>
    <w:rsid w:val="00F42768"/>
    <w:rsid w:val="00F43473"/>
    <w:rsid w:val="00F446BF"/>
    <w:rsid w:val="00F4606C"/>
    <w:rsid w:val="00F46FEE"/>
    <w:rsid w:val="00F51ECD"/>
    <w:rsid w:val="00F539BB"/>
    <w:rsid w:val="00F53B39"/>
    <w:rsid w:val="00F5428D"/>
    <w:rsid w:val="00F635CE"/>
    <w:rsid w:val="00F6458E"/>
    <w:rsid w:val="00F6746B"/>
    <w:rsid w:val="00F7087B"/>
    <w:rsid w:val="00F7385D"/>
    <w:rsid w:val="00F73DF1"/>
    <w:rsid w:val="00F741ED"/>
    <w:rsid w:val="00F77630"/>
    <w:rsid w:val="00F826D3"/>
    <w:rsid w:val="00F82B18"/>
    <w:rsid w:val="00F82E01"/>
    <w:rsid w:val="00F86216"/>
    <w:rsid w:val="00F876EC"/>
    <w:rsid w:val="00F87B8A"/>
    <w:rsid w:val="00F95A35"/>
    <w:rsid w:val="00FA0A11"/>
    <w:rsid w:val="00FB1FCF"/>
    <w:rsid w:val="00FB2200"/>
    <w:rsid w:val="00FB2F5F"/>
    <w:rsid w:val="00FB4382"/>
    <w:rsid w:val="00FB4DF9"/>
    <w:rsid w:val="00FB6813"/>
    <w:rsid w:val="00FB71E6"/>
    <w:rsid w:val="00FC3466"/>
    <w:rsid w:val="00FC38DB"/>
    <w:rsid w:val="00FC4524"/>
    <w:rsid w:val="00FD0800"/>
    <w:rsid w:val="00FD1120"/>
    <w:rsid w:val="00FD5135"/>
    <w:rsid w:val="00FE1467"/>
    <w:rsid w:val="00FE3EDD"/>
    <w:rsid w:val="00FE4146"/>
    <w:rsid w:val="00FF2950"/>
    <w:rsid w:val="00FF2AB3"/>
    <w:rsid w:val="00FF475A"/>
    <w:rsid w:val="00FF4F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d5efff,#eff9ff"/>
    </o:shapedefaults>
    <o:shapelayout v:ext="edit">
      <o:idmap v:ext="edit" data="1"/>
    </o:shapelayout>
  </w:shapeDefaults>
  <w:decimalSymbol w:val="."/>
  <w:listSeparator w:val=","/>
  <w14:docId w14:val="75F1374C"/>
  <w15:docId w15:val="{1DA281BC-FA25-4646-B0C7-F06B1FA17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C3416D"/>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265B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265B4"/>
    <w:rPr>
      <w:sz w:val="18"/>
      <w:szCs w:val="18"/>
    </w:rPr>
  </w:style>
  <w:style w:type="paragraph" w:styleId="a5">
    <w:name w:val="footer"/>
    <w:basedOn w:val="a"/>
    <w:link w:val="a6"/>
    <w:uiPriority w:val="99"/>
    <w:unhideWhenUsed/>
    <w:rsid w:val="00C265B4"/>
    <w:pPr>
      <w:tabs>
        <w:tab w:val="center" w:pos="4153"/>
        <w:tab w:val="right" w:pos="8306"/>
      </w:tabs>
      <w:snapToGrid w:val="0"/>
      <w:jc w:val="left"/>
    </w:pPr>
    <w:rPr>
      <w:sz w:val="18"/>
      <w:szCs w:val="18"/>
    </w:rPr>
  </w:style>
  <w:style w:type="character" w:customStyle="1" w:styleId="a6">
    <w:name w:val="页脚 字符"/>
    <w:basedOn w:val="a0"/>
    <w:link w:val="a5"/>
    <w:uiPriority w:val="99"/>
    <w:rsid w:val="00C265B4"/>
    <w:rPr>
      <w:sz w:val="18"/>
      <w:szCs w:val="18"/>
    </w:rPr>
  </w:style>
  <w:style w:type="paragraph" w:styleId="a7">
    <w:name w:val="Balloon Text"/>
    <w:basedOn w:val="a"/>
    <w:link w:val="a8"/>
    <w:uiPriority w:val="99"/>
    <w:semiHidden/>
    <w:unhideWhenUsed/>
    <w:rsid w:val="00C265B4"/>
    <w:rPr>
      <w:sz w:val="18"/>
      <w:szCs w:val="18"/>
    </w:rPr>
  </w:style>
  <w:style w:type="character" w:customStyle="1" w:styleId="a8">
    <w:name w:val="批注框文本 字符"/>
    <w:basedOn w:val="a0"/>
    <w:link w:val="a7"/>
    <w:uiPriority w:val="99"/>
    <w:semiHidden/>
    <w:rsid w:val="00C265B4"/>
    <w:rPr>
      <w:sz w:val="18"/>
      <w:szCs w:val="18"/>
    </w:rPr>
  </w:style>
  <w:style w:type="table" w:styleId="a9">
    <w:name w:val="Table Grid"/>
    <w:basedOn w:val="a1"/>
    <w:uiPriority w:val="59"/>
    <w:rsid w:val="001471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rsid w:val="0057306A"/>
    <w:rPr>
      <w:color w:val="0000FF" w:themeColor="hyperlink"/>
      <w:u w:val="single"/>
    </w:rPr>
  </w:style>
  <w:style w:type="character" w:styleId="ab">
    <w:name w:val="FollowedHyperlink"/>
    <w:basedOn w:val="a0"/>
    <w:uiPriority w:val="99"/>
    <w:semiHidden/>
    <w:unhideWhenUsed/>
    <w:rsid w:val="0057306A"/>
    <w:rPr>
      <w:color w:val="800080" w:themeColor="followedHyperlink"/>
      <w:u w:val="single"/>
    </w:rPr>
  </w:style>
  <w:style w:type="character" w:styleId="ac">
    <w:name w:val="Placeholder Text"/>
    <w:basedOn w:val="a0"/>
    <w:uiPriority w:val="99"/>
    <w:semiHidden/>
    <w:rsid w:val="00257AF2"/>
    <w:rPr>
      <w:color w:val="808080"/>
    </w:rPr>
  </w:style>
  <w:style w:type="paragraph" w:styleId="ad">
    <w:name w:val="List Paragraph"/>
    <w:basedOn w:val="a"/>
    <w:uiPriority w:val="34"/>
    <w:qFormat/>
    <w:rsid w:val="00F204ED"/>
    <w:pPr>
      <w:ind w:firstLineChars="200" w:firstLine="420"/>
    </w:pPr>
  </w:style>
  <w:style w:type="paragraph" w:styleId="ae">
    <w:name w:val="Document Map"/>
    <w:basedOn w:val="a"/>
    <w:link w:val="af"/>
    <w:uiPriority w:val="99"/>
    <w:semiHidden/>
    <w:unhideWhenUsed/>
    <w:rsid w:val="00B71754"/>
    <w:rPr>
      <w:rFonts w:ascii="宋体" w:eastAsia="宋体"/>
      <w:sz w:val="18"/>
      <w:szCs w:val="18"/>
    </w:rPr>
  </w:style>
  <w:style w:type="character" w:customStyle="1" w:styleId="af">
    <w:name w:val="文档结构图 字符"/>
    <w:basedOn w:val="a0"/>
    <w:link w:val="ae"/>
    <w:uiPriority w:val="99"/>
    <w:semiHidden/>
    <w:rsid w:val="00B71754"/>
    <w:rPr>
      <w:rFonts w:ascii="宋体" w:eastAsia="宋体"/>
      <w:sz w:val="18"/>
      <w:szCs w:val="18"/>
    </w:rPr>
  </w:style>
  <w:style w:type="paragraph" w:customStyle="1" w:styleId="af0">
    <w:name w:val="摘要文字"/>
    <w:basedOn w:val="a"/>
    <w:rsid w:val="00A0170C"/>
    <w:pPr>
      <w:snapToGrid w:val="0"/>
      <w:spacing w:before="720" w:line="312" w:lineRule="auto"/>
      <w:ind w:firstLine="567"/>
    </w:pPr>
    <w:rPr>
      <w:rFonts w:ascii="Times New Roman" w:eastAsia="楷体_GB2312" w:hAnsi="Times New Roman" w:cs="Times New Roman"/>
      <w:w w:val="110"/>
      <w:sz w:val="28"/>
      <w:szCs w:val="20"/>
    </w:rPr>
  </w:style>
  <w:style w:type="character" w:styleId="af1">
    <w:name w:val="annotation reference"/>
    <w:basedOn w:val="a0"/>
    <w:unhideWhenUsed/>
    <w:qFormat/>
    <w:rsid w:val="00005DB4"/>
    <w:rPr>
      <w:sz w:val="21"/>
      <w:szCs w:val="21"/>
    </w:rPr>
  </w:style>
  <w:style w:type="paragraph" w:styleId="af2">
    <w:name w:val="annotation text"/>
    <w:basedOn w:val="a"/>
    <w:link w:val="af3"/>
    <w:unhideWhenUsed/>
    <w:qFormat/>
    <w:rsid w:val="00005DB4"/>
    <w:pPr>
      <w:jc w:val="left"/>
    </w:pPr>
  </w:style>
  <w:style w:type="character" w:customStyle="1" w:styleId="af3">
    <w:name w:val="批注文字 字符"/>
    <w:basedOn w:val="a0"/>
    <w:link w:val="af2"/>
    <w:qFormat/>
    <w:rsid w:val="00005DB4"/>
  </w:style>
  <w:style w:type="paragraph" w:styleId="af4">
    <w:name w:val="annotation subject"/>
    <w:basedOn w:val="af2"/>
    <w:next w:val="af2"/>
    <w:link w:val="af5"/>
    <w:uiPriority w:val="99"/>
    <w:semiHidden/>
    <w:unhideWhenUsed/>
    <w:rsid w:val="00005DB4"/>
    <w:rPr>
      <w:b/>
      <w:bCs/>
    </w:rPr>
  </w:style>
  <w:style w:type="character" w:customStyle="1" w:styleId="af5">
    <w:name w:val="批注主题 字符"/>
    <w:basedOn w:val="af3"/>
    <w:link w:val="af4"/>
    <w:uiPriority w:val="99"/>
    <w:semiHidden/>
    <w:rsid w:val="00005DB4"/>
    <w:rPr>
      <w:b/>
      <w:bCs/>
    </w:rPr>
  </w:style>
  <w:style w:type="paragraph" w:styleId="af6">
    <w:name w:val="Revision"/>
    <w:hidden/>
    <w:uiPriority w:val="99"/>
    <w:semiHidden/>
    <w:rsid w:val="00FB4DF9"/>
  </w:style>
  <w:style w:type="paragraph" w:customStyle="1" w:styleId="1">
    <w:name w:val="样式1"/>
    <w:basedOn w:val="a3"/>
    <w:qFormat/>
    <w:rsid w:val="002057F4"/>
    <w:pPr>
      <w:pBdr>
        <w:bottom w:val="none" w:sz="0" w:space="0" w:color="auto"/>
      </w:pBdr>
    </w:pPr>
  </w:style>
  <w:style w:type="paragraph" w:styleId="af7">
    <w:name w:val="Body Text"/>
    <w:basedOn w:val="a"/>
    <w:link w:val="af8"/>
    <w:uiPriority w:val="99"/>
    <w:semiHidden/>
    <w:unhideWhenUsed/>
    <w:rsid w:val="005C1228"/>
    <w:pPr>
      <w:spacing w:after="120"/>
    </w:pPr>
  </w:style>
  <w:style w:type="character" w:customStyle="1" w:styleId="af8">
    <w:name w:val="正文文本 字符"/>
    <w:basedOn w:val="a0"/>
    <w:link w:val="af7"/>
    <w:uiPriority w:val="99"/>
    <w:semiHidden/>
    <w:rsid w:val="005C1228"/>
  </w:style>
  <w:style w:type="paragraph" w:styleId="af9">
    <w:name w:val="Body Text First Indent"/>
    <w:basedOn w:val="af7"/>
    <w:link w:val="afa"/>
    <w:rsid w:val="005C1228"/>
    <w:pPr>
      <w:ind w:firstLineChars="100" w:firstLine="420"/>
    </w:pPr>
    <w:rPr>
      <w:rFonts w:ascii="Times New Roman" w:eastAsia="宋体" w:hAnsi="Times New Roman" w:cs="Times New Roman"/>
      <w:szCs w:val="24"/>
    </w:rPr>
  </w:style>
  <w:style w:type="character" w:customStyle="1" w:styleId="afa">
    <w:name w:val="正文文本首行缩进 字符"/>
    <w:basedOn w:val="af8"/>
    <w:link w:val="af9"/>
    <w:rsid w:val="005C1228"/>
    <w:rPr>
      <w:rFonts w:ascii="Times New Roman" w:eastAsia="宋体" w:hAnsi="Times New Roman" w:cs="Times New Roman"/>
      <w:szCs w:val="24"/>
    </w:rPr>
  </w:style>
  <w:style w:type="character" w:styleId="afb">
    <w:name w:val="line number"/>
    <w:basedOn w:val="a0"/>
    <w:uiPriority w:val="99"/>
    <w:semiHidden/>
    <w:unhideWhenUsed/>
    <w:rsid w:val="00CA0AC3"/>
  </w:style>
  <w:style w:type="character" w:customStyle="1" w:styleId="ng-star-inserted">
    <w:name w:val="ng-star-inserted"/>
    <w:basedOn w:val="a0"/>
    <w:rsid w:val="004F0D7F"/>
  </w:style>
  <w:style w:type="character" w:styleId="afc">
    <w:name w:val="Strong"/>
    <w:basedOn w:val="a0"/>
    <w:uiPriority w:val="22"/>
    <w:qFormat/>
    <w:rsid w:val="006636CA"/>
    <w:rPr>
      <w:b/>
      <w:bCs/>
    </w:rPr>
  </w:style>
  <w:style w:type="paragraph" w:customStyle="1" w:styleId="ds-markdown-paragraph">
    <w:name w:val="ds-markdown-paragraph"/>
    <w:basedOn w:val="a"/>
    <w:rsid w:val="00D71551"/>
    <w:pPr>
      <w:widowControl/>
      <w:spacing w:before="100" w:beforeAutospacing="1" w:after="100" w:afterAutospacing="1"/>
      <w:jc w:val="left"/>
    </w:pPr>
    <w:rPr>
      <w:rFonts w:ascii="宋体" w:eastAsia="宋体" w:hAnsi="宋体" w:cs="宋体"/>
      <w:kern w:val="0"/>
      <w:sz w:val="24"/>
      <w:szCs w:val="24"/>
    </w:rPr>
  </w:style>
  <w:style w:type="character" w:customStyle="1" w:styleId="question-line-break1by0i5">
    <w:name w:val="question-line-break_1by0i_5"/>
    <w:basedOn w:val="a0"/>
    <w:rsid w:val="00C82A29"/>
  </w:style>
  <w:style w:type="character" w:customStyle="1" w:styleId="inline-code">
    <w:name w:val="inline-code"/>
    <w:basedOn w:val="a0"/>
    <w:rsid w:val="00026F74"/>
  </w:style>
  <w:style w:type="character" w:styleId="HTML">
    <w:name w:val="HTML Code"/>
    <w:basedOn w:val="a0"/>
    <w:uiPriority w:val="99"/>
    <w:semiHidden/>
    <w:unhideWhenUsed/>
    <w:rsid w:val="00BB7C4F"/>
    <w:rPr>
      <w:rFonts w:ascii="宋体" w:eastAsia="宋体" w:hAnsi="宋体" w:cs="宋体"/>
      <w:sz w:val="24"/>
      <w:szCs w:val="24"/>
    </w:rPr>
  </w:style>
  <w:style w:type="character" w:customStyle="1" w:styleId="30">
    <w:name w:val="标题 3 字符"/>
    <w:basedOn w:val="a0"/>
    <w:link w:val="3"/>
    <w:uiPriority w:val="9"/>
    <w:rsid w:val="00C3416D"/>
    <w:rPr>
      <w:rFonts w:ascii="宋体" w:eastAsia="宋体" w:hAnsi="宋体" w:cs="宋体"/>
      <w:b/>
      <w:bCs/>
      <w:kern w:val="0"/>
      <w:sz w:val="27"/>
      <w:szCs w:val="27"/>
    </w:rPr>
  </w:style>
  <w:style w:type="character" w:customStyle="1" w:styleId="ng-star-inserted1">
    <w:name w:val="ng-star-inserted1"/>
    <w:basedOn w:val="a0"/>
    <w:rsid w:val="005535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42539">
      <w:bodyDiv w:val="1"/>
      <w:marLeft w:val="0"/>
      <w:marRight w:val="0"/>
      <w:marTop w:val="0"/>
      <w:marBottom w:val="0"/>
      <w:divBdr>
        <w:top w:val="none" w:sz="0" w:space="0" w:color="auto"/>
        <w:left w:val="none" w:sz="0" w:space="0" w:color="auto"/>
        <w:bottom w:val="none" w:sz="0" w:space="0" w:color="auto"/>
        <w:right w:val="none" w:sz="0" w:space="0" w:color="auto"/>
      </w:divBdr>
      <w:divsChild>
        <w:div w:id="390159346">
          <w:marLeft w:val="0"/>
          <w:marRight w:val="0"/>
          <w:marTop w:val="0"/>
          <w:marBottom w:val="0"/>
          <w:divBdr>
            <w:top w:val="none" w:sz="0" w:space="0" w:color="auto"/>
            <w:left w:val="none" w:sz="0" w:space="0" w:color="auto"/>
            <w:bottom w:val="none" w:sz="0" w:space="0" w:color="auto"/>
            <w:right w:val="none" w:sz="0" w:space="0" w:color="auto"/>
          </w:divBdr>
        </w:div>
        <w:div w:id="527330700">
          <w:marLeft w:val="0"/>
          <w:marRight w:val="0"/>
          <w:marTop w:val="0"/>
          <w:marBottom w:val="0"/>
          <w:divBdr>
            <w:top w:val="none" w:sz="0" w:space="0" w:color="auto"/>
            <w:left w:val="none" w:sz="0" w:space="0" w:color="auto"/>
            <w:bottom w:val="none" w:sz="0" w:space="0" w:color="auto"/>
            <w:right w:val="none" w:sz="0" w:space="0" w:color="auto"/>
          </w:divBdr>
        </w:div>
        <w:div w:id="1155686116">
          <w:marLeft w:val="0"/>
          <w:marRight w:val="0"/>
          <w:marTop w:val="0"/>
          <w:marBottom w:val="0"/>
          <w:divBdr>
            <w:top w:val="none" w:sz="0" w:space="0" w:color="auto"/>
            <w:left w:val="none" w:sz="0" w:space="0" w:color="auto"/>
            <w:bottom w:val="none" w:sz="0" w:space="0" w:color="auto"/>
            <w:right w:val="none" w:sz="0" w:space="0" w:color="auto"/>
          </w:divBdr>
        </w:div>
        <w:div w:id="1847280615">
          <w:marLeft w:val="0"/>
          <w:marRight w:val="0"/>
          <w:marTop w:val="0"/>
          <w:marBottom w:val="0"/>
          <w:divBdr>
            <w:top w:val="none" w:sz="0" w:space="0" w:color="auto"/>
            <w:left w:val="none" w:sz="0" w:space="0" w:color="auto"/>
            <w:bottom w:val="none" w:sz="0" w:space="0" w:color="auto"/>
            <w:right w:val="none" w:sz="0" w:space="0" w:color="auto"/>
          </w:divBdr>
        </w:div>
        <w:div w:id="1907492038">
          <w:marLeft w:val="0"/>
          <w:marRight w:val="0"/>
          <w:marTop w:val="0"/>
          <w:marBottom w:val="0"/>
          <w:divBdr>
            <w:top w:val="none" w:sz="0" w:space="0" w:color="auto"/>
            <w:left w:val="none" w:sz="0" w:space="0" w:color="auto"/>
            <w:bottom w:val="none" w:sz="0" w:space="0" w:color="auto"/>
            <w:right w:val="none" w:sz="0" w:space="0" w:color="auto"/>
          </w:divBdr>
        </w:div>
      </w:divsChild>
    </w:div>
    <w:div w:id="203062339">
      <w:bodyDiv w:val="1"/>
      <w:marLeft w:val="0"/>
      <w:marRight w:val="0"/>
      <w:marTop w:val="0"/>
      <w:marBottom w:val="0"/>
      <w:divBdr>
        <w:top w:val="none" w:sz="0" w:space="0" w:color="auto"/>
        <w:left w:val="none" w:sz="0" w:space="0" w:color="auto"/>
        <w:bottom w:val="none" w:sz="0" w:space="0" w:color="auto"/>
        <w:right w:val="none" w:sz="0" w:space="0" w:color="auto"/>
      </w:divBdr>
    </w:div>
    <w:div w:id="318192951">
      <w:bodyDiv w:val="1"/>
      <w:marLeft w:val="0"/>
      <w:marRight w:val="0"/>
      <w:marTop w:val="0"/>
      <w:marBottom w:val="0"/>
      <w:divBdr>
        <w:top w:val="none" w:sz="0" w:space="0" w:color="auto"/>
        <w:left w:val="none" w:sz="0" w:space="0" w:color="auto"/>
        <w:bottom w:val="none" w:sz="0" w:space="0" w:color="auto"/>
        <w:right w:val="none" w:sz="0" w:space="0" w:color="auto"/>
      </w:divBdr>
    </w:div>
    <w:div w:id="707535975">
      <w:bodyDiv w:val="1"/>
      <w:marLeft w:val="0"/>
      <w:marRight w:val="0"/>
      <w:marTop w:val="0"/>
      <w:marBottom w:val="0"/>
      <w:divBdr>
        <w:top w:val="none" w:sz="0" w:space="0" w:color="auto"/>
        <w:left w:val="none" w:sz="0" w:space="0" w:color="auto"/>
        <w:bottom w:val="none" w:sz="0" w:space="0" w:color="auto"/>
        <w:right w:val="none" w:sz="0" w:space="0" w:color="auto"/>
      </w:divBdr>
      <w:divsChild>
        <w:div w:id="1620260317">
          <w:marLeft w:val="0"/>
          <w:marRight w:val="0"/>
          <w:marTop w:val="0"/>
          <w:marBottom w:val="0"/>
          <w:divBdr>
            <w:top w:val="none" w:sz="0" w:space="0" w:color="auto"/>
            <w:left w:val="none" w:sz="0" w:space="0" w:color="auto"/>
            <w:bottom w:val="none" w:sz="0" w:space="0" w:color="auto"/>
            <w:right w:val="none" w:sz="0" w:space="0" w:color="auto"/>
          </w:divBdr>
        </w:div>
        <w:div w:id="1946644462">
          <w:marLeft w:val="0"/>
          <w:marRight w:val="0"/>
          <w:marTop w:val="0"/>
          <w:marBottom w:val="0"/>
          <w:divBdr>
            <w:top w:val="none" w:sz="0" w:space="0" w:color="auto"/>
            <w:left w:val="none" w:sz="0" w:space="0" w:color="auto"/>
            <w:bottom w:val="none" w:sz="0" w:space="0" w:color="auto"/>
            <w:right w:val="none" w:sz="0" w:space="0" w:color="auto"/>
          </w:divBdr>
        </w:div>
        <w:div w:id="2142264679">
          <w:marLeft w:val="0"/>
          <w:marRight w:val="0"/>
          <w:marTop w:val="0"/>
          <w:marBottom w:val="0"/>
          <w:divBdr>
            <w:top w:val="none" w:sz="0" w:space="0" w:color="auto"/>
            <w:left w:val="none" w:sz="0" w:space="0" w:color="auto"/>
            <w:bottom w:val="none" w:sz="0" w:space="0" w:color="auto"/>
            <w:right w:val="none" w:sz="0" w:space="0" w:color="auto"/>
          </w:divBdr>
        </w:div>
      </w:divsChild>
    </w:div>
    <w:div w:id="707603410">
      <w:bodyDiv w:val="1"/>
      <w:marLeft w:val="0"/>
      <w:marRight w:val="0"/>
      <w:marTop w:val="0"/>
      <w:marBottom w:val="0"/>
      <w:divBdr>
        <w:top w:val="none" w:sz="0" w:space="0" w:color="auto"/>
        <w:left w:val="none" w:sz="0" w:space="0" w:color="auto"/>
        <w:bottom w:val="none" w:sz="0" w:space="0" w:color="auto"/>
        <w:right w:val="none" w:sz="0" w:space="0" w:color="auto"/>
      </w:divBdr>
      <w:divsChild>
        <w:div w:id="435836144">
          <w:marLeft w:val="0"/>
          <w:marRight w:val="0"/>
          <w:marTop w:val="0"/>
          <w:marBottom w:val="0"/>
          <w:divBdr>
            <w:top w:val="none" w:sz="0" w:space="0" w:color="auto"/>
            <w:left w:val="none" w:sz="0" w:space="0" w:color="auto"/>
            <w:bottom w:val="none" w:sz="0" w:space="0" w:color="auto"/>
            <w:right w:val="none" w:sz="0" w:space="0" w:color="auto"/>
          </w:divBdr>
        </w:div>
        <w:div w:id="1495339053">
          <w:marLeft w:val="0"/>
          <w:marRight w:val="0"/>
          <w:marTop w:val="0"/>
          <w:marBottom w:val="0"/>
          <w:divBdr>
            <w:top w:val="none" w:sz="0" w:space="0" w:color="auto"/>
            <w:left w:val="none" w:sz="0" w:space="0" w:color="auto"/>
            <w:bottom w:val="none" w:sz="0" w:space="0" w:color="auto"/>
            <w:right w:val="none" w:sz="0" w:space="0" w:color="auto"/>
          </w:divBdr>
        </w:div>
      </w:divsChild>
    </w:div>
    <w:div w:id="844827141">
      <w:bodyDiv w:val="1"/>
      <w:marLeft w:val="0"/>
      <w:marRight w:val="0"/>
      <w:marTop w:val="0"/>
      <w:marBottom w:val="0"/>
      <w:divBdr>
        <w:top w:val="none" w:sz="0" w:space="0" w:color="auto"/>
        <w:left w:val="none" w:sz="0" w:space="0" w:color="auto"/>
        <w:bottom w:val="none" w:sz="0" w:space="0" w:color="auto"/>
        <w:right w:val="none" w:sz="0" w:space="0" w:color="auto"/>
      </w:divBdr>
      <w:divsChild>
        <w:div w:id="462306511">
          <w:marLeft w:val="0"/>
          <w:marRight w:val="0"/>
          <w:marTop w:val="0"/>
          <w:marBottom w:val="0"/>
          <w:divBdr>
            <w:top w:val="none" w:sz="0" w:space="0" w:color="auto"/>
            <w:left w:val="none" w:sz="0" w:space="0" w:color="auto"/>
            <w:bottom w:val="none" w:sz="0" w:space="0" w:color="auto"/>
            <w:right w:val="none" w:sz="0" w:space="0" w:color="auto"/>
          </w:divBdr>
        </w:div>
        <w:div w:id="509759947">
          <w:marLeft w:val="0"/>
          <w:marRight w:val="0"/>
          <w:marTop w:val="0"/>
          <w:marBottom w:val="0"/>
          <w:divBdr>
            <w:top w:val="none" w:sz="0" w:space="0" w:color="auto"/>
            <w:left w:val="none" w:sz="0" w:space="0" w:color="auto"/>
            <w:bottom w:val="none" w:sz="0" w:space="0" w:color="auto"/>
            <w:right w:val="none" w:sz="0" w:space="0" w:color="auto"/>
          </w:divBdr>
        </w:div>
        <w:div w:id="692194776">
          <w:marLeft w:val="0"/>
          <w:marRight w:val="0"/>
          <w:marTop w:val="0"/>
          <w:marBottom w:val="0"/>
          <w:divBdr>
            <w:top w:val="none" w:sz="0" w:space="0" w:color="auto"/>
            <w:left w:val="none" w:sz="0" w:space="0" w:color="auto"/>
            <w:bottom w:val="none" w:sz="0" w:space="0" w:color="auto"/>
            <w:right w:val="none" w:sz="0" w:space="0" w:color="auto"/>
          </w:divBdr>
        </w:div>
        <w:div w:id="1863976823">
          <w:marLeft w:val="0"/>
          <w:marRight w:val="0"/>
          <w:marTop w:val="0"/>
          <w:marBottom w:val="0"/>
          <w:divBdr>
            <w:top w:val="none" w:sz="0" w:space="0" w:color="auto"/>
            <w:left w:val="none" w:sz="0" w:space="0" w:color="auto"/>
            <w:bottom w:val="none" w:sz="0" w:space="0" w:color="auto"/>
            <w:right w:val="none" w:sz="0" w:space="0" w:color="auto"/>
          </w:divBdr>
        </w:div>
        <w:div w:id="1971014896">
          <w:marLeft w:val="0"/>
          <w:marRight w:val="0"/>
          <w:marTop w:val="0"/>
          <w:marBottom w:val="0"/>
          <w:divBdr>
            <w:top w:val="none" w:sz="0" w:space="0" w:color="auto"/>
            <w:left w:val="none" w:sz="0" w:space="0" w:color="auto"/>
            <w:bottom w:val="none" w:sz="0" w:space="0" w:color="auto"/>
            <w:right w:val="none" w:sz="0" w:space="0" w:color="auto"/>
          </w:divBdr>
        </w:div>
        <w:div w:id="2017463490">
          <w:marLeft w:val="0"/>
          <w:marRight w:val="0"/>
          <w:marTop w:val="0"/>
          <w:marBottom w:val="0"/>
          <w:divBdr>
            <w:top w:val="none" w:sz="0" w:space="0" w:color="auto"/>
            <w:left w:val="none" w:sz="0" w:space="0" w:color="auto"/>
            <w:bottom w:val="none" w:sz="0" w:space="0" w:color="auto"/>
            <w:right w:val="none" w:sz="0" w:space="0" w:color="auto"/>
          </w:divBdr>
        </w:div>
        <w:div w:id="2143376174">
          <w:marLeft w:val="0"/>
          <w:marRight w:val="0"/>
          <w:marTop w:val="0"/>
          <w:marBottom w:val="0"/>
          <w:divBdr>
            <w:top w:val="none" w:sz="0" w:space="0" w:color="auto"/>
            <w:left w:val="none" w:sz="0" w:space="0" w:color="auto"/>
            <w:bottom w:val="none" w:sz="0" w:space="0" w:color="auto"/>
            <w:right w:val="none" w:sz="0" w:space="0" w:color="auto"/>
          </w:divBdr>
        </w:div>
      </w:divsChild>
    </w:div>
    <w:div w:id="900990788">
      <w:bodyDiv w:val="1"/>
      <w:marLeft w:val="0"/>
      <w:marRight w:val="0"/>
      <w:marTop w:val="0"/>
      <w:marBottom w:val="0"/>
      <w:divBdr>
        <w:top w:val="none" w:sz="0" w:space="0" w:color="auto"/>
        <w:left w:val="none" w:sz="0" w:space="0" w:color="auto"/>
        <w:bottom w:val="none" w:sz="0" w:space="0" w:color="auto"/>
        <w:right w:val="none" w:sz="0" w:space="0" w:color="auto"/>
      </w:divBdr>
    </w:div>
    <w:div w:id="1094547430">
      <w:bodyDiv w:val="1"/>
      <w:marLeft w:val="0"/>
      <w:marRight w:val="0"/>
      <w:marTop w:val="0"/>
      <w:marBottom w:val="0"/>
      <w:divBdr>
        <w:top w:val="none" w:sz="0" w:space="0" w:color="auto"/>
        <w:left w:val="none" w:sz="0" w:space="0" w:color="auto"/>
        <w:bottom w:val="none" w:sz="0" w:space="0" w:color="auto"/>
        <w:right w:val="none" w:sz="0" w:space="0" w:color="auto"/>
      </w:divBdr>
    </w:div>
    <w:div w:id="1107233906">
      <w:bodyDiv w:val="1"/>
      <w:marLeft w:val="0"/>
      <w:marRight w:val="0"/>
      <w:marTop w:val="0"/>
      <w:marBottom w:val="0"/>
      <w:divBdr>
        <w:top w:val="none" w:sz="0" w:space="0" w:color="auto"/>
        <w:left w:val="none" w:sz="0" w:space="0" w:color="auto"/>
        <w:bottom w:val="none" w:sz="0" w:space="0" w:color="auto"/>
        <w:right w:val="none" w:sz="0" w:space="0" w:color="auto"/>
      </w:divBdr>
      <w:divsChild>
        <w:div w:id="257644303">
          <w:marLeft w:val="0"/>
          <w:marRight w:val="0"/>
          <w:marTop w:val="0"/>
          <w:marBottom w:val="0"/>
          <w:divBdr>
            <w:top w:val="none" w:sz="0" w:space="0" w:color="auto"/>
            <w:left w:val="none" w:sz="0" w:space="0" w:color="auto"/>
            <w:bottom w:val="none" w:sz="0" w:space="0" w:color="auto"/>
            <w:right w:val="none" w:sz="0" w:space="0" w:color="auto"/>
          </w:divBdr>
        </w:div>
        <w:div w:id="718209793">
          <w:marLeft w:val="0"/>
          <w:marRight w:val="0"/>
          <w:marTop w:val="0"/>
          <w:marBottom w:val="0"/>
          <w:divBdr>
            <w:top w:val="none" w:sz="0" w:space="0" w:color="auto"/>
            <w:left w:val="none" w:sz="0" w:space="0" w:color="auto"/>
            <w:bottom w:val="none" w:sz="0" w:space="0" w:color="auto"/>
            <w:right w:val="none" w:sz="0" w:space="0" w:color="auto"/>
          </w:divBdr>
        </w:div>
        <w:div w:id="1326859196">
          <w:marLeft w:val="0"/>
          <w:marRight w:val="0"/>
          <w:marTop w:val="0"/>
          <w:marBottom w:val="0"/>
          <w:divBdr>
            <w:top w:val="none" w:sz="0" w:space="0" w:color="auto"/>
            <w:left w:val="none" w:sz="0" w:space="0" w:color="auto"/>
            <w:bottom w:val="none" w:sz="0" w:space="0" w:color="auto"/>
            <w:right w:val="none" w:sz="0" w:space="0" w:color="auto"/>
          </w:divBdr>
        </w:div>
        <w:div w:id="2068140882">
          <w:marLeft w:val="0"/>
          <w:marRight w:val="0"/>
          <w:marTop w:val="0"/>
          <w:marBottom w:val="0"/>
          <w:divBdr>
            <w:top w:val="none" w:sz="0" w:space="0" w:color="auto"/>
            <w:left w:val="none" w:sz="0" w:space="0" w:color="auto"/>
            <w:bottom w:val="none" w:sz="0" w:space="0" w:color="auto"/>
            <w:right w:val="none" w:sz="0" w:space="0" w:color="auto"/>
          </w:divBdr>
        </w:div>
        <w:div w:id="2142766909">
          <w:marLeft w:val="0"/>
          <w:marRight w:val="0"/>
          <w:marTop w:val="0"/>
          <w:marBottom w:val="0"/>
          <w:divBdr>
            <w:top w:val="none" w:sz="0" w:space="0" w:color="auto"/>
            <w:left w:val="none" w:sz="0" w:space="0" w:color="auto"/>
            <w:bottom w:val="none" w:sz="0" w:space="0" w:color="auto"/>
            <w:right w:val="none" w:sz="0" w:space="0" w:color="auto"/>
          </w:divBdr>
        </w:div>
      </w:divsChild>
    </w:div>
    <w:div w:id="1387532777">
      <w:bodyDiv w:val="1"/>
      <w:marLeft w:val="0"/>
      <w:marRight w:val="0"/>
      <w:marTop w:val="0"/>
      <w:marBottom w:val="0"/>
      <w:divBdr>
        <w:top w:val="none" w:sz="0" w:space="0" w:color="auto"/>
        <w:left w:val="none" w:sz="0" w:space="0" w:color="auto"/>
        <w:bottom w:val="none" w:sz="0" w:space="0" w:color="auto"/>
        <w:right w:val="none" w:sz="0" w:space="0" w:color="auto"/>
      </w:divBdr>
      <w:divsChild>
        <w:div w:id="810514623">
          <w:marLeft w:val="0"/>
          <w:marRight w:val="0"/>
          <w:marTop w:val="0"/>
          <w:marBottom w:val="0"/>
          <w:divBdr>
            <w:top w:val="none" w:sz="0" w:space="0" w:color="auto"/>
            <w:left w:val="none" w:sz="0" w:space="0" w:color="auto"/>
            <w:bottom w:val="none" w:sz="0" w:space="0" w:color="auto"/>
            <w:right w:val="none" w:sz="0" w:space="0" w:color="auto"/>
          </w:divBdr>
        </w:div>
        <w:div w:id="1748960397">
          <w:marLeft w:val="0"/>
          <w:marRight w:val="0"/>
          <w:marTop w:val="0"/>
          <w:marBottom w:val="0"/>
          <w:divBdr>
            <w:top w:val="none" w:sz="0" w:space="0" w:color="auto"/>
            <w:left w:val="none" w:sz="0" w:space="0" w:color="auto"/>
            <w:bottom w:val="none" w:sz="0" w:space="0" w:color="auto"/>
            <w:right w:val="none" w:sz="0" w:space="0" w:color="auto"/>
          </w:divBdr>
        </w:div>
        <w:div w:id="1813713847">
          <w:marLeft w:val="0"/>
          <w:marRight w:val="0"/>
          <w:marTop w:val="0"/>
          <w:marBottom w:val="0"/>
          <w:divBdr>
            <w:top w:val="none" w:sz="0" w:space="0" w:color="auto"/>
            <w:left w:val="none" w:sz="0" w:space="0" w:color="auto"/>
            <w:bottom w:val="none" w:sz="0" w:space="0" w:color="auto"/>
            <w:right w:val="none" w:sz="0" w:space="0" w:color="auto"/>
          </w:divBdr>
        </w:div>
      </w:divsChild>
    </w:div>
    <w:div w:id="1403257145">
      <w:bodyDiv w:val="1"/>
      <w:marLeft w:val="0"/>
      <w:marRight w:val="0"/>
      <w:marTop w:val="0"/>
      <w:marBottom w:val="0"/>
      <w:divBdr>
        <w:top w:val="none" w:sz="0" w:space="0" w:color="auto"/>
        <w:left w:val="none" w:sz="0" w:space="0" w:color="auto"/>
        <w:bottom w:val="none" w:sz="0" w:space="0" w:color="auto"/>
        <w:right w:val="none" w:sz="0" w:space="0" w:color="auto"/>
      </w:divBdr>
    </w:div>
    <w:div w:id="1436830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eader" Target="header4.xml"/><Relationship Id="rId26" Type="http://schemas.openxmlformats.org/officeDocument/2006/relationships/image" Target="media/image7.emf"/><Relationship Id="rId21" Type="http://schemas.openxmlformats.org/officeDocument/2006/relationships/image" Target="media/image2.emf"/><Relationship Id="rId34"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3.xml"/><Relationship Id="rId25" Type="http://schemas.openxmlformats.org/officeDocument/2006/relationships/image" Target="media/image6.emf"/><Relationship Id="rId33" Type="http://schemas.openxmlformats.org/officeDocument/2006/relationships/image" Target="media/image14.emf"/><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header" Target="header6.xml"/><Relationship Id="rId29" Type="http://schemas.openxmlformats.org/officeDocument/2006/relationships/image" Target="media/image10.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24" Type="http://schemas.openxmlformats.org/officeDocument/2006/relationships/image" Target="media/image5.emf"/><Relationship Id="rId32" Type="http://schemas.openxmlformats.org/officeDocument/2006/relationships/image" Target="media/image13.emf"/><Relationship Id="rId37" Type="http://schemas.openxmlformats.org/officeDocument/2006/relationships/theme" Target="theme/theme1.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4.emf"/><Relationship Id="rId28" Type="http://schemas.openxmlformats.org/officeDocument/2006/relationships/image" Target="media/image9.emf"/><Relationship Id="rId36"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5.xml"/><Relationship Id="rId31"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header" Target="header1.xml"/><Relationship Id="rId14" Type="http://schemas.microsoft.com/office/2011/relationships/commentsExtended" Target="commentsExtended.xml"/><Relationship Id="rId22" Type="http://schemas.openxmlformats.org/officeDocument/2006/relationships/image" Target="media/image3.emf"/><Relationship Id="rId27" Type="http://schemas.openxmlformats.org/officeDocument/2006/relationships/image" Target="media/image8.emf"/><Relationship Id="rId30" Type="http://schemas.openxmlformats.org/officeDocument/2006/relationships/image" Target="media/image11.emf"/><Relationship Id="rId35"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E434360-1FE7-41F4-B0A3-F70155ACDE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2514</TotalTime>
  <Pages>50</Pages>
  <Words>6762</Words>
  <Characters>38549</Characters>
  <Application>Microsoft Office Word</Application>
  <DocSecurity>0</DocSecurity>
  <Lines>321</Lines>
  <Paragraphs>90</Paragraphs>
  <ScaleCrop>false</ScaleCrop>
  <Company>Honor Device Co., Ltd.</Company>
  <LinksUpToDate>false</LinksUpToDate>
  <CharactersWithSpaces>45221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资源绑定</dc:title>
  <dc:subject>资源绑定方法、电子设备及存储介质</dc:subject>
  <dc:creator>lijiahua</dc:creator>
  <cp:keywords>相关技术中仅按照中断号进行处理器资源顺序绑定导致的网络性能较差</cp:keywords>
  <dc:description/>
  <cp:lastModifiedBy>TLJC</cp:lastModifiedBy>
  <cp:revision>24</cp:revision>
  <dcterms:created xsi:type="dcterms:W3CDTF">2024-10-17T05:46:00Z</dcterms:created>
  <dcterms:modified xsi:type="dcterms:W3CDTF">2025-09-29T14:14:00Z</dcterms:modified>
  <cp:category>ABB</cp:category>
</cp:coreProperties>
</file>